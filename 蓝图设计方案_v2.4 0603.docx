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3"/>
        <w:tblW w:w="0" w:type="auto"/>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4"/>
        <w:gridCol w:w="1764"/>
      </w:tblGrid>
      <w:tr w:rsidR="007C3827" w14:paraId="485BE47A" w14:textId="77777777">
        <w:trPr>
          <w:trHeight w:val="393"/>
          <w:jc w:val="right"/>
        </w:trPr>
        <w:tc>
          <w:tcPr>
            <w:tcW w:w="1134" w:type="dxa"/>
          </w:tcPr>
          <w:p w14:paraId="64EC35D4" w14:textId="77777777" w:rsidR="007C3827" w:rsidRDefault="00000000">
            <w:pPr>
              <w:keepLines/>
              <w:spacing w:line="360" w:lineRule="auto"/>
              <w:jc w:val="right"/>
              <w:rPr>
                <w:rFonts w:ascii="宋体" w:hAnsi="宋体" w:cs="宋体" w:hint="eastAsia"/>
                <w:szCs w:val="21"/>
              </w:rPr>
            </w:pPr>
            <w:r>
              <w:rPr>
                <w:rFonts w:ascii="宋体" w:hAnsi="宋体" w:cs="宋体" w:hint="eastAsia"/>
                <w:szCs w:val="21"/>
              </w:rPr>
              <w:t>保密级别</w:t>
            </w:r>
          </w:p>
        </w:tc>
        <w:tc>
          <w:tcPr>
            <w:tcW w:w="1764" w:type="dxa"/>
          </w:tcPr>
          <w:p w14:paraId="54D9F369" w14:textId="77777777" w:rsidR="007C3827" w:rsidRDefault="00000000">
            <w:pPr>
              <w:keepLines/>
              <w:spacing w:line="360" w:lineRule="auto"/>
              <w:jc w:val="right"/>
              <w:rPr>
                <w:rFonts w:ascii="宋体" w:hAnsi="宋体" w:cs="宋体" w:hint="eastAsia"/>
                <w:szCs w:val="21"/>
              </w:rPr>
            </w:pPr>
            <w:r>
              <w:rPr>
                <w:rFonts w:ascii="宋体" w:hAnsi="宋体" w:cs="宋体" w:hint="eastAsia"/>
                <w:szCs w:val="21"/>
              </w:rPr>
              <w:t>内部</w:t>
            </w:r>
          </w:p>
        </w:tc>
      </w:tr>
      <w:tr w:rsidR="007C3827" w14:paraId="4220C0CD" w14:textId="77777777">
        <w:trPr>
          <w:trHeight w:val="20"/>
          <w:jc w:val="right"/>
        </w:trPr>
        <w:tc>
          <w:tcPr>
            <w:tcW w:w="1134" w:type="dxa"/>
          </w:tcPr>
          <w:p w14:paraId="0858F44A" w14:textId="77777777" w:rsidR="007C3827" w:rsidRDefault="00000000">
            <w:pPr>
              <w:keepLines/>
              <w:spacing w:line="360" w:lineRule="auto"/>
              <w:jc w:val="right"/>
              <w:rPr>
                <w:rFonts w:ascii="宋体" w:hAnsi="宋体" w:cs="宋体" w:hint="eastAsia"/>
                <w:szCs w:val="21"/>
              </w:rPr>
            </w:pPr>
            <w:r>
              <w:rPr>
                <w:rFonts w:ascii="宋体" w:hAnsi="宋体" w:cs="宋体" w:hint="eastAsia"/>
                <w:szCs w:val="21"/>
              </w:rPr>
              <w:t>项目编号</w:t>
            </w:r>
          </w:p>
        </w:tc>
        <w:tc>
          <w:tcPr>
            <w:tcW w:w="1764" w:type="dxa"/>
          </w:tcPr>
          <w:p w14:paraId="57A077CC" w14:textId="77777777" w:rsidR="007C3827" w:rsidRDefault="007C3827">
            <w:pPr>
              <w:keepLines/>
              <w:spacing w:line="360" w:lineRule="auto"/>
              <w:jc w:val="right"/>
              <w:rPr>
                <w:rFonts w:ascii="宋体" w:hAnsi="宋体" w:cs="宋体" w:hint="eastAsia"/>
                <w:szCs w:val="21"/>
              </w:rPr>
            </w:pPr>
          </w:p>
        </w:tc>
      </w:tr>
      <w:tr w:rsidR="007C3827" w14:paraId="135F6C74" w14:textId="77777777">
        <w:trPr>
          <w:trHeight w:val="20"/>
          <w:jc w:val="right"/>
        </w:trPr>
        <w:tc>
          <w:tcPr>
            <w:tcW w:w="1134" w:type="dxa"/>
          </w:tcPr>
          <w:p w14:paraId="7D913D54" w14:textId="77777777" w:rsidR="007C3827" w:rsidRDefault="00000000">
            <w:pPr>
              <w:keepLines/>
              <w:spacing w:line="360" w:lineRule="auto"/>
              <w:jc w:val="right"/>
              <w:rPr>
                <w:rFonts w:ascii="宋体" w:hAnsi="宋体" w:cs="宋体" w:hint="eastAsia"/>
                <w:szCs w:val="21"/>
              </w:rPr>
            </w:pPr>
            <w:r>
              <w:rPr>
                <w:rFonts w:ascii="宋体" w:hAnsi="宋体" w:cs="宋体" w:hint="eastAsia"/>
                <w:szCs w:val="21"/>
              </w:rPr>
              <w:t>文档编号</w:t>
            </w:r>
          </w:p>
        </w:tc>
        <w:tc>
          <w:tcPr>
            <w:tcW w:w="1764" w:type="dxa"/>
          </w:tcPr>
          <w:p w14:paraId="47EABCF2" w14:textId="77777777" w:rsidR="007C3827" w:rsidRDefault="007C3827">
            <w:pPr>
              <w:keepLines/>
              <w:spacing w:line="360" w:lineRule="auto"/>
              <w:jc w:val="right"/>
              <w:rPr>
                <w:rFonts w:ascii="宋体" w:hAnsi="宋体" w:cs="宋体" w:hint="eastAsia"/>
                <w:szCs w:val="21"/>
              </w:rPr>
            </w:pPr>
          </w:p>
        </w:tc>
      </w:tr>
      <w:tr w:rsidR="007C3827" w14:paraId="6E775BAB" w14:textId="77777777">
        <w:trPr>
          <w:trHeight w:val="360"/>
          <w:jc w:val="right"/>
        </w:trPr>
        <w:tc>
          <w:tcPr>
            <w:tcW w:w="1134" w:type="dxa"/>
          </w:tcPr>
          <w:p w14:paraId="4ED05E21" w14:textId="77777777" w:rsidR="007C3827" w:rsidRDefault="00000000">
            <w:pPr>
              <w:keepLines/>
              <w:spacing w:line="360" w:lineRule="auto"/>
              <w:jc w:val="right"/>
              <w:rPr>
                <w:rFonts w:ascii="宋体" w:hAnsi="宋体" w:cs="宋体" w:hint="eastAsia"/>
                <w:szCs w:val="21"/>
              </w:rPr>
            </w:pPr>
            <w:r>
              <w:rPr>
                <w:rFonts w:ascii="宋体" w:hAnsi="宋体" w:cs="宋体" w:hint="eastAsia"/>
                <w:szCs w:val="21"/>
              </w:rPr>
              <w:t>文档版本</w:t>
            </w:r>
          </w:p>
        </w:tc>
        <w:tc>
          <w:tcPr>
            <w:tcW w:w="1764" w:type="dxa"/>
          </w:tcPr>
          <w:p w14:paraId="2AB7F679" w14:textId="77777777" w:rsidR="007C3827" w:rsidRDefault="00000000">
            <w:pPr>
              <w:keepLines/>
              <w:spacing w:line="360" w:lineRule="auto"/>
              <w:jc w:val="right"/>
              <w:rPr>
                <w:rFonts w:ascii="宋体" w:hAnsi="宋体" w:cs="宋体" w:hint="eastAsia"/>
                <w:szCs w:val="21"/>
                <w:lang w:eastAsia="zh-CN"/>
              </w:rPr>
            </w:pPr>
            <w:r>
              <w:rPr>
                <w:rFonts w:ascii="宋体" w:hAnsi="宋体" w:cs="宋体" w:hint="eastAsia"/>
                <w:szCs w:val="21"/>
              </w:rPr>
              <w:t>V</w:t>
            </w:r>
            <w:r>
              <w:rPr>
                <w:rFonts w:ascii="宋体" w:hAnsi="宋体" w:cs="宋体" w:hint="eastAsia"/>
                <w:szCs w:val="21"/>
                <w:lang w:eastAsia="zh-CN"/>
              </w:rPr>
              <w:t>2.</w:t>
            </w:r>
            <w:del w:id="0" w:author="风月无边" w:date="2023-06-03T14:27:00Z">
              <w:r>
                <w:rPr>
                  <w:rFonts w:ascii="宋体" w:hAnsi="宋体" w:cs="宋体"/>
                  <w:szCs w:val="21"/>
                  <w:lang w:eastAsia="zh-CN"/>
                </w:rPr>
                <w:delText>3</w:delText>
              </w:r>
            </w:del>
            <w:ins w:id="1" w:author="风月无边" w:date="2023-06-03T14:27:00Z">
              <w:r>
                <w:rPr>
                  <w:rFonts w:ascii="宋体" w:hAnsi="宋体" w:cs="宋体" w:hint="eastAsia"/>
                  <w:szCs w:val="21"/>
                  <w:lang w:eastAsia="zh-CN"/>
                </w:rPr>
                <w:t>4</w:t>
              </w:r>
            </w:ins>
          </w:p>
        </w:tc>
      </w:tr>
    </w:tbl>
    <w:p w14:paraId="7404958C" w14:textId="77777777" w:rsidR="007C3827" w:rsidRDefault="007C3827">
      <w:pPr>
        <w:keepLines/>
        <w:spacing w:line="360" w:lineRule="auto"/>
        <w:jc w:val="center"/>
        <w:rPr>
          <w:rFonts w:ascii="宋体" w:hAnsi="宋体" w:cs="宋体" w:hint="eastAsia"/>
          <w:b/>
          <w:sz w:val="48"/>
        </w:rPr>
      </w:pPr>
    </w:p>
    <w:p w14:paraId="6EEA0162" w14:textId="77777777" w:rsidR="007C3827" w:rsidRDefault="007C3827">
      <w:pPr>
        <w:keepLines/>
        <w:spacing w:line="360" w:lineRule="auto"/>
        <w:rPr>
          <w:rFonts w:ascii="宋体" w:hAnsi="宋体" w:cs="宋体" w:hint="eastAsia"/>
        </w:rPr>
      </w:pPr>
    </w:p>
    <w:p w14:paraId="2244119A" w14:textId="77777777" w:rsidR="007C3827" w:rsidRDefault="007C3827">
      <w:pPr>
        <w:pStyle w:val="a6"/>
        <w:keepLines/>
        <w:spacing w:after="0" w:line="360" w:lineRule="auto"/>
        <w:ind w:left="2400" w:firstLineChars="50" w:firstLine="105"/>
        <w:rPr>
          <w:rFonts w:ascii="宋体" w:hAnsi="宋体" w:cs="宋体" w:hint="eastAsia"/>
        </w:rPr>
      </w:pPr>
    </w:p>
    <w:p w14:paraId="2864044F" w14:textId="77777777" w:rsidR="007C3827" w:rsidRDefault="007C3827">
      <w:pPr>
        <w:pStyle w:val="a6"/>
        <w:keepLines/>
        <w:spacing w:after="0" w:line="360" w:lineRule="auto"/>
        <w:ind w:left="2400" w:firstLineChars="50" w:firstLine="105"/>
        <w:rPr>
          <w:rFonts w:ascii="宋体" w:hAnsi="宋体" w:cs="宋体" w:hint="eastAsia"/>
        </w:rPr>
      </w:pPr>
    </w:p>
    <w:p w14:paraId="2006097E" w14:textId="77777777" w:rsidR="007C3827" w:rsidRDefault="007C3827">
      <w:pPr>
        <w:pStyle w:val="a6"/>
        <w:keepLines/>
        <w:spacing w:after="0" w:line="360" w:lineRule="auto"/>
        <w:ind w:left="2400" w:firstLineChars="50" w:firstLine="105"/>
        <w:rPr>
          <w:rFonts w:ascii="宋体" w:hAnsi="宋体" w:cs="宋体" w:hint="eastAsia"/>
        </w:rPr>
      </w:pPr>
    </w:p>
    <w:p w14:paraId="22A6E27E" w14:textId="77777777" w:rsidR="007C3827" w:rsidRDefault="007C3827">
      <w:pPr>
        <w:pStyle w:val="a6"/>
        <w:keepLines/>
        <w:spacing w:after="0" w:line="360" w:lineRule="auto"/>
        <w:ind w:left="2400" w:firstLineChars="50" w:firstLine="105"/>
        <w:rPr>
          <w:rFonts w:ascii="宋体" w:hAnsi="宋体" w:cs="宋体" w:hint="eastAsia"/>
        </w:rPr>
      </w:pPr>
    </w:p>
    <w:p w14:paraId="774BCCB1" w14:textId="77777777" w:rsidR="007C3827" w:rsidRDefault="007C3827">
      <w:pPr>
        <w:pStyle w:val="a6"/>
        <w:keepLines/>
        <w:spacing w:after="0" w:line="360" w:lineRule="auto"/>
        <w:ind w:left="2400" w:firstLineChars="50" w:firstLine="105"/>
        <w:rPr>
          <w:rFonts w:ascii="宋体" w:hAnsi="宋体" w:cs="宋体" w:hint="eastAsia"/>
        </w:rPr>
      </w:pPr>
    </w:p>
    <w:p w14:paraId="31F8A919" w14:textId="77777777" w:rsidR="007C3827" w:rsidRDefault="007C3827">
      <w:pPr>
        <w:pStyle w:val="a6"/>
        <w:keepLines/>
        <w:spacing w:after="0" w:line="360" w:lineRule="auto"/>
        <w:ind w:left="2400" w:firstLineChars="50" w:firstLine="105"/>
        <w:rPr>
          <w:rFonts w:ascii="宋体" w:hAnsi="宋体" w:cs="宋体" w:hint="eastAsia"/>
        </w:rPr>
      </w:pPr>
    </w:p>
    <w:p w14:paraId="2B7BF53B" w14:textId="77777777" w:rsidR="007C3827" w:rsidRDefault="007C3827">
      <w:pPr>
        <w:pStyle w:val="a6"/>
        <w:keepLines/>
        <w:spacing w:after="0" w:line="360" w:lineRule="auto"/>
        <w:ind w:left="2400" w:firstLineChars="50" w:firstLine="105"/>
        <w:rPr>
          <w:rFonts w:ascii="宋体" w:hAnsi="宋体" w:cs="宋体" w:hint="eastAsia"/>
        </w:rPr>
      </w:pPr>
    </w:p>
    <w:p w14:paraId="4D7BA768" w14:textId="77777777" w:rsidR="007C3827" w:rsidRDefault="007C3827">
      <w:pPr>
        <w:pStyle w:val="a6"/>
        <w:keepLines/>
        <w:spacing w:after="0" w:line="360" w:lineRule="auto"/>
        <w:ind w:left="2400" w:firstLineChars="50" w:firstLine="105"/>
        <w:rPr>
          <w:rFonts w:ascii="宋体" w:hAnsi="宋体" w:cs="宋体" w:hint="eastAsia"/>
        </w:rPr>
      </w:pPr>
    </w:p>
    <w:p w14:paraId="1BD22BDB" w14:textId="77777777" w:rsidR="007C3827" w:rsidRDefault="007C3827">
      <w:pPr>
        <w:pStyle w:val="a6"/>
        <w:keepLines/>
        <w:spacing w:after="0" w:line="360" w:lineRule="auto"/>
        <w:ind w:left="2400" w:firstLineChars="50" w:firstLine="105"/>
        <w:rPr>
          <w:rFonts w:ascii="宋体" w:hAnsi="宋体" w:cs="宋体" w:hint="eastAsia"/>
        </w:rPr>
      </w:pPr>
    </w:p>
    <w:p w14:paraId="68E939B0" w14:textId="77777777" w:rsidR="007C3827" w:rsidRDefault="007C3827">
      <w:pPr>
        <w:keepLines/>
        <w:spacing w:line="360" w:lineRule="auto"/>
        <w:rPr>
          <w:rFonts w:ascii="宋体" w:hAnsi="宋体" w:cs="宋体" w:hint="eastAsia"/>
        </w:rPr>
      </w:pPr>
    </w:p>
    <w:p w14:paraId="5656F991" w14:textId="1D973AEA" w:rsidR="007C3827" w:rsidRDefault="00802F1C">
      <w:pPr>
        <w:keepLines/>
        <w:spacing w:line="360" w:lineRule="auto"/>
        <w:jc w:val="center"/>
        <w:rPr>
          <w:rFonts w:ascii="宋体" w:hAnsi="宋体" w:cs="宋体" w:hint="eastAsia"/>
          <w:b/>
          <w:sz w:val="52"/>
          <w:lang w:eastAsia="zh-CN"/>
        </w:rPr>
      </w:pPr>
      <w:r>
        <w:rPr>
          <w:rFonts w:ascii="宋体" w:hAnsi="宋体" w:cs="宋体" w:hint="eastAsia"/>
          <w:b/>
          <w:sz w:val="52"/>
          <w:lang w:eastAsia="zh-CN"/>
        </w:rPr>
        <w:t>SH控股OTWB项目</w:t>
      </w:r>
    </w:p>
    <w:p w14:paraId="61B10757" w14:textId="77777777" w:rsidR="007C3827" w:rsidRDefault="00000000">
      <w:pPr>
        <w:keepLines/>
        <w:spacing w:line="360" w:lineRule="auto"/>
        <w:jc w:val="center"/>
        <w:rPr>
          <w:rFonts w:ascii="宋体" w:hAnsi="宋体" w:cs="宋体" w:hint="eastAsia"/>
          <w:b/>
          <w:sz w:val="52"/>
          <w:lang w:eastAsia="zh-CN"/>
        </w:rPr>
      </w:pPr>
      <w:r>
        <w:rPr>
          <w:rFonts w:ascii="宋体" w:hAnsi="宋体" w:cs="宋体" w:hint="eastAsia"/>
          <w:b/>
          <w:sz w:val="52"/>
          <w:lang w:eastAsia="zh-CN"/>
        </w:rPr>
        <w:t>蓝图设计方案V2.</w:t>
      </w:r>
      <w:del w:id="2" w:author="风月无边" w:date="2023-06-03T14:27:00Z">
        <w:r>
          <w:rPr>
            <w:rFonts w:ascii="宋体" w:hAnsi="宋体" w:cs="宋体"/>
            <w:b/>
            <w:sz w:val="52"/>
            <w:lang w:eastAsia="zh-CN"/>
          </w:rPr>
          <w:delText>3</w:delText>
        </w:r>
      </w:del>
      <w:ins w:id="3" w:author="风月无边" w:date="2023-06-03T14:27:00Z">
        <w:r>
          <w:rPr>
            <w:rFonts w:ascii="宋体" w:hAnsi="宋体" w:cs="宋体" w:hint="eastAsia"/>
            <w:b/>
            <w:sz w:val="52"/>
            <w:lang w:eastAsia="zh-CN"/>
          </w:rPr>
          <w:t>4</w:t>
        </w:r>
      </w:ins>
    </w:p>
    <w:p w14:paraId="5F738260" w14:textId="77777777" w:rsidR="007C3827" w:rsidRDefault="007C3827">
      <w:pPr>
        <w:keepLines/>
        <w:spacing w:line="360" w:lineRule="auto"/>
        <w:jc w:val="center"/>
        <w:rPr>
          <w:rFonts w:ascii="宋体" w:hAnsi="宋体" w:cs="宋体" w:hint="eastAsia"/>
          <w:b/>
          <w:sz w:val="52"/>
          <w:lang w:eastAsia="zh-CN"/>
        </w:rPr>
      </w:pPr>
    </w:p>
    <w:p w14:paraId="6D5D7AAF" w14:textId="77777777" w:rsidR="007C3827" w:rsidRDefault="007C3827">
      <w:pPr>
        <w:keepLines/>
        <w:spacing w:line="360" w:lineRule="auto"/>
        <w:jc w:val="center"/>
        <w:rPr>
          <w:rFonts w:ascii="宋体" w:hAnsi="宋体" w:cs="宋体" w:hint="eastAsia"/>
          <w:b/>
          <w:sz w:val="52"/>
          <w:lang w:eastAsia="zh-CN"/>
        </w:rPr>
      </w:pPr>
    </w:p>
    <w:p w14:paraId="3638754D" w14:textId="77777777" w:rsidR="007C3827" w:rsidRDefault="007C3827">
      <w:pPr>
        <w:keepLines/>
        <w:spacing w:line="360" w:lineRule="auto"/>
        <w:jc w:val="center"/>
        <w:rPr>
          <w:rFonts w:ascii="宋体" w:hAnsi="宋体" w:cs="宋体" w:hint="eastAsia"/>
          <w:b/>
          <w:sz w:val="52"/>
          <w:lang w:eastAsia="zh-CN"/>
        </w:rPr>
      </w:pPr>
    </w:p>
    <w:p w14:paraId="2EF8C9D7" w14:textId="77777777" w:rsidR="007C3827" w:rsidRDefault="007C3827">
      <w:pPr>
        <w:keepLines/>
        <w:spacing w:line="360" w:lineRule="auto"/>
        <w:jc w:val="center"/>
        <w:rPr>
          <w:rFonts w:ascii="宋体" w:hAnsi="宋体" w:cs="宋体" w:hint="eastAsia"/>
          <w:b/>
          <w:sz w:val="52"/>
          <w:lang w:eastAsia="zh-CN"/>
        </w:rPr>
      </w:pPr>
    </w:p>
    <w:p w14:paraId="1963FFCB" w14:textId="77777777" w:rsidR="007C3827" w:rsidRDefault="007C3827">
      <w:pPr>
        <w:keepLines/>
        <w:spacing w:line="360" w:lineRule="auto"/>
        <w:jc w:val="center"/>
        <w:rPr>
          <w:rFonts w:ascii="宋体" w:hAnsi="宋体" w:cs="宋体" w:hint="eastAsia"/>
          <w:b/>
          <w:sz w:val="52"/>
          <w:lang w:eastAsia="zh-CN"/>
        </w:rPr>
      </w:pPr>
    </w:p>
    <w:p w14:paraId="2C58DB8D" w14:textId="77777777" w:rsidR="007C3827" w:rsidRDefault="007C3827">
      <w:pPr>
        <w:keepLines/>
        <w:spacing w:line="360" w:lineRule="auto"/>
        <w:jc w:val="center"/>
        <w:rPr>
          <w:rFonts w:ascii="宋体" w:hAnsi="宋体" w:cs="宋体" w:hint="eastAsia"/>
          <w:b/>
          <w:sz w:val="52"/>
          <w:lang w:eastAsia="zh-CN"/>
        </w:rPr>
      </w:pPr>
    </w:p>
    <w:p w14:paraId="67EB6AAA" w14:textId="77777777" w:rsidR="007C3827" w:rsidRDefault="00000000">
      <w:pPr>
        <w:keepLines/>
        <w:spacing w:line="360" w:lineRule="auto"/>
        <w:jc w:val="center"/>
        <w:rPr>
          <w:rFonts w:ascii="宋体" w:hAnsi="宋体" w:cs="宋体" w:hint="eastAsia"/>
          <w:b/>
          <w:color w:val="4C483D"/>
          <w:sz w:val="32"/>
          <w:szCs w:val="20"/>
          <w:lang w:eastAsia="ja-JP"/>
        </w:rPr>
      </w:pPr>
      <w:r>
        <w:rPr>
          <w:rFonts w:ascii="宋体" w:hAnsi="宋体" w:cs="宋体" w:hint="eastAsia"/>
          <w:b/>
          <w:color w:val="4C483D"/>
          <w:sz w:val="32"/>
          <w:szCs w:val="20"/>
          <w:lang w:eastAsia="ja-JP"/>
        </w:rPr>
        <w:t>变更记录</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23"/>
        <w:gridCol w:w="3172"/>
        <w:gridCol w:w="1037"/>
        <w:gridCol w:w="1502"/>
        <w:gridCol w:w="1070"/>
        <w:gridCol w:w="1358"/>
      </w:tblGrid>
      <w:tr w:rsidR="007C3827" w14:paraId="4D356A16" w14:textId="77777777">
        <w:trPr>
          <w:jc w:val="center"/>
        </w:trPr>
        <w:tc>
          <w:tcPr>
            <w:tcW w:w="1023" w:type="dxa"/>
            <w:tcBorders>
              <w:top w:val="single" w:sz="12" w:space="0" w:color="000000"/>
              <w:left w:val="single" w:sz="12" w:space="0" w:color="000000"/>
              <w:bottom w:val="single" w:sz="6" w:space="0" w:color="000000"/>
              <w:right w:val="single" w:sz="6" w:space="0" w:color="000000"/>
            </w:tcBorders>
            <w:shd w:val="clear" w:color="auto" w:fill="BFBFBF"/>
          </w:tcPr>
          <w:p w14:paraId="4D67EFAC"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版本号</w:t>
            </w:r>
          </w:p>
        </w:tc>
        <w:tc>
          <w:tcPr>
            <w:tcW w:w="3172" w:type="dxa"/>
            <w:tcBorders>
              <w:top w:val="single" w:sz="12" w:space="0" w:color="000000"/>
              <w:left w:val="single" w:sz="6" w:space="0" w:color="000000"/>
              <w:bottom w:val="single" w:sz="6" w:space="0" w:color="000000"/>
              <w:right w:val="single" w:sz="6" w:space="0" w:color="000000"/>
            </w:tcBorders>
            <w:shd w:val="clear" w:color="auto" w:fill="BFBFBF"/>
          </w:tcPr>
          <w:p w14:paraId="27627340"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修改点说明</w:t>
            </w:r>
          </w:p>
        </w:tc>
        <w:tc>
          <w:tcPr>
            <w:tcW w:w="1037" w:type="dxa"/>
            <w:tcBorders>
              <w:top w:val="single" w:sz="12" w:space="0" w:color="000000"/>
              <w:left w:val="single" w:sz="6" w:space="0" w:color="000000"/>
              <w:bottom w:val="single" w:sz="6" w:space="0" w:color="000000"/>
              <w:right w:val="single" w:sz="6" w:space="0" w:color="000000"/>
            </w:tcBorders>
            <w:shd w:val="clear" w:color="auto" w:fill="BFBFBF"/>
          </w:tcPr>
          <w:p w14:paraId="06EC28F5"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修订人</w:t>
            </w:r>
          </w:p>
        </w:tc>
        <w:tc>
          <w:tcPr>
            <w:tcW w:w="1502" w:type="dxa"/>
            <w:tcBorders>
              <w:top w:val="single" w:sz="12" w:space="0" w:color="000000"/>
              <w:left w:val="single" w:sz="6" w:space="0" w:color="000000"/>
              <w:bottom w:val="single" w:sz="6" w:space="0" w:color="000000"/>
              <w:right w:val="single" w:sz="6" w:space="0" w:color="000000"/>
            </w:tcBorders>
            <w:shd w:val="clear" w:color="auto" w:fill="BFBFBF"/>
          </w:tcPr>
          <w:p w14:paraId="2CEBF627"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修订日期</w:t>
            </w:r>
          </w:p>
        </w:tc>
        <w:tc>
          <w:tcPr>
            <w:tcW w:w="1070" w:type="dxa"/>
            <w:tcBorders>
              <w:top w:val="single" w:sz="12" w:space="0" w:color="000000"/>
              <w:left w:val="single" w:sz="6" w:space="0" w:color="000000"/>
              <w:bottom w:val="single" w:sz="6" w:space="0" w:color="000000"/>
              <w:right w:val="single" w:sz="6" w:space="0" w:color="000000"/>
            </w:tcBorders>
            <w:shd w:val="clear" w:color="auto" w:fill="BFBFBF"/>
          </w:tcPr>
          <w:p w14:paraId="734F0404"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发布日期</w:t>
            </w:r>
          </w:p>
        </w:tc>
        <w:tc>
          <w:tcPr>
            <w:tcW w:w="1358" w:type="dxa"/>
            <w:tcBorders>
              <w:top w:val="single" w:sz="12" w:space="0" w:color="000000"/>
              <w:left w:val="single" w:sz="6" w:space="0" w:color="000000"/>
              <w:bottom w:val="single" w:sz="6" w:space="0" w:color="000000"/>
              <w:right w:val="single" w:sz="12" w:space="0" w:color="000000"/>
            </w:tcBorders>
            <w:shd w:val="clear" w:color="auto" w:fill="BFBFBF"/>
          </w:tcPr>
          <w:p w14:paraId="395A0317" w14:textId="77777777" w:rsidR="007C3827" w:rsidRDefault="00000000">
            <w:pPr>
              <w:keepLines/>
              <w:spacing w:after="320" w:line="360" w:lineRule="auto"/>
              <w:jc w:val="center"/>
              <w:rPr>
                <w:rFonts w:ascii="宋体" w:hAnsi="宋体" w:cs="宋体" w:hint="eastAsia"/>
                <w:b/>
                <w:color w:val="4C483D"/>
                <w:szCs w:val="20"/>
                <w:lang w:eastAsia="ja-JP"/>
              </w:rPr>
            </w:pPr>
            <w:r>
              <w:rPr>
                <w:rFonts w:ascii="宋体" w:hAnsi="宋体" w:cs="宋体" w:hint="eastAsia"/>
                <w:b/>
                <w:color w:val="4C483D"/>
                <w:szCs w:val="20"/>
                <w:lang w:eastAsia="ja-JP"/>
              </w:rPr>
              <w:t>审批记录</w:t>
            </w:r>
          </w:p>
        </w:tc>
      </w:tr>
      <w:tr w:rsidR="007C3827" w14:paraId="3D8FE36F" w14:textId="77777777">
        <w:trPr>
          <w:jc w:val="center"/>
        </w:trPr>
        <w:tc>
          <w:tcPr>
            <w:tcW w:w="1023" w:type="dxa"/>
            <w:tcBorders>
              <w:top w:val="single" w:sz="6" w:space="0" w:color="000000"/>
              <w:left w:val="single" w:sz="12" w:space="0" w:color="000000"/>
              <w:bottom w:val="single" w:sz="6" w:space="0" w:color="000000"/>
              <w:right w:val="single" w:sz="6" w:space="0" w:color="000000"/>
            </w:tcBorders>
            <w:vAlign w:val="center"/>
          </w:tcPr>
          <w:p w14:paraId="1533BAF1"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ja-JP"/>
              </w:rPr>
              <w:t>V1.0</w:t>
            </w:r>
          </w:p>
        </w:tc>
        <w:tc>
          <w:tcPr>
            <w:tcW w:w="3172" w:type="dxa"/>
            <w:tcBorders>
              <w:top w:val="single" w:sz="6" w:space="0" w:color="000000"/>
              <w:left w:val="single" w:sz="6" w:space="0" w:color="000000"/>
              <w:bottom w:val="single" w:sz="6" w:space="0" w:color="000000"/>
              <w:right w:val="single" w:sz="6" w:space="0" w:color="000000"/>
            </w:tcBorders>
            <w:vAlign w:val="center"/>
          </w:tcPr>
          <w:p w14:paraId="7C976712"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创建</w:t>
            </w:r>
          </w:p>
        </w:tc>
        <w:tc>
          <w:tcPr>
            <w:tcW w:w="1037" w:type="dxa"/>
            <w:tcBorders>
              <w:top w:val="single" w:sz="6" w:space="0" w:color="000000"/>
              <w:left w:val="single" w:sz="6" w:space="0" w:color="000000"/>
              <w:bottom w:val="single" w:sz="6" w:space="0" w:color="000000"/>
              <w:right w:val="single" w:sz="6" w:space="0" w:color="000000"/>
            </w:tcBorders>
            <w:vAlign w:val="center"/>
          </w:tcPr>
          <w:p w14:paraId="575A0E3B"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vAlign w:val="center"/>
          </w:tcPr>
          <w:p w14:paraId="34E0CE77"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16</w:t>
            </w:r>
          </w:p>
        </w:tc>
        <w:tc>
          <w:tcPr>
            <w:tcW w:w="1070" w:type="dxa"/>
            <w:tcBorders>
              <w:top w:val="single" w:sz="6" w:space="0" w:color="000000"/>
              <w:left w:val="single" w:sz="6" w:space="0" w:color="000000"/>
              <w:bottom w:val="single" w:sz="6" w:space="0" w:color="000000"/>
              <w:right w:val="single" w:sz="6" w:space="0" w:color="000000"/>
            </w:tcBorders>
          </w:tcPr>
          <w:p w14:paraId="2F5D8DB0" w14:textId="77777777" w:rsidR="007C3827" w:rsidRDefault="007C3827">
            <w:pPr>
              <w:keepLines/>
              <w:spacing w:after="320" w:line="360" w:lineRule="auto"/>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33116657" w14:textId="77777777" w:rsidR="007C3827" w:rsidRDefault="007C3827">
            <w:pPr>
              <w:keepLines/>
              <w:spacing w:after="320" w:line="360" w:lineRule="auto"/>
              <w:rPr>
                <w:rFonts w:ascii="宋体" w:hAnsi="宋体" w:cs="宋体" w:hint="eastAsia"/>
                <w:color w:val="4C483D"/>
                <w:szCs w:val="20"/>
                <w:lang w:eastAsia="ja-JP"/>
              </w:rPr>
            </w:pPr>
          </w:p>
        </w:tc>
      </w:tr>
      <w:tr w:rsidR="007C3827" w14:paraId="78CDD922" w14:textId="77777777">
        <w:trPr>
          <w:jc w:val="center"/>
        </w:trPr>
        <w:tc>
          <w:tcPr>
            <w:tcW w:w="1023" w:type="dxa"/>
            <w:tcBorders>
              <w:top w:val="single" w:sz="6" w:space="0" w:color="000000"/>
              <w:left w:val="single" w:sz="12" w:space="0" w:color="000000"/>
              <w:bottom w:val="single" w:sz="6" w:space="0" w:color="000000"/>
              <w:right w:val="single" w:sz="6" w:space="0" w:color="000000"/>
            </w:tcBorders>
          </w:tcPr>
          <w:p w14:paraId="5414EC45"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V1.1</w:t>
            </w:r>
          </w:p>
        </w:tc>
        <w:tc>
          <w:tcPr>
            <w:tcW w:w="3172" w:type="dxa"/>
            <w:tcBorders>
              <w:top w:val="single" w:sz="6" w:space="0" w:color="000000"/>
              <w:left w:val="single" w:sz="6" w:space="0" w:color="000000"/>
              <w:bottom w:val="single" w:sz="6" w:space="0" w:color="000000"/>
              <w:right w:val="single" w:sz="6" w:space="0" w:color="000000"/>
            </w:tcBorders>
          </w:tcPr>
          <w:p w14:paraId="41B8EFD4"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w:t>
            </w:r>
          </w:p>
        </w:tc>
        <w:tc>
          <w:tcPr>
            <w:tcW w:w="1037" w:type="dxa"/>
            <w:tcBorders>
              <w:top w:val="single" w:sz="6" w:space="0" w:color="000000"/>
              <w:left w:val="single" w:sz="6" w:space="0" w:color="000000"/>
              <w:bottom w:val="single" w:sz="6" w:space="0" w:color="000000"/>
              <w:right w:val="single" w:sz="6" w:space="0" w:color="000000"/>
            </w:tcBorders>
          </w:tcPr>
          <w:p w14:paraId="6ED56CE8"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0CBFF8C5"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21</w:t>
            </w:r>
          </w:p>
        </w:tc>
        <w:tc>
          <w:tcPr>
            <w:tcW w:w="1070" w:type="dxa"/>
            <w:tcBorders>
              <w:top w:val="single" w:sz="6" w:space="0" w:color="000000"/>
              <w:left w:val="single" w:sz="6" w:space="0" w:color="000000"/>
              <w:bottom w:val="single" w:sz="6" w:space="0" w:color="000000"/>
              <w:right w:val="single" w:sz="6" w:space="0" w:color="000000"/>
            </w:tcBorders>
          </w:tcPr>
          <w:p w14:paraId="3BB7540A"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031FDF80"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091F4B24" w14:textId="77777777">
        <w:trPr>
          <w:jc w:val="center"/>
        </w:trPr>
        <w:tc>
          <w:tcPr>
            <w:tcW w:w="1023" w:type="dxa"/>
            <w:tcBorders>
              <w:top w:val="single" w:sz="6" w:space="0" w:color="000000"/>
              <w:left w:val="single" w:sz="12" w:space="0" w:color="000000"/>
              <w:bottom w:val="single" w:sz="6" w:space="0" w:color="000000"/>
              <w:right w:val="single" w:sz="6" w:space="0" w:color="000000"/>
            </w:tcBorders>
          </w:tcPr>
          <w:p w14:paraId="0C0FF0EE"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V1.2</w:t>
            </w:r>
          </w:p>
        </w:tc>
        <w:tc>
          <w:tcPr>
            <w:tcW w:w="3172" w:type="dxa"/>
            <w:tcBorders>
              <w:top w:val="single" w:sz="6" w:space="0" w:color="000000"/>
              <w:left w:val="single" w:sz="6" w:space="0" w:color="000000"/>
              <w:bottom w:val="single" w:sz="6" w:space="0" w:color="000000"/>
              <w:right w:val="single" w:sz="6" w:space="0" w:color="000000"/>
            </w:tcBorders>
          </w:tcPr>
          <w:p w14:paraId="5A9AA384"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w:t>
            </w:r>
          </w:p>
        </w:tc>
        <w:tc>
          <w:tcPr>
            <w:tcW w:w="1037" w:type="dxa"/>
            <w:tcBorders>
              <w:top w:val="single" w:sz="6" w:space="0" w:color="000000"/>
              <w:left w:val="single" w:sz="6" w:space="0" w:color="000000"/>
              <w:bottom w:val="single" w:sz="6" w:space="0" w:color="000000"/>
              <w:right w:val="single" w:sz="6" w:space="0" w:color="000000"/>
            </w:tcBorders>
          </w:tcPr>
          <w:p w14:paraId="797FDC9C"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393F4ED3"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24</w:t>
            </w:r>
          </w:p>
        </w:tc>
        <w:tc>
          <w:tcPr>
            <w:tcW w:w="1070" w:type="dxa"/>
            <w:tcBorders>
              <w:top w:val="single" w:sz="6" w:space="0" w:color="000000"/>
              <w:left w:val="single" w:sz="6" w:space="0" w:color="000000"/>
              <w:bottom w:val="single" w:sz="6" w:space="0" w:color="000000"/>
              <w:right w:val="single" w:sz="6" w:space="0" w:color="000000"/>
            </w:tcBorders>
          </w:tcPr>
          <w:p w14:paraId="4CBFBBC2"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7292E9C6"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4CBA2094" w14:textId="77777777">
        <w:trPr>
          <w:jc w:val="center"/>
        </w:trPr>
        <w:tc>
          <w:tcPr>
            <w:tcW w:w="1023" w:type="dxa"/>
            <w:tcBorders>
              <w:top w:val="single" w:sz="6" w:space="0" w:color="000000"/>
              <w:left w:val="single" w:sz="12" w:space="0" w:color="000000"/>
              <w:bottom w:val="single" w:sz="6" w:space="0" w:color="000000"/>
              <w:right w:val="single" w:sz="6" w:space="0" w:color="000000"/>
            </w:tcBorders>
          </w:tcPr>
          <w:p w14:paraId="10926173"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V1.3</w:t>
            </w:r>
          </w:p>
        </w:tc>
        <w:tc>
          <w:tcPr>
            <w:tcW w:w="3172" w:type="dxa"/>
            <w:tcBorders>
              <w:top w:val="single" w:sz="6" w:space="0" w:color="000000"/>
              <w:left w:val="single" w:sz="6" w:space="0" w:color="000000"/>
              <w:bottom w:val="single" w:sz="6" w:space="0" w:color="000000"/>
              <w:right w:val="single" w:sz="6" w:space="0" w:color="000000"/>
            </w:tcBorders>
          </w:tcPr>
          <w:p w14:paraId="5AB1232F"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修订：根据家用/商用板块蓝图评审问题修改功能设计</w:t>
            </w:r>
          </w:p>
        </w:tc>
        <w:tc>
          <w:tcPr>
            <w:tcW w:w="1037" w:type="dxa"/>
            <w:tcBorders>
              <w:top w:val="single" w:sz="6" w:space="0" w:color="000000"/>
              <w:left w:val="single" w:sz="6" w:space="0" w:color="000000"/>
              <w:bottom w:val="single" w:sz="6" w:space="0" w:color="000000"/>
              <w:right w:val="single" w:sz="6" w:space="0" w:color="000000"/>
            </w:tcBorders>
          </w:tcPr>
          <w:p w14:paraId="589FBAEF"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02D33C25"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28</w:t>
            </w:r>
          </w:p>
        </w:tc>
        <w:tc>
          <w:tcPr>
            <w:tcW w:w="1070" w:type="dxa"/>
            <w:tcBorders>
              <w:top w:val="single" w:sz="6" w:space="0" w:color="000000"/>
              <w:left w:val="single" w:sz="6" w:space="0" w:color="000000"/>
              <w:bottom w:val="single" w:sz="6" w:space="0" w:color="000000"/>
              <w:right w:val="single" w:sz="6" w:space="0" w:color="000000"/>
            </w:tcBorders>
          </w:tcPr>
          <w:p w14:paraId="7CB6F855"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1261CB1F"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4F4127D6" w14:textId="77777777">
        <w:trPr>
          <w:jc w:val="center"/>
        </w:trPr>
        <w:tc>
          <w:tcPr>
            <w:tcW w:w="1023" w:type="dxa"/>
            <w:tcBorders>
              <w:top w:val="single" w:sz="6" w:space="0" w:color="000000"/>
              <w:left w:val="single" w:sz="12" w:space="0" w:color="000000"/>
              <w:bottom w:val="single" w:sz="6" w:space="0" w:color="000000"/>
              <w:right w:val="single" w:sz="6" w:space="0" w:color="000000"/>
            </w:tcBorders>
          </w:tcPr>
          <w:p w14:paraId="1B80B013"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V1.4</w:t>
            </w:r>
          </w:p>
        </w:tc>
        <w:tc>
          <w:tcPr>
            <w:tcW w:w="3172" w:type="dxa"/>
            <w:tcBorders>
              <w:top w:val="single" w:sz="6" w:space="0" w:color="000000"/>
              <w:left w:val="single" w:sz="6" w:space="0" w:color="000000"/>
              <w:bottom w:val="single" w:sz="6" w:space="0" w:color="000000"/>
              <w:right w:val="single" w:sz="6" w:space="0" w:color="000000"/>
            </w:tcBorders>
          </w:tcPr>
          <w:p w14:paraId="32EF885E"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修订：根据汽零业务板块蓝图评审问题修改功能设计</w:t>
            </w:r>
          </w:p>
        </w:tc>
        <w:tc>
          <w:tcPr>
            <w:tcW w:w="1037" w:type="dxa"/>
            <w:tcBorders>
              <w:top w:val="single" w:sz="6" w:space="0" w:color="000000"/>
              <w:left w:val="single" w:sz="6" w:space="0" w:color="000000"/>
              <w:bottom w:val="single" w:sz="6" w:space="0" w:color="000000"/>
              <w:right w:val="single" w:sz="6" w:space="0" w:color="000000"/>
            </w:tcBorders>
          </w:tcPr>
          <w:p w14:paraId="2A4F5238"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4012008A"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30</w:t>
            </w:r>
          </w:p>
        </w:tc>
        <w:tc>
          <w:tcPr>
            <w:tcW w:w="1070" w:type="dxa"/>
            <w:tcBorders>
              <w:top w:val="single" w:sz="6" w:space="0" w:color="000000"/>
              <w:left w:val="single" w:sz="6" w:space="0" w:color="000000"/>
              <w:bottom w:val="single" w:sz="6" w:space="0" w:color="000000"/>
              <w:right w:val="single" w:sz="6" w:space="0" w:color="000000"/>
            </w:tcBorders>
          </w:tcPr>
          <w:p w14:paraId="0DAB91F1"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0A0A7BEF"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183FCC7D"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11A2166F"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V1.5</w:t>
            </w:r>
          </w:p>
        </w:tc>
        <w:tc>
          <w:tcPr>
            <w:tcW w:w="3172" w:type="dxa"/>
            <w:tcBorders>
              <w:top w:val="single" w:sz="6" w:space="0" w:color="000000"/>
              <w:left w:val="single" w:sz="6" w:space="0" w:color="000000"/>
              <w:bottom w:val="single" w:sz="6" w:space="0" w:color="000000"/>
              <w:right w:val="single" w:sz="6" w:space="0" w:color="000000"/>
            </w:tcBorders>
          </w:tcPr>
          <w:p w14:paraId="12436410"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修订：根据微通道业务板块蓝图评审问题修改功能设计</w:t>
            </w:r>
          </w:p>
        </w:tc>
        <w:tc>
          <w:tcPr>
            <w:tcW w:w="1037" w:type="dxa"/>
            <w:tcBorders>
              <w:top w:val="single" w:sz="6" w:space="0" w:color="000000"/>
              <w:left w:val="single" w:sz="6" w:space="0" w:color="000000"/>
              <w:bottom w:val="single" w:sz="6" w:space="0" w:color="000000"/>
              <w:right w:val="single" w:sz="6" w:space="0" w:color="000000"/>
            </w:tcBorders>
          </w:tcPr>
          <w:p w14:paraId="3E627515" w14:textId="77777777" w:rsidR="007C3827" w:rsidRDefault="00000000">
            <w:pPr>
              <w:keepLines/>
              <w:spacing w:after="320" w:line="360" w:lineRule="auto"/>
              <w:jc w:val="center"/>
              <w:rPr>
                <w:rFonts w:ascii="宋体" w:hAnsi="宋体" w:cs="宋体" w:hint="eastAsia"/>
                <w:color w:val="4C483D"/>
                <w:szCs w:val="20"/>
                <w:lang w:eastAsia="ja-JP"/>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6232741A"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ja-JP"/>
              </w:rPr>
              <w:t>202</w:t>
            </w:r>
            <w:r>
              <w:rPr>
                <w:rFonts w:ascii="宋体" w:hAnsi="宋体" w:cs="宋体" w:hint="eastAsia"/>
                <w:color w:val="4C483D"/>
                <w:szCs w:val="20"/>
                <w:lang w:eastAsia="zh-CN"/>
              </w:rPr>
              <w:t>3</w:t>
            </w:r>
            <w:r>
              <w:rPr>
                <w:rFonts w:ascii="宋体" w:hAnsi="宋体" w:cs="宋体" w:hint="eastAsia"/>
                <w:color w:val="4C483D"/>
                <w:szCs w:val="20"/>
                <w:lang w:eastAsia="ja-JP"/>
              </w:rPr>
              <w:t>-</w:t>
            </w:r>
            <w:r>
              <w:rPr>
                <w:rFonts w:ascii="宋体" w:hAnsi="宋体" w:cs="宋体" w:hint="eastAsia"/>
                <w:color w:val="4C483D"/>
                <w:szCs w:val="20"/>
                <w:lang w:eastAsia="zh-CN"/>
              </w:rPr>
              <w:t>4</w:t>
            </w:r>
            <w:r>
              <w:rPr>
                <w:rFonts w:ascii="宋体" w:hAnsi="宋体" w:cs="宋体" w:hint="eastAsia"/>
                <w:color w:val="4C483D"/>
                <w:szCs w:val="20"/>
                <w:lang w:eastAsia="ja-JP"/>
              </w:rPr>
              <w:t>-</w:t>
            </w:r>
            <w:r>
              <w:rPr>
                <w:rFonts w:ascii="宋体" w:hAnsi="宋体" w:cs="宋体" w:hint="eastAsia"/>
                <w:color w:val="4C483D"/>
                <w:szCs w:val="20"/>
                <w:lang w:eastAsia="zh-CN"/>
              </w:rPr>
              <w:t>4</w:t>
            </w:r>
          </w:p>
        </w:tc>
        <w:tc>
          <w:tcPr>
            <w:tcW w:w="1070" w:type="dxa"/>
            <w:tcBorders>
              <w:top w:val="single" w:sz="6" w:space="0" w:color="000000"/>
              <w:left w:val="single" w:sz="6" w:space="0" w:color="000000"/>
              <w:bottom w:val="single" w:sz="6" w:space="0" w:color="000000"/>
              <w:right w:val="single" w:sz="6" w:space="0" w:color="000000"/>
            </w:tcBorders>
          </w:tcPr>
          <w:p w14:paraId="449D029B"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5679C322"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5E73860A"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6294A8C8"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V1.6</w:t>
            </w:r>
          </w:p>
        </w:tc>
        <w:tc>
          <w:tcPr>
            <w:tcW w:w="3172" w:type="dxa"/>
            <w:tcBorders>
              <w:top w:val="single" w:sz="6" w:space="0" w:color="000000"/>
              <w:left w:val="single" w:sz="6" w:space="0" w:color="000000"/>
              <w:bottom w:val="single" w:sz="6" w:space="0" w:color="000000"/>
              <w:right w:val="single" w:sz="6" w:space="0" w:color="000000"/>
            </w:tcBorders>
          </w:tcPr>
          <w:p w14:paraId="7C1BE488"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修订：根据家用/商用/先途电子业务板块蓝图评审问题修改功能设计</w:t>
            </w:r>
          </w:p>
        </w:tc>
        <w:tc>
          <w:tcPr>
            <w:tcW w:w="1037" w:type="dxa"/>
            <w:tcBorders>
              <w:top w:val="single" w:sz="6" w:space="0" w:color="000000"/>
              <w:left w:val="single" w:sz="6" w:space="0" w:color="000000"/>
              <w:bottom w:val="single" w:sz="6" w:space="0" w:color="000000"/>
              <w:right w:val="single" w:sz="6" w:space="0" w:color="000000"/>
            </w:tcBorders>
          </w:tcPr>
          <w:p w14:paraId="551B3A7A"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109F4AF1"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2023-4-8</w:t>
            </w:r>
          </w:p>
        </w:tc>
        <w:tc>
          <w:tcPr>
            <w:tcW w:w="1070" w:type="dxa"/>
            <w:tcBorders>
              <w:top w:val="single" w:sz="6" w:space="0" w:color="000000"/>
              <w:left w:val="single" w:sz="6" w:space="0" w:color="000000"/>
              <w:bottom w:val="single" w:sz="6" w:space="0" w:color="000000"/>
              <w:right w:val="single" w:sz="6" w:space="0" w:color="000000"/>
            </w:tcBorders>
          </w:tcPr>
          <w:p w14:paraId="4A0AB340"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178B84D4"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3FFCCAB3"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10EA2359"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V2.0</w:t>
            </w:r>
          </w:p>
        </w:tc>
        <w:tc>
          <w:tcPr>
            <w:tcW w:w="3172" w:type="dxa"/>
            <w:tcBorders>
              <w:top w:val="single" w:sz="6" w:space="0" w:color="000000"/>
              <w:left w:val="single" w:sz="6" w:space="0" w:color="000000"/>
              <w:bottom w:val="single" w:sz="6" w:space="0" w:color="000000"/>
              <w:right w:val="single" w:sz="6" w:space="0" w:color="000000"/>
            </w:tcBorders>
          </w:tcPr>
          <w:p w14:paraId="015ACE86"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修订：根据业务单元反馈评审问题和解决方案修订蓝图设计。</w:t>
            </w:r>
          </w:p>
        </w:tc>
        <w:tc>
          <w:tcPr>
            <w:tcW w:w="1037" w:type="dxa"/>
            <w:tcBorders>
              <w:top w:val="single" w:sz="6" w:space="0" w:color="000000"/>
              <w:left w:val="single" w:sz="6" w:space="0" w:color="000000"/>
              <w:bottom w:val="single" w:sz="6" w:space="0" w:color="000000"/>
              <w:right w:val="single" w:sz="6" w:space="0" w:color="000000"/>
            </w:tcBorders>
          </w:tcPr>
          <w:p w14:paraId="13B19F35"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20357465"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2023-04-12</w:t>
            </w:r>
          </w:p>
        </w:tc>
        <w:tc>
          <w:tcPr>
            <w:tcW w:w="1070" w:type="dxa"/>
            <w:tcBorders>
              <w:top w:val="single" w:sz="6" w:space="0" w:color="000000"/>
              <w:left w:val="single" w:sz="6" w:space="0" w:color="000000"/>
              <w:bottom w:val="single" w:sz="6" w:space="0" w:color="000000"/>
              <w:right w:val="single" w:sz="6" w:space="0" w:color="000000"/>
            </w:tcBorders>
          </w:tcPr>
          <w:p w14:paraId="3DBF1840"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6712315E"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46FEAE4A"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5FF90FEA"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V2.1</w:t>
            </w:r>
          </w:p>
        </w:tc>
        <w:tc>
          <w:tcPr>
            <w:tcW w:w="3172" w:type="dxa"/>
            <w:tcBorders>
              <w:top w:val="single" w:sz="6" w:space="0" w:color="000000"/>
              <w:left w:val="single" w:sz="6" w:space="0" w:color="000000"/>
              <w:bottom w:val="single" w:sz="6" w:space="0" w:color="000000"/>
              <w:right w:val="single" w:sz="6" w:space="0" w:color="000000"/>
            </w:tcBorders>
          </w:tcPr>
          <w:p w14:paraId="70E46A82"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修订：根据最终评审补充完善蓝图设计。</w:t>
            </w:r>
          </w:p>
        </w:tc>
        <w:tc>
          <w:tcPr>
            <w:tcW w:w="1037" w:type="dxa"/>
            <w:tcBorders>
              <w:top w:val="single" w:sz="6" w:space="0" w:color="000000"/>
              <w:left w:val="single" w:sz="6" w:space="0" w:color="000000"/>
              <w:bottom w:val="single" w:sz="6" w:space="0" w:color="000000"/>
              <w:right w:val="single" w:sz="6" w:space="0" w:color="000000"/>
            </w:tcBorders>
          </w:tcPr>
          <w:p w14:paraId="05D6E9A7"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20CE58DA"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2023-04-17</w:t>
            </w:r>
          </w:p>
        </w:tc>
        <w:tc>
          <w:tcPr>
            <w:tcW w:w="1070" w:type="dxa"/>
            <w:tcBorders>
              <w:top w:val="single" w:sz="6" w:space="0" w:color="000000"/>
              <w:left w:val="single" w:sz="6" w:space="0" w:color="000000"/>
              <w:bottom w:val="single" w:sz="6" w:space="0" w:color="000000"/>
              <w:right w:val="single" w:sz="6" w:space="0" w:color="000000"/>
            </w:tcBorders>
          </w:tcPr>
          <w:p w14:paraId="27336AFA"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7A9BD31B"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49B73B7F"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337133E9"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V2.2</w:t>
            </w:r>
          </w:p>
        </w:tc>
        <w:tc>
          <w:tcPr>
            <w:tcW w:w="3172" w:type="dxa"/>
            <w:tcBorders>
              <w:top w:val="single" w:sz="6" w:space="0" w:color="000000"/>
              <w:left w:val="single" w:sz="6" w:space="0" w:color="000000"/>
              <w:bottom w:val="single" w:sz="6" w:space="0" w:color="000000"/>
              <w:right w:val="single" w:sz="6" w:space="0" w:color="000000"/>
            </w:tcBorders>
          </w:tcPr>
          <w:p w14:paraId="18E1421F"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修订：补充库存查询、系统功能范围。</w:t>
            </w:r>
          </w:p>
        </w:tc>
        <w:tc>
          <w:tcPr>
            <w:tcW w:w="1037" w:type="dxa"/>
            <w:tcBorders>
              <w:top w:val="single" w:sz="6" w:space="0" w:color="000000"/>
              <w:left w:val="single" w:sz="6" w:space="0" w:color="000000"/>
              <w:bottom w:val="single" w:sz="6" w:space="0" w:color="000000"/>
              <w:right w:val="single" w:sz="6" w:space="0" w:color="000000"/>
            </w:tcBorders>
          </w:tcPr>
          <w:p w14:paraId="14B255E3"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w:t>
            </w:r>
          </w:p>
        </w:tc>
        <w:tc>
          <w:tcPr>
            <w:tcW w:w="1502" w:type="dxa"/>
            <w:tcBorders>
              <w:top w:val="single" w:sz="6" w:space="0" w:color="000000"/>
              <w:left w:val="single" w:sz="6" w:space="0" w:color="000000"/>
              <w:bottom w:val="single" w:sz="6" w:space="0" w:color="000000"/>
              <w:right w:val="single" w:sz="6" w:space="0" w:color="000000"/>
            </w:tcBorders>
          </w:tcPr>
          <w:p w14:paraId="1895A8E7"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2023-04-20</w:t>
            </w:r>
          </w:p>
        </w:tc>
        <w:tc>
          <w:tcPr>
            <w:tcW w:w="1070" w:type="dxa"/>
            <w:tcBorders>
              <w:top w:val="single" w:sz="6" w:space="0" w:color="000000"/>
              <w:left w:val="single" w:sz="6" w:space="0" w:color="000000"/>
              <w:bottom w:val="single" w:sz="6" w:space="0" w:color="000000"/>
              <w:right w:val="single" w:sz="6" w:space="0" w:color="000000"/>
            </w:tcBorders>
          </w:tcPr>
          <w:p w14:paraId="407D6BAD"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2698A9CF" w14:textId="77777777" w:rsidR="007C3827" w:rsidRDefault="007C3827">
            <w:pPr>
              <w:keepLines/>
              <w:spacing w:after="320" w:line="360" w:lineRule="auto"/>
              <w:jc w:val="center"/>
              <w:rPr>
                <w:rFonts w:ascii="宋体" w:hAnsi="宋体" w:cs="宋体" w:hint="eastAsia"/>
                <w:color w:val="4C483D"/>
                <w:szCs w:val="20"/>
                <w:lang w:eastAsia="ja-JP"/>
              </w:rPr>
            </w:pPr>
          </w:p>
        </w:tc>
      </w:tr>
      <w:tr w:rsidR="007C3827" w14:paraId="25FCD6FF" w14:textId="77777777">
        <w:trPr>
          <w:trHeight w:val="808"/>
          <w:jc w:val="center"/>
        </w:trPr>
        <w:tc>
          <w:tcPr>
            <w:tcW w:w="1023" w:type="dxa"/>
            <w:tcBorders>
              <w:top w:val="single" w:sz="6" w:space="0" w:color="000000"/>
              <w:left w:val="single" w:sz="12" w:space="0" w:color="000000"/>
              <w:bottom w:val="single" w:sz="6" w:space="0" w:color="000000"/>
              <w:right w:val="single" w:sz="6" w:space="0" w:color="000000"/>
            </w:tcBorders>
          </w:tcPr>
          <w:p w14:paraId="1572540D"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V2.3</w:t>
            </w:r>
          </w:p>
        </w:tc>
        <w:tc>
          <w:tcPr>
            <w:tcW w:w="3172" w:type="dxa"/>
            <w:tcBorders>
              <w:top w:val="single" w:sz="6" w:space="0" w:color="000000"/>
              <w:left w:val="single" w:sz="6" w:space="0" w:color="000000"/>
              <w:bottom w:val="single" w:sz="6" w:space="0" w:color="000000"/>
              <w:right w:val="single" w:sz="6" w:space="0" w:color="000000"/>
            </w:tcBorders>
          </w:tcPr>
          <w:p w14:paraId="5E0F3330"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修订：文档样式</w:t>
            </w:r>
          </w:p>
        </w:tc>
        <w:tc>
          <w:tcPr>
            <w:tcW w:w="1037" w:type="dxa"/>
            <w:tcBorders>
              <w:top w:val="single" w:sz="6" w:space="0" w:color="000000"/>
              <w:left w:val="single" w:sz="6" w:space="0" w:color="000000"/>
              <w:bottom w:val="single" w:sz="6" w:space="0" w:color="000000"/>
              <w:right w:val="single" w:sz="6" w:space="0" w:color="000000"/>
            </w:tcBorders>
          </w:tcPr>
          <w:p w14:paraId="082BA8AF"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倪积诚、刘庆环</w:t>
            </w:r>
          </w:p>
        </w:tc>
        <w:tc>
          <w:tcPr>
            <w:tcW w:w="1502" w:type="dxa"/>
            <w:tcBorders>
              <w:top w:val="single" w:sz="6" w:space="0" w:color="000000"/>
              <w:left w:val="single" w:sz="6" w:space="0" w:color="000000"/>
              <w:bottom w:val="single" w:sz="6" w:space="0" w:color="000000"/>
              <w:right w:val="single" w:sz="6" w:space="0" w:color="000000"/>
            </w:tcBorders>
          </w:tcPr>
          <w:p w14:paraId="0DF2F8CD" w14:textId="77777777" w:rsidR="007C3827" w:rsidRDefault="00000000">
            <w:pPr>
              <w:keepLines/>
              <w:spacing w:after="320" w:line="360" w:lineRule="auto"/>
              <w:jc w:val="center"/>
              <w:rPr>
                <w:rFonts w:ascii="宋体" w:hAnsi="宋体" w:cs="宋体" w:hint="eastAsia"/>
                <w:color w:val="4C483D"/>
                <w:szCs w:val="20"/>
                <w:lang w:eastAsia="zh-CN"/>
              </w:rPr>
            </w:pPr>
            <w:r>
              <w:rPr>
                <w:rFonts w:ascii="宋体" w:hAnsi="宋体" w:cs="宋体" w:hint="eastAsia"/>
                <w:color w:val="4C483D"/>
                <w:szCs w:val="20"/>
                <w:lang w:eastAsia="zh-CN"/>
              </w:rPr>
              <w:t>2023-04-25</w:t>
            </w:r>
          </w:p>
        </w:tc>
        <w:tc>
          <w:tcPr>
            <w:tcW w:w="1070" w:type="dxa"/>
            <w:tcBorders>
              <w:top w:val="single" w:sz="6" w:space="0" w:color="000000"/>
              <w:left w:val="single" w:sz="6" w:space="0" w:color="000000"/>
              <w:bottom w:val="single" w:sz="6" w:space="0" w:color="000000"/>
              <w:right w:val="single" w:sz="6" w:space="0" w:color="000000"/>
            </w:tcBorders>
          </w:tcPr>
          <w:p w14:paraId="3D3F7EEE" w14:textId="77777777" w:rsidR="007C3827" w:rsidRDefault="007C3827">
            <w:pPr>
              <w:keepLines/>
              <w:spacing w:after="320" w:line="360" w:lineRule="auto"/>
              <w:jc w:val="center"/>
              <w:rPr>
                <w:rFonts w:ascii="宋体" w:hAnsi="宋体" w:cs="宋体" w:hint="eastAsia"/>
                <w:color w:val="4C483D"/>
                <w:szCs w:val="20"/>
                <w:lang w:eastAsia="ja-JP"/>
              </w:rPr>
            </w:pPr>
          </w:p>
        </w:tc>
        <w:tc>
          <w:tcPr>
            <w:tcW w:w="1358" w:type="dxa"/>
            <w:tcBorders>
              <w:top w:val="single" w:sz="6" w:space="0" w:color="000000"/>
              <w:left w:val="single" w:sz="6" w:space="0" w:color="000000"/>
              <w:bottom w:val="single" w:sz="6" w:space="0" w:color="000000"/>
              <w:right w:val="single" w:sz="12" w:space="0" w:color="000000"/>
            </w:tcBorders>
          </w:tcPr>
          <w:p w14:paraId="47F53B9D" w14:textId="77777777" w:rsidR="007C3827" w:rsidRDefault="007C3827">
            <w:pPr>
              <w:keepLines/>
              <w:spacing w:after="320" w:line="360" w:lineRule="auto"/>
              <w:jc w:val="center"/>
              <w:rPr>
                <w:rFonts w:ascii="宋体" w:hAnsi="宋体" w:cs="宋体" w:hint="eastAsia"/>
                <w:color w:val="4C483D"/>
                <w:szCs w:val="20"/>
                <w:lang w:eastAsia="ja-JP"/>
              </w:rPr>
            </w:pPr>
          </w:p>
        </w:tc>
      </w:tr>
    </w:tbl>
    <w:p w14:paraId="7F650BE4" w14:textId="77777777" w:rsidR="007C3827" w:rsidRDefault="00000000">
      <w:pPr>
        <w:keepLines/>
        <w:spacing w:after="120" w:line="360" w:lineRule="auto"/>
        <w:rPr>
          <w:rFonts w:ascii="宋体" w:hAnsi="宋体" w:cs="宋体" w:hint="eastAsia"/>
          <w:lang w:eastAsia="zh-CN"/>
        </w:rPr>
        <w:sectPr w:rsidR="007C3827">
          <w:footerReference w:type="default" r:id="rId9"/>
          <w:footerReference w:type="first" r:id="rId10"/>
          <w:pgSz w:w="11907" w:h="16839"/>
          <w:pgMar w:top="1080" w:right="1440" w:bottom="1080" w:left="1440" w:header="567" w:footer="397" w:gutter="0"/>
          <w:cols w:space="720"/>
          <w:titlePg/>
          <w:docGrid w:linePitch="360"/>
        </w:sectPr>
      </w:pPr>
      <w:r>
        <w:rPr>
          <w:rFonts w:ascii="宋体" w:hAnsi="宋体" w:cs="宋体" w:hint="eastAsia"/>
          <w:color w:val="4C483D"/>
          <w:szCs w:val="20"/>
          <w:lang w:eastAsia="zh-CN"/>
        </w:rPr>
        <w:lastRenderedPageBreak/>
        <w:t>修改点说明的内容有如下几种：创建、修改（+修改说明）、删除（+删除说明）</w:t>
      </w:r>
    </w:p>
    <w:p w14:paraId="628637AA" w14:textId="77777777" w:rsidR="007C3827" w:rsidRDefault="007C3827">
      <w:pPr>
        <w:keepLines/>
        <w:spacing w:line="360" w:lineRule="auto"/>
        <w:jc w:val="both"/>
        <w:rPr>
          <w:rFonts w:ascii="宋体" w:hAnsi="宋体" w:cs="宋体" w:hint="eastAsia"/>
          <w:lang w:eastAsia="zh-CN"/>
        </w:rPr>
      </w:pPr>
    </w:p>
    <w:sdt>
      <w:sdtPr>
        <w:rPr>
          <w:rFonts w:ascii="宋体" w:hAnsi="宋体" w:cs="宋体" w:hint="eastAsia"/>
        </w:rPr>
        <w:id w:val="147470192"/>
        <w15:color w:val="DBDBDB"/>
        <w:docPartObj>
          <w:docPartGallery w:val="Table of Contents"/>
          <w:docPartUnique/>
        </w:docPartObj>
      </w:sdtPr>
      <w:sdtContent>
        <w:p w14:paraId="52126F1D" w14:textId="77777777" w:rsidR="007C3827" w:rsidRDefault="00000000">
          <w:pPr>
            <w:jc w:val="center"/>
            <w:rPr>
              <w:rFonts w:ascii="宋体" w:hAnsi="宋体" w:cs="宋体" w:hint="eastAsia"/>
            </w:rPr>
          </w:pPr>
          <w:r>
            <w:rPr>
              <w:rFonts w:ascii="宋体" w:hAnsi="宋体" w:cs="宋体" w:hint="eastAsia"/>
            </w:rPr>
            <w:t>目录</w:t>
          </w:r>
        </w:p>
        <w:p w14:paraId="283D9D21" w14:textId="77777777" w:rsidR="007C3827" w:rsidRDefault="00000000">
          <w:pPr>
            <w:pStyle w:val="TOC1"/>
            <w:tabs>
              <w:tab w:val="clear" w:pos="420"/>
              <w:tab w:val="clear" w:pos="9072"/>
              <w:tab w:val="right" w:leader="dot" w:pos="9070"/>
            </w:tabs>
            <w:rPr>
              <w:rFonts w:ascii="宋体" w:hAnsi="宋体" w:cs="宋体" w:hint="eastAsia"/>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5153" w:history="1">
            <w:r w:rsidR="007C3827">
              <w:rPr>
                <w:rFonts w:ascii="宋体" w:hAnsi="宋体" w:cs="宋体"/>
              </w:rPr>
              <w:t xml:space="preserve">1. </w:t>
            </w:r>
            <w:r w:rsidR="007C3827">
              <w:rPr>
                <w:rFonts w:ascii="宋体" w:hAnsi="宋体" w:cs="宋体" w:hint="eastAsia"/>
              </w:rPr>
              <w:t>文档指引</w:t>
            </w:r>
            <w:r w:rsidR="007C3827">
              <w:rPr>
                <w:rFonts w:ascii="宋体" w:hAnsi="宋体" w:cs="宋体" w:hint="eastAsia"/>
              </w:rPr>
              <w:tab/>
            </w:r>
            <w:r w:rsidR="007C3827">
              <w:rPr>
                <w:rFonts w:ascii="宋体" w:hAnsi="宋体" w:cs="宋体" w:hint="eastAsia"/>
              </w:rPr>
              <w:fldChar w:fldCharType="begin"/>
            </w:r>
            <w:r w:rsidR="007C3827">
              <w:rPr>
                <w:rFonts w:ascii="宋体" w:hAnsi="宋体" w:cs="宋体" w:hint="eastAsia"/>
              </w:rPr>
              <w:instrText xml:space="preserve"> PAGEREF _Toc25153 \h </w:instrText>
            </w:r>
            <w:r w:rsidR="007C3827">
              <w:rPr>
                <w:rFonts w:ascii="宋体" w:hAnsi="宋体" w:cs="宋体" w:hint="eastAsia"/>
              </w:rPr>
            </w:r>
            <w:r w:rsidR="007C3827">
              <w:rPr>
                <w:rFonts w:ascii="宋体" w:hAnsi="宋体" w:cs="宋体" w:hint="eastAsia"/>
              </w:rPr>
              <w:fldChar w:fldCharType="separate"/>
            </w:r>
            <w:r w:rsidR="007C3827">
              <w:rPr>
                <w:rFonts w:ascii="宋体" w:hAnsi="宋体" w:cs="宋体" w:hint="eastAsia"/>
              </w:rPr>
              <w:t>5</w:t>
            </w:r>
            <w:r w:rsidR="007C3827">
              <w:rPr>
                <w:rFonts w:ascii="宋体" w:hAnsi="宋体" w:cs="宋体" w:hint="eastAsia"/>
              </w:rPr>
              <w:fldChar w:fldCharType="end"/>
            </w:r>
          </w:hyperlink>
        </w:p>
        <w:p w14:paraId="5EC1BC8D"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3189" w:history="1">
            <w:r>
              <w:rPr>
                <w:rFonts w:ascii="宋体" w:hAnsi="宋体" w:cs="宋体"/>
              </w:rPr>
              <w:t xml:space="preserve">1.1. </w:t>
            </w:r>
            <w:r>
              <w:rPr>
                <w:rFonts w:ascii="宋体" w:hAnsi="宋体" w:cs="宋体" w:hint="eastAsia"/>
              </w:rPr>
              <w:t>项目名称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_Toc3189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496B4497"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32310" w:history="1">
            <w:r>
              <w:rPr>
                <w:rFonts w:ascii="宋体" w:hAnsi="宋体" w:cs="宋体"/>
              </w:rPr>
              <w:t xml:space="preserve">1.2. </w:t>
            </w:r>
            <w:r>
              <w:rPr>
                <w:rFonts w:ascii="宋体" w:hAnsi="宋体" w:cs="宋体" w:hint="eastAsia"/>
              </w:rPr>
              <w:t>文档目的</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_Toc32310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333326C1"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376" w:history="1">
            <w:r>
              <w:rPr>
                <w:rFonts w:ascii="宋体" w:hAnsi="宋体" w:cs="宋体"/>
              </w:rPr>
              <w:t xml:space="preserve">1.3. </w:t>
            </w:r>
            <w:r>
              <w:rPr>
                <w:rFonts w:ascii="宋体" w:hAnsi="宋体" w:cs="宋体" w:hint="eastAsia"/>
              </w:rPr>
              <w:t>预期读者</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_Toc2376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4C62820B"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9374" w:history="1">
            <w:r>
              <w:rPr>
                <w:rFonts w:ascii="宋体" w:hAnsi="宋体" w:cs="宋体"/>
              </w:rPr>
              <w:t xml:space="preserve">1.4. </w:t>
            </w:r>
            <w:r>
              <w:rPr>
                <w:rFonts w:ascii="宋体" w:hAnsi="宋体" w:cs="宋体" w:hint="eastAsia"/>
              </w:rPr>
              <w:t>文档定义</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_Toc29374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7A23C838" w14:textId="77777777" w:rsidR="007C3827" w:rsidRDefault="007C3827">
          <w:pPr>
            <w:pStyle w:val="TOC3"/>
            <w:tabs>
              <w:tab w:val="right" w:leader="dot" w:pos="9070"/>
            </w:tabs>
            <w:rPr>
              <w:rFonts w:ascii="宋体" w:eastAsia="宋体" w:hAnsi="宋体" w:cs="宋体" w:hint="eastAsia"/>
            </w:rPr>
          </w:pPr>
          <w:hyperlink w:anchor="_Toc21323" w:history="1">
            <w:r>
              <w:rPr>
                <w:rFonts w:ascii="宋体" w:eastAsia="宋体" w:hAnsi="宋体" w:cs="宋体"/>
                <w:szCs w:val="28"/>
              </w:rPr>
              <w:t xml:space="preserve">1.4.1. </w:t>
            </w:r>
            <w:r>
              <w:rPr>
                <w:rFonts w:ascii="宋体" w:eastAsia="宋体" w:hAnsi="宋体" w:cs="宋体" w:hint="eastAsia"/>
              </w:rPr>
              <w:t>专业术语</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_Toc21323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49C4FF95" w14:textId="77777777" w:rsidR="007C3827" w:rsidRDefault="007C3827">
          <w:pPr>
            <w:pStyle w:val="TOC3"/>
            <w:tabs>
              <w:tab w:val="right" w:leader="dot" w:pos="9070"/>
            </w:tabs>
            <w:rPr>
              <w:rFonts w:ascii="宋体" w:eastAsia="宋体" w:hAnsi="宋体" w:cs="宋体" w:hint="eastAsia"/>
            </w:rPr>
          </w:pPr>
          <w:hyperlink w:anchor="_Toc25603" w:history="1">
            <w:r>
              <w:rPr>
                <w:rFonts w:ascii="宋体" w:eastAsia="宋体" w:hAnsi="宋体" w:cs="宋体"/>
                <w:szCs w:val="28"/>
              </w:rPr>
              <w:t xml:space="preserve">1.4.2. </w:t>
            </w:r>
            <w:r>
              <w:rPr>
                <w:rFonts w:ascii="宋体" w:eastAsia="宋体" w:hAnsi="宋体" w:cs="宋体" w:hint="eastAsia"/>
              </w:rPr>
              <w:t>流程图定义</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_Toc25603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258DDF0E" w14:textId="77777777" w:rsidR="007C3827" w:rsidRDefault="007C3827">
          <w:pPr>
            <w:pStyle w:val="TOC1"/>
            <w:tabs>
              <w:tab w:val="clear" w:pos="420"/>
              <w:tab w:val="clear" w:pos="9072"/>
              <w:tab w:val="right" w:leader="dot" w:pos="9070"/>
            </w:tabs>
            <w:rPr>
              <w:rFonts w:ascii="宋体" w:hAnsi="宋体" w:cs="宋体" w:hint="eastAsia"/>
            </w:rPr>
          </w:pPr>
          <w:hyperlink w:anchor="_Toc22616" w:history="1">
            <w:r>
              <w:rPr>
                <w:rFonts w:ascii="宋体" w:hAnsi="宋体" w:cs="宋体"/>
              </w:rPr>
              <w:t xml:space="preserve">2. </w:t>
            </w:r>
            <w:r>
              <w:rPr>
                <w:rFonts w:ascii="宋体" w:hAnsi="宋体" w:cs="宋体" w:hint="eastAsia"/>
              </w:rPr>
              <w:t>业务概述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_Toc22616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4EB2F374"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1696" w:history="1">
            <w:r>
              <w:rPr>
                <w:rFonts w:ascii="宋体" w:hAnsi="宋体" w:cs="宋体"/>
              </w:rPr>
              <w:t xml:space="preserve">2.1. </w:t>
            </w:r>
            <w:r>
              <w:rPr>
                <w:rFonts w:ascii="宋体" w:hAnsi="宋体" w:cs="宋体" w:hint="eastAsia"/>
              </w:rPr>
              <w:t>业务现状概述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_Toc21696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42327B0A" w14:textId="77777777" w:rsidR="007C3827" w:rsidRDefault="007C3827">
          <w:pPr>
            <w:pStyle w:val="TOC3"/>
            <w:tabs>
              <w:tab w:val="right" w:leader="dot" w:pos="9070"/>
            </w:tabs>
            <w:rPr>
              <w:rFonts w:ascii="宋体" w:eastAsia="宋体" w:hAnsi="宋体" w:cs="宋体" w:hint="eastAsia"/>
            </w:rPr>
          </w:pPr>
          <w:hyperlink w:anchor="_Toc28707" w:history="1">
            <w:r>
              <w:rPr>
                <w:rFonts w:ascii="宋体" w:eastAsia="宋体" w:hAnsi="宋体" w:cs="宋体"/>
                <w:szCs w:val="28"/>
              </w:rPr>
              <w:t xml:space="preserve">2.1.1. </w:t>
            </w:r>
            <w:r>
              <w:rPr>
                <w:rFonts w:ascii="宋体" w:eastAsia="宋体" w:hAnsi="宋体" w:cs="宋体" w:hint="eastAsia"/>
              </w:rPr>
              <w:t>业务场景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_Toc28707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hyperlink>
        </w:p>
        <w:p w14:paraId="25A6F691" w14:textId="77777777" w:rsidR="007C3827" w:rsidRDefault="007C3827">
          <w:pPr>
            <w:pStyle w:val="TOC3"/>
            <w:tabs>
              <w:tab w:val="right" w:leader="dot" w:pos="9070"/>
            </w:tabs>
            <w:rPr>
              <w:rFonts w:ascii="宋体" w:eastAsia="宋体" w:hAnsi="宋体" w:cs="宋体" w:hint="eastAsia"/>
            </w:rPr>
          </w:pPr>
          <w:hyperlink w:anchor="_Toc29591" w:history="1">
            <w:r>
              <w:rPr>
                <w:rFonts w:ascii="宋体" w:eastAsia="宋体" w:hAnsi="宋体" w:cs="宋体"/>
                <w:szCs w:val="28"/>
              </w:rPr>
              <w:t xml:space="preserve">2.1.2. </w:t>
            </w:r>
            <w:r>
              <w:rPr>
                <w:rFonts w:ascii="宋体" w:eastAsia="宋体" w:hAnsi="宋体" w:cs="宋体" w:hint="eastAsia"/>
              </w:rPr>
              <w:t>订单管理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_Toc29591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114DDA8A" w14:textId="77777777" w:rsidR="007C3827" w:rsidRDefault="007C3827">
          <w:pPr>
            <w:pStyle w:val="TOC3"/>
            <w:tabs>
              <w:tab w:val="right" w:leader="dot" w:pos="9070"/>
            </w:tabs>
            <w:rPr>
              <w:rFonts w:ascii="宋体" w:eastAsia="宋体" w:hAnsi="宋体" w:cs="宋体" w:hint="eastAsia"/>
            </w:rPr>
          </w:pPr>
          <w:hyperlink w:anchor="_Toc4624" w:history="1">
            <w:r>
              <w:rPr>
                <w:rFonts w:ascii="宋体" w:eastAsia="宋体" w:hAnsi="宋体" w:cs="宋体"/>
                <w:szCs w:val="28"/>
              </w:rPr>
              <w:t xml:space="preserve">2.1.3. </w:t>
            </w:r>
            <w:r>
              <w:rPr>
                <w:rFonts w:ascii="宋体" w:eastAsia="宋体" w:hAnsi="宋体" w:cs="宋体" w:hint="eastAsia"/>
              </w:rPr>
              <w:t>运输管理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_Toc4624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72C5AD02" w14:textId="77777777" w:rsidR="007C3827" w:rsidRDefault="007C3827">
          <w:pPr>
            <w:pStyle w:val="TOC3"/>
            <w:tabs>
              <w:tab w:val="right" w:leader="dot" w:pos="9070"/>
            </w:tabs>
            <w:rPr>
              <w:rFonts w:ascii="宋体" w:eastAsia="宋体" w:hAnsi="宋体" w:cs="宋体" w:hint="eastAsia"/>
            </w:rPr>
          </w:pPr>
          <w:hyperlink w:anchor="_Toc32538" w:history="1">
            <w:r>
              <w:rPr>
                <w:rFonts w:ascii="宋体" w:eastAsia="宋体" w:hAnsi="宋体" w:cs="宋体"/>
                <w:szCs w:val="28"/>
              </w:rPr>
              <w:t xml:space="preserve">2.1.4. </w:t>
            </w:r>
            <w:r>
              <w:rPr>
                <w:rFonts w:ascii="宋体" w:eastAsia="宋体" w:hAnsi="宋体" w:cs="宋体" w:hint="eastAsia"/>
              </w:rPr>
              <w:t>承运商管理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_Toc32538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w:t>
            </w:r>
            <w:r>
              <w:rPr>
                <w:rFonts w:ascii="宋体" w:eastAsia="宋体" w:hAnsi="宋体" w:cs="宋体" w:hint="eastAsia"/>
              </w:rPr>
              <w:fldChar w:fldCharType="end"/>
            </w:r>
          </w:hyperlink>
        </w:p>
        <w:p w14:paraId="248B0D81"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1967" w:history="1">
            <w:r>
              <w:rPr>
                <w:rFonts w:ascii="宋体" w:hAnsi="宋体" w:cs="宋体"/>
              </w:rPr>
              <w:t xml:space="preserve">2.2. </w:t>
            </w:r>
            <w:r>
              <w:rPr>
                <w:rFonts w:ascii="宋体" w:hAnsi="宋体" w:cs="宋体" w:hint="eastAsia"/>
              </w:rPr>
              <w:t>销售/样品/特殊发运现状流程概述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_Toc21967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14:paraId="0591D75F" w14:textId="77777777" w:rsidR="007C3827" w:rsidRDefault="007C3827">
          <w:pPr>
            <w:pStyle w:val="TOC3"/>
            <w:tabs>
              <w:tab w:val="right" w:leader="dot" w:pos="9070"/>
            </w:tabs>
            <w:rPr>
              <w:rFonts w:ascii="宋体" w:eastAsia="宋体" w:hAnsi="宋体" w:cs="宋体" w:hint="eastAsia"/>
            </w:rPr>
          </w:pPr>
          <w:hyperlink w:anchor="_Toc21156" w:history="1">
            <w:r>
              <w:rPr>
                <w:rFonts w:ascii="宋体" w:eastAsia="宋体" w:hAnsi="宋体" w:cs="宋体"/>
                <w:szCs w:val="28"/>
              </w:rPr>
              <w:t xml:space="preserve">2.2.1. </w:t>
            </w:r>
            <w:r>
              <w:rPr>
                <w:rFonts w:ascii="宋体" w:eastAsia="宋体" w:hAnsi="宋体" w:cs="宋体" w:hint="eastAsia"/>
              </w:rPr>
              <w:t>销售/样品/特殊发运流程图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_Toc21156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11</w:t>
            </w:r>
            <w:r>
              <w:rPr>
                <w:rFonts w:ascii="宋体" w:eastAsia="宋体" w:hAnsi="宋体" w:cs="宋体" w:hint="eastAsia"/>
              </w:rPr>
              <w:fldChar w:fldCharType="end"/>
            </w:r>
          </w:hyperlink>
        </w:p>
        <w:p w14:paraId="47001241" w14:textId="77777777" w:rsidR="007C3827" w:rsidRDefault="007C3827">
          <w:pPr>
            <w:pStyle w:val="TOC3"/>
            <w:tabs>
              <w:tab w:val="right" w:leader="dot" w:pos="9070"/>
            </w:tabs>
            <w:rPr>
              <w:rFonts w:ascii="宋体" w:eastAsia="宋体" w:hAnsi="宋体" w:cs="宋体" w:hint="eastAsia"/>
            </w:rPr>
          </w:pPr>
          <w:hyperlink w:anchor="_Toc2551" w:history="1">
            <w:r>
              <w:rPr>
                <w:rFonts w:ascii="宋体" w:eastAsia="宋体" w:hAnsi="宋体" w:cs="宋体"/>
                <w:szCs w:val="28"/>
              </w:rPr>
              <w:t xml:space="preserve">2.2.2. </w:t>
            </w:r>
            <w:r>
              <w:rPr>
                <w:rFonts w:ascii="宋体" w:eastAsia="宋体" w:hAnsi="宋体" w:cs="宋体" w:hint="eastAsia"/>
              </w:rPr>
              <w:t>销售/样品/特殊发运流程概述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_Toc2551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11</w:t>
            </w:r>
            <w:r>
              <w:rPr>
                <w:rFonts w:ascii="宋体" w:eastAsia="宋体" w:hAnsi="宋体" w:cs="宋体" w:hint="eastAsia"/>
              </w:rPr>
              <w:fldChar w:fldCharType="end"/>
            </w:r>
          </w:hyperlink>
        </w:p>
        <w:p w14:paraId="68C93109"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168" w:history="1">
            <w:r>
              <w:rPr>
                <w:rFonts w:ascii="宋体" w:hAnsi="宋体" w:cs="宋体"/>
              </w:rPr>
              <w:t xml:space="preserve">2.3. </w:t>
            </w:r>
            <w:r>
              <w:rPr>
                <w:rFonts w:ascii="宋体" w:hAnsi="宋体" w:cs="宋体" w:hint="eastAsia"/>
              </w:rPr>
              <w:t>逆向业务现状流程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_Toc2168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096B15EB" w14:textId="77777777" w:rsidR="007C3827" w:rsidRDefault="007C3827">
          <w:pPr>
            <w:pStyle w:val="TOC3"/>
            <w:tabs>
              <w:tab w:val="right" w:leader="dot" w:pos="9070"/>
            </w:tabs>
            <w:rPr>
              <w:rFonts w:ascii="宋体" w:eastAsia="宋体" w:hAnsi="宋体" w:cs="宋体" w:hint="eastAsia"/>
            </w:rPr>
          </w:pPr>
          <w:hyperlink w:anchor="_Toc21949" w:history="1">
            <w:r>
              <w:rPr>
                <w:rFonts w:ascii="宋体" w:eastAsia="宋体" w:hAnsi="宋体" w:cs="宋体"/>
                <w:szCs w:val="28"/>
              </w:rPr>
              <w:t xml:space="preserve">2.3.1. </w:t>
            </w:r>
            <w:r>
              <w:rPr>
                <w:rFonts w:ascii="宋体" w:eastAsia="宋体" w:hAnsi="宋体" w:cs="宋体" w:hint="eastAsia"/>
              </w:rPr>
              <w:t>逆向业务流程图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_Toc21949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17</w:t>
            </w:r>
            <w:r>
              <w:rPr>
                <w:rFonts w:ascii="宋体" w:eastAsia="宋体" w:hAnsi="宋体" w:cs="宋体" w:hint="eastAsia"/>
              </w:rPr>
              <w:fldChar w:fldCharType="end"/>
            </w:r>
          </w:hyperlink>
        </w:p>
        <w:p w14:paraId="6C347E35" w14:textId="77777777" w:rsidR="007C3827" w:rsidRDefault="007C3827">
          <w:pPr>
            <w:pStyle w:val="TOC3"/>
            <w:tabs>
              <w:tab w:val="right" w:leader="dot" w:pos="9070"/>
            </w:tabs>
            <w:rPr>
              <w:rFonts w:ascii="宋体" w:eastAsia="宋体" w:hAnsi="宋体" w:cs="宋体" w:hint="eastAsia"/>
            </w:rPr>
          </w:pPr>
          <w:hyperlink w:anchor="_Toc12547" w:history="1">
            <w:r>
              <w:rPr>
                <w:rFonts w:ascii="宋体" w:eastAsia="宋体" w:hAnsi="宋体" w:cs="宋体"/>
                <w:szCs w:val="28"/>
              </w:rPr>
              <w:t xml:space="preserve">2.3.2. </w:t>
            </w:r>
            <w:r>
              <w:rPr>
                <w:rFonts w:ascii="宋体" w:eastAsia="宋体" w:hAnsi="宋体" w:cs="宋体" w:hint="eastAsia"/>
              </w:rPr>
              <w:t>逆向业务流程描述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_Toc12547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34DAAD0B"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5776" w:history="1">
            <w:r>
              <w:rPr>
                <w:rFonts w:ascii="宋体" w:hAnsi="宋体" w:cs="宋体"/>
              </w:rPr>
              <w:t xml:space="preserve">2.4. </w:t>
            </w:r>
            <w:r>
              <w:rPr>
                <w:rFonts w:ascii="宋体" w:hAnsi="宋体" w:cs="宋体" w:hint="eastAsia"/>
              </w:rPr>
              <w:t>调拨业务现状流程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_Toc15776 \h </w:instrText>
            </w:r>
            <w:r>
              <w:rPr>
                <w:rFonts w:ascii="宋体" w:hAnsi="宋体" w:cs="宋体" w:hint="eastAsia"/>
              </w:rPr>
            </w:r>
            <w:r>
              <w:rPr>
                <w:rFonts w:ascii="宋体" w:hAnsi="宋体" w:cs="宋体" w:hint="eastAsia"/>
              </w:rPr>
              <w:fldChar w:fldCharType="separate"/>
            </w:r>
            <w:r>
              <w:rPr>
                <w:rFonts w:ascii="宋体" w:hAnsi="宋体" w:cs="宋体" w:hint="eastAsia"/>
              </w:rPr>
              <w:t>20</w:t>
            </w:r>
            <w:r>
              <w:rPr>
                <w:rFonts w:ascii="宋体" w:hAnsi="宋体" w:cs="宋体" w:hint="eastAsia"/>
              </w:rPr>
              <w:fldChar w:fldCharType="end"/>
            </w:r>
          </w:hyperlink>
        </w:p>
        <w:p w14:paraId="442D4727" w14:textId="77777777" w:rsidR="007C3827" w:rsidRDefault="007C3827">
          <w:pPr>
            <w:pStyle w:val="TOC3"/>
            <w:tabs>
              <w:tab w:val="right" w:leader="dot" w:pos="9070"/>
            </w:tabs>
            <w:rPr>
              <w:rFonts w:ascii="宋体" w:eastAsia="宋体" w:hAnsi="宋体" w:cs="宋体" w:hint="eastAsia"/>
            </w:rPr>
          </w:pPr>
          <w:hyperlink w:anchor="_Toc17776" w:history="1">
            <w:r>
              <w:rPr>
                <w:rFonts w:ascii="宋体" w:eastAsia="宋体" w:hAnsi="宋体" w:cs="宋体"/>
                <w:szCs w:val="28"/>
              </w:rPr>
              <w:t xml:space="preserve">2.4.1. </w:t>
            </w:r>
            <w:r>
              <w:rPr>
                <w:rFonts w:ascii="宋体" w:eastAsia="宋体" w:hAnsi="宋体" w:cs="宋体" w:hint="eastAsia"/>
              </w:rPr>
              <w:t>调拨业务流程图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_Toc17776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180F79F0" w14:textId="77777777" w:rsidR="007C3827" w:rsidRDefault="007C3827">
          <w:pPr>
            <w:pStyle w:val="TOC3"/>
            <w:tabs>
              <w:tab w:val="right" w:leader="dot" w:pos="9070"/>
            </w:tabs>
            <w:rPr>
              <w:rFonts w:ascii="宋体" w:eastAsia="宋体" w:hAnsi="宋体" w:cs="宋体" w:hint="eastAsia"/>
            </w:rPr>
          </w:pPr>
          <w:hyperlink w:anchor="_Toc19002" w:history="1">
            <w:r>
              <w:rPr>
                <w:rFonts w:ascii="宋体" w:eastAsia="宋体" w:hAnsi="宋体" w:cs="宋体"/>
                <w:szCs w:val="28"/>
              </w:rPr>
              <w:t xml:space="preserve">2.4.2. </w:t>
            </w:r>
            <w:r>
              <w:rPr>
                <w:rFonts w:ascii="宋体" w:eastAsia="宋体" w:hAnsi="宋体" w:cs="宋体" w:hint="eastAsia"/>
              </w:rPr>
              <w:t>调拨业务流程描述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_Toc19002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24C5ACB4" w14:textId="77777777" w:rsidR="007C3827" w:rsidRDefault="007C3827">
          <w:pPr>
            <w:pStyle w:val="TOC1"/>
            <w:tabs>
              <w:tab w:val="clear" w:pos="420"/>
              <w:tab w:val="clear" w:pos="9072"/>
              <w:tab w:val="right" w:leader="dot" w:pos="9070"/>
            </w:tabs>
            <w:rPr>
              <w:rFonts w:ascii="宋体" w:hAnsi="宋体" w:cs="宋体" w:hint="eastAsia"/>
            </w:rPr>
          </w:pPr>
          <w:hyperlink w:anchor="_Toc14239" w:history="1">
            <w:r>
              <w:rPr>
                <w:rFonts w:ascii="宋体" w:hAnsi="宋体" w:cs="宋体"/>
              </w:rPr>
              <w:t xml:space="preserve">3. </w:t>
            </w:r>
            <w:r>
              <w:rPr>
                <w:rFonts w:ascii="宋体" w:hAnsi="宋体" w:cs="宋体" w:hint="eastAsia"/>
              </w:rPr>
              <w:t>项目概述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_Toc14239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hyperlink>
        </w:p>
        <w:p w14:paraId="4E7F37ED"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9157" w:history="1">
            <w:r>
              <w:rPr>
                <w:rFonts w:ascii="宋体" w:hAnsi="宋体" w:cs="宋体"/>
              </w:rPr>
              <w:t xml:space="preserve">3.1. </w:t>
            </w:r>
            <w:r>
              <w:rPr>
                <w:rFonts w:ascii="宋体" w:hAnsi="宋体" w:cs="宋体" w:hint="eastAsia"/>
                <w:szCs w:val="21"/>
              </w:rPr>
              <w:t>项目范围</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_Toc19157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hyperlink>
        </w:p>
        <w:p w14:paraId="01916454"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1238" w:history="1">
            <w:r>
              <w:rPr>
                <w:rFonts w:ascii="宋体" w:hAnsi="宋体" w:cs="宋体"/>
              </w:rPr>
              <w:t xml:space="preserve">3.2. </w:t>
            </w:r>
            <w:r>
              <w:rPr>
                <w:rFonts w:ascii="宋体" w:hAnsi="宋体" w:cs="宋体" w:hint="eastAsia"/>
              </w:rPr>
              <w:t>项目目标</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_Toc21238 \h </w:instrText>
            </w:r>
            <w:r>
              <w:rPr>
                <w:rFonts w:ascii="宋体" w:hAnsi="宋体" w:cs="宋体" w:hint="eastAsia"/>
              </w:rPr>
            </w:r>
            <w:r>
              <w:rPr>
                <w:rFonts w:ascii="宋体" w:hAnsi="宋体" w:cs="宋体" w:hint="eastAsia"/>
              </w:rPr>
              <w:fldChar w:fldCharType="separate"/>
            </w:r>
            <w:r>
              <w:rPr>
                <w:rFonts w:ascii="宋体" w:hAnsi="宋体" w:cs="宋体" w:hint="eastAsia"/>
              </w:rPr>
              <w:t>24</w:t>
            </w:r>
            <w:r>
              <w:rPr>
                <w:rFonts w:ascii="宋体" w:hAnsi="宋体" w:cs="宋体" w:hint="eastAsia"/>
              </w:rPr>
              <w:fldChar w:fldCharType="end"/>
            </w:r>
          </w:hyperlink>
        </w:p>
        <w:p w14:paraId="41C2AD34" w14:textId="77777777" w:rsidR="007C3827" w:rsidRDefault="007C3827">
          <w:pPr>
            <w:pStyle w:val="TOC3"/>
            <w:tabs>
              <w:tab w:val="right" w:leader="dot" w:pos="9070"/>
            </w:tabs>
            <w:rPr>
              <w:rFonts w:ascii="宋体" w:eastAsia="宋体" w:hAnsi="宋体" w:cs="宋体" w:hint="eastAsia"/>
            </w:rPr>
          </w:pPr>
          <w:hyperlink w:anchor="_Toc14713" w:history="1">
            <w:r>
              <w:rPr>
                <w:rFonts w:ascii="宋体" w:eastAsia="宋体" w:hAnsi="宋体" w:cs="宋体"/>
                <w:szCs w:val="28"/>
              </w:rPr>
              <w:t xml:space="preserve">3.2.1. </w:t>
            </w:r>
            <w:r>
              <w:rPr>
                <w:rFonts w:ascii="宋体" w:eastAsia="宋体" w:hAnsi="宋体" w:cs="宋体" w:hint="eastAsia"/>
              </w:rPr>
              <w:t>项目目标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_Toc14713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647B70B1" w14:textId="77777777" w:rsidR="007C3827" w:rsidRDefault="007C3827">
          <w:pPr>
            <w:pStyle w:val="TOC3"/>
            <w:tabs>
              <w:tab w:val="right" w:leader="dot" w:pos="9070"/>
            </w:tabs>
            <w:rPr>
              <w:rFonts w:ascii="宋体" w:eastAsia="宋体" w:hAnsi="宋体" w:cs="宋体" w:hint="eastAsia"/>
            </w:rPr>
          </w:pPr>
          <w:hyperlink w:anchor="_Toc31917" w:history="1">
            <w:r>
              <w:rPr>
                <w:rFonts w:ascii="宋体" w:eastAsia="宋体" w:hAnsi="宋体" w:cs="宋体"/>
                <w:szCs w:val="28"/>
              </w:rPr>
              <w:t xml:space="preserve">3.2.2. </w:t>
            </w:r>
            <w:r>
              <w:rPr>
                <w:rFonts w:ascii="宋体" w:eastAsia="宋体" w:hAnsi="宋体" w:cs="宋体" w:hint="eastAsia"/>
                <w:szCs w:val="21"/>
              </w:rPr>
              <w:t>业务板块需求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_Toc31917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6E9F2292"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3449" w:history="1">
            <w:r>
              <w:rPr>
                <w:rFonts w:ascii="宋体" w:hAnsi="宋体" w:cs="宋体"/>
              </w:rPr>
              <w:t xml:space="preserve">3.3. </w:t>
            </w:r>
            <w:r>
              <w:rPr>
                <w:rFonts w:ascii="宋体" w:hAnsi="宋体" w:cs="宋体" w:hint="eastAsia"/>
                <w:szCs w:val="21"/>
              </w:rPr>
              <w:t>关联系统</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_Toc13449 \h </w:instrText>
            </w:r>
            <w:r>
              <w:rPr>
                <w:rFonts w:ascii="宋体" w:hAnsi="宋体" w:cs="宋体" w:hint="eastAsia"/>
              </w:rPr>
            </w:r>
            <w:r>
              <w:rPr>
                <w:rFonts w:ascii="宋体" w:hAnsi="宋体" w:cs="宋体" w:hint="eastAsia"/>
              </w:rPr>
              <w:fldChar w:fldCharType="separate"/>
            </w:r>
            <w:r>
              <w:rPr>
                <w:rFonts w:ascii="宋体" w:hAnsi="宋体" w:cs="宋体" w:hint="eastAsia"/>
              </w:rPr>
              <w:t>25</w:t>
            </w:r>
            <w:r>
              <w:rPr>
                <w:rFonts w:ascii="宋体" w:hAnsi="宋体" w:cs="宋体" w:hint="eastAsia"/>
              </w:rPr>
              <w:fldChar w:fldCharType="end"/>
            </w:r>
          </w:hyperlink>
        </w:p>
        <w:p w14:paraId="69FE26EF" w14:textId="77777777" w:rsidR="007C3827" w:rsidRDefault="007C3827">
          <w:pPr>
            <w:pStyle w:val="TOC1"/>
            <w:tabs>
              <w:tab w:val="clear" w:pos="420"/>
              <w:tab w:val="clear" w:pos="9072"/>
              <w:tab w:val="right" w:leader="dot" w:pos="9070"/>
            </w:tabs>
            <w:rPr>
              <w:rFonts w:ascii="宋体" w:hAnsi="宋体" w:cs="宋体" w:hint="eastAsia"/>
            </w:rPr>
          </w:pPr>
          <w:hyperlink w:anchor="_Toc6015" w:history="1">
            <w:r>
              <w:rPr>
                <w:rFonts w:ascii="宋体" w:hAnsi="宋体" w:cs="宋体"/>
              </w:rPr>
              <w:t xml:space="preserve">4. </w:t>
            </w:r>
            <w:r>
              <w:rPr>
                <w:rFonts w:ascii="宋体" w:hAnsi="宋体" w:cs="宋体" w:hint="eastAsia"/>
              </w:rPr>
              <w:t>业务流程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_Toc6015 \h </w:instrText>
            </w:r>
            <w:r>
              <w:rPr>
                <w:rFonts w:ascii="宋体" w:hAnsi="宋体" w:cs="宋体" w:hint="eastAsia"/>
              </w:rPr>
            </w:r>
            <w:r>
              <w:rPr>
                <w:rFonts w:ascii="宋体" w:hAnsi="宋体" w:cs="宋体" w:hint="eastAsia"/>
              </w:rPr>
              <w:fldChar w:fldCharType="separate"/>
            </w:r>
            <w:r>
              <w:rPr>
                <w:rFonts w:ascii="宋体" w:hAnsi="宋体" w:cs="宋体" w:hint="eastAsia"/>
              </w:rPr>
              <w:t>26</w:t>
            </w:r>
            <w:r>
              <w:rPr>
                <w:rFonts w:ascii="宋体" w:hAnsi="宋体" w:cs="宋体" w:hint="eastAsia"/>
              </w:rPr>
              <w:fldChar w:fldCharType="end"/>
            </w:r>
          </w:hyperlink>
        </w:p>
        <w:p w14:paraId="56288E3E"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5131" w:history="1">
            <w:r>
              <w:rPr>
                <w:rFonts w:ascii="宋体" w:hAnsi="宋体" w:cs="宋体"/>
              </w:rPr>
              <w:t xml:space="preserve">4.1. </w:t>
            </w:r>
            <w:r>
              <w:rPr>
                <w:rFonts w:ascii="宋体" w:hAnsi="宋体" w:cs="宋体" w:hint="eastAsia"/>
              </w:rPr>
              <w:t>OTWB业务规划</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_Toc25131 \h </w:instrText>
            </w:r>
            <w:r>
              <w:rPr>
                <w:rFonts w:ascii="宋体" w:hAnsi="宋体" w:cs="宋体" w:hint="eastAsia"/>
              </w:rPr>
            </w:r>
            <w:r>
              <w:rPr>
                <w:rFonts w:ascii="宋体" w:hAnsi="宋体" w:cs="宋体" w:hint="eastAsia"/>
              </w:rPr>
              <w:fldChar w:fldCharType="separate"/>
            </w:r>
            <w:r>
              <w:rPr>
                <w:rFonts w:ascii="宋体" w:hAnsi="宋体" w:cs="宋体" w:hint="eastAsia"/>
              </w:rPr>
              <w:t>26</w:t>
            </w:r>
            <w:r>
              <w:rPr>
                <w:rFonts w:ascii="宋体" w:hAnsi="宋体" w:cs="宋体" w:hint="eastAsia"/>
              </w:rPr>
              <w:fldChar w:fldCharType="end"/>
            </w:r>
          </w:hyperlink>
        </w:p>
        <w:p w14:paraId="6CE5BE2E" w14:textId="77777777" w:rsidR="007C3827" w:rsidRDefault="007C3827">
          <w:pPr>
            <w:pStyle w:val="TOC3"/>
            <w:tabs>
              <w:tab w:val="right" w:leader="dot" w:pos="9070"/>
            </w:tabs>
            <w:rPr>
              <w:rFonts w:ascii="宋体" w:eastAsia="宋体" w:hAnsi="宋体" w:cs="宋体" w:hint="eastAsia"/>
            </w:rPr>
          </w:pPr>
          <w:hyperlink w:anchor="_Toc11756" w:history="1">
            <w:r>
              <w:rPr>
                <w:rFonts w:ascii="宋体" w:eastAsia="宋体" w:hAnsi="宋体" w:cs="宋体"/>
                <w:szCs w:val="28"/>
              </w:rPr>
              <w:t xml:space="preserve">4.1.1. </w:t>
            </w:r>
            <w:r>
              <w:rPr>
                <w:rFonts w:ascii="宋体" w:eastAsia="宋体" w:hAnsi="宋体" w:cs="宋体" w:hint="eastAsia"/>
              </w:rPr>
              <w:t>OTWB总体流程图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_Toc11756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4BDECDD" w14:textId="77777777" w:rsidR="007C3827" w:rsidRDefault="007C3827">
          <w:pPr>
            <w:pStyle w:val="TOC3"/>
            <w:tabs>
              <w:tab w:val="right" w:leader="dot" w:pos="9070"/>
            </w:tabs>
            <w:rPr>
              <w:rFonts w:ascii="宋体" w:eastAsia="宋体" w:hAnsi="宋体" w:cs="宋体" w:hint="eastAsia"/>
            </w:rPr>
          </w:pPr>
          <w:hyperlink w:anchor="_Toc29710" w:history="1">
            <w:r>
              <w:rPr>
                <w:rFonts w:ascii="宋体" w:eastAsia="宋体" w:hAnsi="宋体" w:cs="宋体"/>
                <w:szCs w:val="28"/>
              </w:rPr>
              <w:t xml:space="preserve">4.1.2. </w:t>
            </w:r>
            <w:r>
              <w:rPr>
                <w:rFonts w:ascii="宋体" w:eastAsia="宋体" w:hAnsi="宋体" w:cs="宋体" w:hint="eastAsia"/>
              </w:rPr>
              <w:t>流程说明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_Toc29710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27</w:t>
            </w:r>
            <w:r>
              <w:rPr>
                <w:rFonts w:ascii="宋体" w:eastAsia="宋体" w:hAnsi="宋体" w:cs="宋体" w:hint="eastAsia"/>
              </w:rPr>
              <w:fldChar w:fldCharType="end"/>
            </w:r>
          </w:hyperlink>
        </w:p>
        <w:p w14:paraId="4534A164" w14:textId="77777777" w:rsidR="007C3827" w:rsidRDefault="007C3827">
          <w:pPr>
            <w:pStyle w:val="TOC1"/>
            <w:tabs>
              <w:tab w:val="clear" w:pos="420"/>
              <w:tab w:val="clear" w:pos="9072"/>
              <w:tab w:val="right" w:leader="dot" w:pos="9070"/>
            </w:tabs>
            <w:rPr>
              <w:rFonts w:ascii="宋体" w:hAnsi="宋体" w:cs="宋体" w:hint="eastAsia"/>
            </w:rPr>
          </w:pPr>
          <w:hyperlink w:anchor="_Toc24423" w:history="1">
            <w:r>
              <w:rPr>
                <w:rFonts w:ascii="宋体" w:hAnsi="宋体" w:cs="宋体"/>
              </w:rPr>
              <w:t xml:space="preserve">5. </w:t>
            </w:r>
            <w:r>
              <w:rPr>
                <w:rFonts w:ascii="宋体" w:hAnsi="宋体" w:cs="宋体" w:hint="eastAsia"/>
              </w:rPr>
              <w:t>功能设计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_Toc24423 \h </w:instrText>
            </w:r>
            <w:r>
              <w:rPr>
                <w:rFonts w:ascii="宋体" w:hAnsi="宋体" w:cs="宋体" w:hint="eastAsia"/>
              </w:rPr>
            </w:r>
            <w:r>
              <w:rPr>
                <w:rFonts w:ascii="宋体" w:hAnsi="宋体" w:cs="宋体" w:hint="eastAsia"/>
              </w:rPr>
              <w:fldChar w:fldCharType="separate"/>
            </w:r>
            <w:r>
              <w:rPr>
                <w:rFonts w:ascii="宋体" w:hAnsi="宋体" w:cs="宋体" w:hint="eastAsia"/>
              </w:rPr>
              <w:t>28</w:t>
            </w:r>
            <w:r>
              <w:rPr>
                <w:rFonts w:ascii="宋体" w:hAnsi="宋体" w:cs="宋体" w:hint="eastAsia"/>
              </w:rPr>
              <w:fldChar w:fldCharType="end"/>
            </w:r>
          </w:hyperlink>
        </w:p>
        <w:p w14:paraId="0F2061A2"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30287" w:history="1">
            <w:r>
              <w:rPr>
                <w:rFonts w:ascii="宋体" w:hAnsi="宋体" w:cs="宋体"/>
              </w:rPr>
              <w:t xml:space="preserve">5.1. </w:t>
            </w:r>
            <w:r>
              <w:rPr>
                <w:rFonts w:ascii="宋体" w:hAnsi="宋体" w:cs="宋体" w:hint="eastAsia"/>
              </w:rPr>
              <w:t>技术架构图</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_Toc30287 \h </w:instrText>
            </w:r>
            <w:r>
              <w:rPr>
                <w:rFonts w:ascii="宋体" w:hAnsi="宋体" w:cs="宋体" w:hint="eastAsia"/>
              </w:rPr>
            </w:r>
            <w:r>
              <w:rPr>
                <w:rFonts w:ascii="宋体" w:hAnsi="宋体" w:cs="宋体" w:hint="eastAsia"/>
              </w:rPr>
              <w:fldChar w:fldCharType="separate"/>
            </w:r>
            <w:r>
              <w:rPr>
                <w:rFonts w:ascii="宋体" w:hAnsi="宋体" w:cs="宋体" w:hint="eastAsia"/>
              </w:rPr>
              <w:t>28</w:t>
            </w:r>
            <w:r>
              <w:rPr>
                <w:rFonts w:ascii="宋体" w:hAnsi="宋体" w:cs="宋体" w:hint="eastAsia"/>
              </w:rPr>
              <w:fldChar w:fldCharType="end"/>
            </w:r>
          </w:hyperlink>
        </w:p>
        <w:p w14:paraId="684E3155" w14:textId="77777777" w:rsidR="007C3827" w:rsidRDefault="007C3827">
          <w:pPr>
            <w:pStyle w:val="TOC3"/>
            <w:tabs>
              <w:tab w:val="right" w:leader="dot" w:pos="9070"/>
            </w:tabs>
            <w:rPr>
              <w:rFonts w:ascii="宋体" w:eastAsia="宋体" w:hAnsi="宋体" w:cs="宋体" w:hint="eastAsia"/>
            </w:rPr>
          </w:pPr>
          <w:hyperlink w:anchor="_Toc12331" w:history="1">
            <w:r>
              <w:rPr>
                <w:rFonts w:ascii="宋体" w:eastAsia="宋体" w:hAnsi="宋体" w:cs="宋体"/>
                <w:szCs w:val="28"/>
              </w:rPr>
              <w:t xml:space="preserve">5.1.1. </w:t>
            </w:r>
            <w:r>
              <w:rPr>
                <w:rFonts w:ascii="宋体" w:eastAsia="宋体" w:hAnsi="宋体" w:cs="宋体" w:hint="eastAsia"/>
              </w:rPr>
              <w:t>微服务架构图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_Toc12331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1AC76D89" w14:textId="77777777" w:rsidR="007C3827" w:rsidRDefault="007C3827">
          <w:pPr>
            <w:pStyle w:val="TOC3"/>
            <w:tabs>
              <w:tab w:val="right" w:leader="dot" w:pos="9070"/>
            </w:tabs>
            <w:rPr>
              <w:rFonts w:ascii="宋体" w:eastAsia="宋体" w:hAnsi="宋体" w:cs="宋体" w:hint="eastAsia"/>
            </w:rPr>
          </w:pPr>
          <w:hyperlink w:anchor="_Toc10888" w:history="1">
            <w:r>
              <w:rPr>
                <w:rFonts w:ascii="宋体" w:eastAsia="宋体" w:hAnsi="宋体" w:cs="宋体"/>
                <w:szCs w:val="28"/>
              </w:rPr>
              <w:t xml:space="preserve">5.1.2. </w:t>
            </w:r>
            <w:r>
              <w:rPr>
                <w:rFonts w:ascii="宋体" w:eastAsia="宋体" w:hAnsi="宋体" w:cs="宋体" w:hint="eastAsia"/>
              </w:rPr>
              <w:t>技术选型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_Toc10888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6FC1EA92" w14:textId="77777777" w:rsidR="007C3827" w:rsidRDefault="007C3827">
          <w:pPr>
            <w:pStyle w:val="TOC3"/>
            <w:tabs>
              <w:tab w:val="right" w:leader="dot" w:pos="9070"/>
            </w:tabs>
            <w:rPr>
              <w:rFonts w:ascii="宋体" w:eastAsia="宋体" w:hAnsi="宋体" w:cs="宋体" w:hint="eastAsia"/>
            </w:rPr>
          </w:pPr>
          <w:hyperlink w:anchor="_Toc6288" w:history="1">
            <w:r>
              <w:rPr>
                <w:rFonts w:ascii="宋体" w:eastAsia="宋体" w:hAnsi="宋体" w:cs="宋体"/>
                <w:szCs w:val="28"/>
              </w:rPr>
              <w:t xml:space="preserve">5.1.3. </w:t>
            </w:r>
            <w:r>
              <w:rPr>
                <w:rFonts w:ascii="宋体" w:eastAsia="宋体" w:hAnsi="宋体" w:cs="宋体" w:hint="eastAsia"/>
              </w:rPr>
              <w:t>框架介绍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_Toc6288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7D50E004" w14:textId="77777777" w:rsidR="007C3827" w:rsidRDefault="007C3827">
          <w:pPr>
            <w:pStyle w:val="TOC3"/>
            <w:tabs>
              <w:tab w:val="right" w:leader="dot" w:pos="9070"/>
            </w:tabs>
            <w:rPr>
              <w:rFonts w:ascii="宋体" w:eastAsia="宋体" w:hAnsi="宋体" w:cs="宋体" w:hint="eastAsia"/>
            </w:rPr>
          </w:pPr>
          <w:hyperlink w:anchor="_Toc30796" w:history="1">
            <w:r>
              <w:rPr>
                <w:rFonts w:ascii="宋体" w:eastAsia="宋体" w:hAnsi="宋体" w:cs="宋体"/>
                <w:szCs w:val="28"/>
              </w:rPr>
              <w:t xml:space="preserve">5.1.4. </w:t>
            </w:r>
            <w:r>
              <w:rPr>
                <w:rFonts w:ascii="宋体" w:eastAsia="宋体" w:hAnsi="宋体" w:cs="宋体" w:hint="eastAsia"/>
              </w:rPr>
              <w:t>浏览器支持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_Toc30796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35</w:t>
            </w:r>
            <w:r>
              <w:rPr>
                <w:rFonts w:ascii="宋体" w:eastAsia="宋体" w:hAnsi="宋体" w:cs="宋体" w:hint="eastAsia"/>
              </w:rPr>
              <w:fldChar w:fldCharType="end"/>
            </w:r>
          </w:hyperlink>
        </w:p>
        <w:p w14:paraId="22AEF8C2" w14:textId="77777777" w:rsidR="007C3827" w:rsidRDefault="007C3827">
          <w:pPr>
            <w:pStyle w:val="TOC3"/>
            <w:tabs>
              <w:tab w:val="right" w:leader="dot" w:pos="9070"/>
            </w:tabs>
            <w:rPr>
              <w:rFonts w:ascii="宋体" w:eastAsia="宋体" w:hAnsi="宋体" w:cs="宋体" w:hint="eastAsia"/>
            </w:rPr>
          </w:pPr>
          <w:hyperlink w:anchor="_Toc22541" w:history="1">
            <w:r>
              <w:rPr>
                <w:rFonts w:ascii="宋体" w:eastAsia="宋体" w:hAnsi="宋体" w:cs="宋体"/>
                <w:szCs w:val="28"/>
              </w:rPr>
              <w:t xml:space="preserve">5.1.5. </w:t>
            </w:r>
            <w:r>
              <w:rPr>
                <w:rFonts w:ascii="宋体" w:eastAsia="宋体" w:hAnsi="宋体" w:cs="宋体" w:hint="eastAsia"/>
              </w:rPr>
              <w:t>平台设计原则</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_Toc22541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35</w:t>
            </w:r>
            <w:r>
              <w:rPr>
                <w:rFonts w:ascii="宋体" w:eastAsia="宋体" w:hAnsi="宋体" w:cs="宋体" w:hint="eastAsia"/>
              </w:rPr>
              <w:fldChar w:fldCharType="end"/>
            </w:r>
          </w:hyperlink>
        </w:p>
        <w:p w14:paraId="2D89F555"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698" w:history="1">
            <w:r>
              <w:rPr>
                <w:rFonts w:ascii="宋体" w:hAnsi="宋体" w:cs="宋体"/>
              </w:rPr>
              <w:t xml:space="preserve">5.2. </w:t>
            </w:r>
            <w:r>
              <w:rPr>
                <w:rFonts w:ascii="宋体" w:hAnsi="宋体" w:cs="宋体" w:hint="eastAsia"/>
              </w:rPr>
              <w:t>功能蓝图</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_Toc1698 \h </w:instrText>
            </w:r>
            <w:r>
              <w:rPr>
                <w:rFonts w:ascii="宋体" w:hAnsi="宋体" w:cs="宋体" w:hint="eastAsia"/>
              </w:rPr>
            </w:r>
            <w:r>
              <w:rPr>
                <w:rFonts w:ascii="宋体" w:hAnsi="宋体" w:cs="宋体" w:hint="eastAsia"/>
              </w:rPr>
              <w:fldChar w:fldCharType="separate"/>
            </w:r>
            <w:r>
              <w:rPr>
                <w:rFonts w:ascii="宋体" w:hAnsi="宋体" w:cs="宋体" w:hint="eastAsia"/>
              </w:rPr>
              <w:t>36</w:t>
            </w:r>
            <w:r>
              <w:rPr>
                <w:rFonts w:ascii="宋体" w:hAnsi="宋体" w:cs="宋体" w:hint="eastAsia"/>
              </w:rPr>
              <w:fldChar w:fldCharType="end"/>
            </w:r>
          </w:hyperlink>
        </w:p>
        <w:p w14:paraId="209582F7"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9005" w:history="1">
            <w:r>
              <w:rPr>
                <w:rFonts w:ascii="宋体" w:hAnsi="宋体" w:cs="宋体"/>
              </w:rPr>
              <w:t xml:space="preserve">5.3. </w:t>
            </w:r>
            <w:r>
              <w:rPr>
                <w:rFonts w:ascii="宋体" w:hAnsi="宋体" w:cs="宋体" w:hint="eastAsia"/>
              </w:rPr>
              <w:t>CMP配置管理端功能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_Toc29005 \h </w:instrText>
            </w:r>
            <w:r>
              <w:rPr>
                <w:rFonts w:ascii="宋体" w:hAnsi="宋体" w:cs="宋体" w:hint="eastAsia"/>
              </w:rPr>
            </w:r>
            <w:r>
              <w:rPr>
                <w:rFonts w:ascii="宋体" w:hAnsi="宋体" w:cs="宋体" w:hint="eastAsia"/>
              </w:rPr>
              <w:fldChar w:fldCharType="separate"/>
            </w:r>
            <w:r>
              <w:rPr>
                <w:rFonts w:ascii="宋体" w:hAnsi="宋体" w:cs="宋体" w:hint="eastAsia"/>
              </w:rPr>
              <w:t>36</w:t>
            </w:r>
            <w:r>
              <w:rPr>
                <w:rFonts w:ascii="宋体" w:hAnsi="宋体" w:cs="宋体" w:hint="eastAsia"/>
              </w:rPr>
              <w:fldChar w:fldCharType="end"/>
            </w:r>
          </w:hyperlink>
        </w:p>
        <w:p w14:paraId="22CE0357" w14:textId="77777777" w:rsidR="007C3827" w:rsidRDefault="007C3827">
          <w:pPr>
            <w:pStyle w:val="TOC3"/>
            <w:tabs>
              <w:tab w:val="right" w:leader="dot" w:pos="9070"/>
            </w:tabs>
            <w:rPr>
              <w:rFonts w:ascii="宋体" w:eastAsia="宋体" w:hAnsi="宋体" w:cs="宋体" w:hint="eastAsia"/>
            </w:rPr>
          </w:pPr>
          <w:hyperlink w:anchor="_Toc28221" w:history="1">
            <w:r>
              <w:rPr>
                <w:rFonts w:ascii="宋体" w:eastAsia="宋体" w:hAnsi="宋体" w:cs="宋体"/>
                <w:szCs w:val="28"/>
              </w:rPr>
              <w:t xml:space="preserve">5.3.1. </w:t>
            </w:r>
            <w:r>
              <w:rPr>
                <w:rFonts w:ascii="宋体" w:eastAsia="宋体" w:hAnsi="宋体" w:cs="宋体" w:hint="eastAsia"/>
              </w:rPr>
              <w:t>系统管理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_Toc28221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36</w:t>
            </w:r>
            <w:r>
              <w:rPr>
                <w:rFonts w:ascii="宋体" w:eastAsia="宋体" w:hAnsi="宋体" w:cs="宋体" w:hint="eastAsia"/>
              </w:rPr>
              <w:fldChar w:fldCharType="end"/>
            </w:r>
          </w:hyperlink>
        </w:p>
        <w:p w14:paraId="5462F0A1" w14:textId="77777777" w:rsidR="007C3827" w:rsidRDefault="00000000">
          <w:pPr>
            <w:pStyle w:val="TOC2"/>
            <w:tabs>
              <w:tab w:val="clear" w:pos="1095"/>
              <w:tab w:val="clear" w:pos="9072"/>
              <w:tab w:val="right" w:leader="dot" w:pos="9070"/>
            </w:tabs>
            <w:ind w:leftChars="0" w:left="0"/>
            <w:rPr>
              <w:rFonts w:ascii="宋体" w:hAnsi="宋体" w:cs="宋体" w:hint="eastAsia"/>
            </w:rPr>
          </w:pPr>
          <w:r>
            <w:rPr>
              <w:rFonts w:ascii="宋体" w:hAnsi="宋体" w:cs="宋体" w:hint="eastAsia"/>
            </w:rPr>
            <w:lastRenderedPageBreak/>
            <w:t>5.4.</w:t>
          </w:r>
          <w:hyperlink w:anchor="_Toc8201" w:history="1">
            <w:r w:rsidR="007C3827">
              <w:rPr>
                <w:rFonts w:ascii="宋体" w:hAnsi="宋体" w:cs="宋体" w:hint="eastAsia"/>
              </w:rPr>
              <w:t>MDM基础数据管理端功能</w:t>
            </w:r>
            <w:r w:rsidR="007C3827">
              <w:rPr>
                <w:rFonts w:ascii="宋体" w:hAnsi="宋体" w:cs="宋体" w:hint="eastAsia"/>
              </w:rPr>
              <w:tab/>
            </w:r>
            <w:r w:rsidR="007C3827">
              <w:rPr>
                <w:rFonts w:ascii="宋体" w:hAnsi="宋体" w:cs="宋体" w:hint="eastAsia"/>
              </w:rPr>
              <w:fldChar w:fldCharType="begin"/>
            </w:r>
            <w:r w:rsidR="007C3827">
              <w:rPr>
                <w:rFonts w:ascii="宋体" w:hAnsi="宋体" w:cs="宋体" w:hint="eastAsia"/>
              </w:rPr>
              <w:instrText xml:space="preserve"> PAGEREF _Toc8201 \h </w:instrText>
            </w:r>
            <w:r w:rsidR="007C3827">
              <w:rPr>
                <w:rFonts w:ascii="宋体" w:hAnsi="宋体" w:cs="宋体" w:hint="eastAsia"/>
              </w:rPr>
            </w:r>
            <w:r w:rsidR="007C3827">
              <w:rPr>
                <w:rFonts w:ascii="宋体" w:hAnsi="宋体" w:cs="宋体" w:hint="eastAsia"/>
              </w:rPr>
              <w:fldChar w:fldCharType="separate"/>
            </w:r>
            <w:r w:rsidR="007C3827">
              <w:rPr>
                <w:rFonts w:ascii="宋体" w:hAnsi="宋体" w:cs="宋体" w:hint="eastAsia"/>
              </w:rPr>
              <w:t>45</w:t>
            </w:r>
            <w:r w:rsidR="007C3827">
              <w:rPr>
                <w:rFonts w:ascii="宋体" w:hAnsi="宋体" w:cs="宋体" w:hint="eastAsia"/>
              </w:rPr>
              <w:fldChar w:fldCharType="end"/>
            </w:r>
          </w:hyperlink>
        </w:p>
        <w:p w14:paraId="72B62A06" w14:textId="77777777" w:rsidR="007C3827" w:rsidRDefault="007C3827">
          <w:pPr>
            <w:pStyle w:val="TOC3"/>
            <w:tabs>
              <w:tab w:val="right" w:leader="dot" w:pos="9070"/>
            </w:tabs>
            <w:rPr>
              <w:rFonts w:ascii="宋体" w:eastAsia="宋体" w:hAnsi="宋体" w:cs="宋体" w:hint="eastAsia"/>
            </w:rPr>
          </w:pPr>
          <w:hyperlink w:anchor="_Toc24190" w:history="1">
            <w:r>
              <w:rPr>
                <w:rFonts w:ascii="宋体" w:eastAsia="宋体" w:hAnsi="宋体" w:cs="宋体"/>
                <w:szCs w:val="28"/>
              </w:rPr>
              <w:t xml:space="preserve">5.4.1. </w:t>
            </w:r>
            <w:r>
              <w:rPr>
                <w:rFonts w:ascii="宋体" w:eastAsia="宋体" w:hAnsi="宋体" w:cs="宋体" w:hint="eastAsia"/>
              </w:rPr>
              <w:t>基础数据管理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_Toc24190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45</w:t>
            </w:r>
            <w:r>
              <w:rPr>
                <w:rFonts w:ascii="宋体" w:eastAsia="宋体" w:hAnsi="宋体" w:cs="宋体" w:hint="eastAsia"/>
              </w:rPr>
              <w:fldChar w:fldCharType="end"/>
            </w:r>
          </w:hyperlink>
        </w:p>
        <w:p w14:paraId="51772AB4"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4460" w:history="1">
            <w:r>
              <w:rPr>
                <w:rFonts w:ascii="宋体" w:hAnsi="宋体" w:cs="宋体"/>
              </w:rPr>
              <w:t xml:space="preserve">5.5. </w:t>
            </w:r>
            <w:r>
              <w:rPr>
                <w:rFonts w:ascii="宋体" w:hAnsi="宋体" w:cs="宋体" w:hint="eastAsia"/>
              </w:rPr>
              <w:t>OMS订单管理端功能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_Toc24460 \h </w:instrText>
            </w:r>
            <w:r>
              <w:rPr>
                <w:rFonts w:ascii="宋体" w:hAnsi="宋体" w:cs="宋体" w:hint="eastAsia"/>
              </w:rPr>
            </w:r>
            <w:r>
              <w:rPr>
                <w:rFonts w:ascii="宋体" w:hAnsi="宋体" w:cs="宋体" w:hint="eastAsia"/>
              </w:rPr>
              <w:fldChar w:fldCharType="separate"/>
            </w:r>
            <w:r>
              <w:rPr>
                <w:rFonts w:ascii="宋体" w:hAnsi="宋体" w:cs="宋体" w:hint="eastAsia"/>
              </w:rPr>
              <w:t>59</w:t>
            </w:r>
            <w:r>
              <w:rPr>
                <w:rFonts w:ascii="宋体" w:hAnsi="宋体" w:cs="宋体" w:hint="eastAsia"/>
              </w:rPr>
              <w:fldChar w:fldCharType="end"/>
            </w:r>
          </w:hyperlink>
        </w:p>
        <w:p w14:paraId="63AE256A" w14:textId="77777777" w:rsidR="007C3827" w:rsidRDefault="007C3827">
          <w:pPr>
            <w:pStyle w:val="TOC3"/>
            <w:tabs>
              <w:tab w:val="right" w:leader="dot" w:pos="9070"/>
            </w:tabs>
            <w:rPr>
              <w:rFonts w:ascii="宋体" w:eastAsia="宋体" w:hAnsi="宋体" w:cs="宋体" w:hint="eastAsia"/>
            </w:rPr>
          </w:pPr>
          <w:hyperlink w:anchor="_Toc32692" w:history="1">
            <w:r>
              <w:rPr>
                <w:rFonts w:ascii="宋体" w:eastAsia="宋体" w:hAnsi="宋体" w:cs="宋体"/>
                <w:szCs w:val="28"/>
              </w:rPr>
              <w:t xml:space="preserve">5.5.1. </w:t>
            </w:r>
            <w:r>
              <w:rPr>
                <w:rFonts w:ascii="宋体" w:eastAsia="宋体" w:hAnsi="宋体" w:cs="宋体" w:hint="eastAsia"/>
              </w:rPr>
              <w:t>订单管理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_Toc32692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59</w:t>
            </w:r>
            <w:r>
              <w:rPr>
                <w:rFonts w:ascii="宋体" w:eastAsia="宋体" w:hAnsi="宋体" w:cs="宋体" w:hint="eastAsia"/>
              </w:rPr>
              <w:fldChar w:fldCharType="end"/>
            </w:r>
          </w:hyperlink>
        </w:p>
        <w:p w14:paraId="2ADE2E2C"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4052" w:history="1">
            <w:r>
              <w:rPr>
                <w:rFonts w:ascii="宋体" w:hAnsi="宋体" w:cs="宋体"/>
              </w:rPr>
              <w:t xml:space="preserve">5.6. </w:t>
            </w:r>
            <w:r>
              <w:rPr>
                <w:rFonts w:ascii="宋体" w:hAnsi="宋体" w:cs="宋体" w:hint="eastAsia"/>
              </w:rPr>
              <w:t>TMS运输管理端功能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_Toc24052 \h </w:instrText>
            </w:r>
            <w:r>
              <w:rPr>
                <w:rFonts w:ascii="宋体" w:hAnsi="宋体" w:cs="宋体" w:hint="eastAsia"/>
              </w:rPr>
            </w:r>
            <w:r>
              <w:rPr>
                <w:rFonts w:ascii="宋体" w:hAnsi="宋体" w:cs="宋体" w:hint="eastAsia"/>
              </w:rPr>
              <w:fldChar w:fldCharType="separate"/>
            </w:r>
            <w:r>
              <w:rPr>
                <w:rFonts w:ascii="宋体" w:hAnsi="宋体" w:cs="宋体" w:hint="eastAsia"/>
              </w:rPr>
              <w:t>68</w:t>
            </w:r>
            <w:r>
              <w:rPr>
                <w:rFonts w:ascii="宋体" w:hAnsi="宋体" w:cs="宋体" w:hint="eastAsia"/>
              </w:rPr>
              <w:fldChar w:fldCharType="end"/>
            </w:r>
          </w:hyperlink>
        </w:p>
        <w:p w14:paraId="289E1F95" w14:textId="77777777" w:rsidR="007C3827" w:rsidRDefault="007C3827">
          <w:pPr>
            <w:pStyle w:val="TOC3"/>
            <w:tabs>
              <w:tab w:val="right" w:leader="dot" w:pos="9070"/>
            </w:tabs>
            <w:rPr>
              <w:rFonts w:ascii="宋体" w:eastAsia="宋体" w:hAnsi="宋体" w:cs="宋体" w:hint="eastAsia"/>
            </w:rPr>
          </w:pPr>
          <w:hyperlink w:anchor="_Toc19708" w:history="1">
            <w:r>
              <w:rPr>
                <w:rFonts w:ascii="宋体" w:eastAsia="宋体" w:hAnsi="宋体" w:cs="宋体"/>
                <w:szCs w:val="28"/>
              </w:rPr>
              <w:t xml:space="preserve">5.6.1. </w:t>
            </w:r>
            <w:r>
              <w:rPr>
                <w:rFonts w:ascii="宋体" w:eastAsia="宋体" w:hAnsi="宋体" w:cs="宋体" w:hint="eastAsia"/>
              </w:rPr>
              <w:t>运单管理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_Toc19708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68</w:t>
            </w:r>
            <w:r>
              <w:rPr>
                <w:rFonts w:ascii="宋体" w:eastAsia="宋体" w:hAnsi="宋体" w:cs="宋体" w:hint="eastAsia"/>
              </w:rPr>
              <w:fldChar w:fldCharType="end"/>
            </w:r>
          </w:hyperlink>
        </w:p>
        <w:p w14:paraId="552E698D" w14:textId="77777777" w:rsidR="007C3827" w:rsidRDefault="007C3827">
          <w:pPr>
            <w:pStyle w:val="TOC3"/>
            <w:tabs>
              <w:tab w:val="right" w:leader="dot" w:pos="9070"/>
            </w:tabs>
            <w:rPr>
              <w:rFonts w:ascii="宋体" w:eastAsia="宋体" w:hAnsi="宋体" w:cs="宋体" w:hint="eastAsia"/>
            </w:rPr>
          </w:pPr>
          <w:hyperlink w:anchor="_Toc20674" w:history="1">
            <w:r>
              <w:rPr>
                <w:rFonts w:ascii="宋体" w:eastAsia="宋体" w:hAnsi="宋体" w:cs="宋体"/>
                <w:szCs w:val="28"/>
              </w:rPr>
              <w:t xml:space="preserve">5.6.2. </w:t>
            </w:r>
            <w:r>
              <w:rPr>
                <w:rFonts w:ascii="宋体" w:eastAsia="宋体" w:hAnsi="宋体" w:cs="宋体" w:hint="eastAsia"/>
              </w:rPr>
              <w:t>智能配载工具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_Toc20674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74</w:t>
            </w:r>
            <w:r>
              <w:rPr>
                <w:rFonts w:ascii="宋体" w:eastAsia="宋体" w:hAnsi="宋体" w:cs="宋体" w:hint="eastAsia"/>
              </w:rPr>
              <w:fldChar w:fldCharType="end"/>
            </w:r>
          </w:hyperlink>
        </w:p>
        <w:p w14:paraId="70941891" w14:textId="77777777" w:rsidR="007C3827" w:rsidRDefault="007C3827">
          <w:pPr>
            <w:pStyle w:val="TOC3"/>
            <w:tabs>
              <w:tab w:val="right" w:leader="dot" w:pos="9070"/>
            </w:tabs>
            <w:rPr>
              <w:rFonts w:ascii="宋体" w:eastAsia="宋体" w:hAnsi="宋体" w:cs="宋体" w:hint="eastAsia"/>
            </w:rPr>
          </w:pPr>
          <w:hyperlink w:anchor="_Toc18499" w:history="1">
            <w:r>
              <w:rPr>
                <w:rFonts w:ascii="宋体" w:eastAsia="宋体" w:hAnsi="宋体" w:cs="宋体"/>
                <w:szCs w:val="28"/>
              </w:rPr>
              <w:t xml:space="preserve">5.6.3. </w:t>
            </w:r>
            <w:r>
              <w:rPr>
                <w:rFonts w:ascii="宋体" w:eastAsia="宋体" w:hAnsi="宋体" w:cs="宋体" w:hint="eastAsia"/>
              </w:rPr>
              <w:t>临时议价管理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_Toc18499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75</w:t>
            </w:r>
            <w:r>
              <w:rPr>
                <w:rFonts w:ascii="宋体" w:eastAsia="宋体" w:hAnsi="宋体" w:cs="宋体" w:hint="eastAsia"/>
              </w:rPr>
              <w:fldChar w:fldCharType="end"/>
            </w:r>
          </w:hyperlink>
        </w:p>
        <w:p w14:paraId="7C7F646A" w14:textId="77777777" w:rsidR="007C3827" w:rsidRDefault="007C3827">
          <w:pPr>
            <w:pStyle w:val="TOC3"/>
            <w:tabs>
              <w:tab w:val="right" w:leader="dot" w:pos="9070"/>
            </w:tabs>
            <w:rPr>
              <w:rFonts w:ascii="宋体" w:eastAsia="宋体" w:hAnsi="宋体" w:cs="宋体" w:hint="eastAsia"/>
            </w:rPr>
          </w:pPr>
          <w:hyperlink w:anchor="_Toc14580" w:history="1">
            <w:r>
              <w:rPr>
                <w:rFonts w:ascii="宋体" w:eastAsia="宋体" w:hAnsi="宋体" w:cs="宋体"/>
                <w:szCs w:val="28"/>
              </w:rPr>
              <w:t xml:space="preserve">5.6.4. </w:t>
            </w:r>
            <w:r>
              <w:rPr>
                <w:rFonts w:ascii="宋体" w:eastAsia="宋体" w:hAnsi="宋体" w:cs="宋体" w:hint="eastAsia"/>
              </w:rPr>
              <w:t>任务单管理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_Toc14580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76</w:t>
            </w:r>
            <w:r>
              <w:rPr>
                <w:rFonts w:ascii="宋体" w:eastAsia="宋体" w:hAnsi="宋体" w:cs="宋体" w:hint="eastAsia"/>
              </w:rPr>
              <w:fldChar w:fldCharType="end"/>
            </w:r>
          </w:hyperlink>
        </w:p>
        <w:p w14:paraId="3E3C2C85" w14:textId="77777777" w:rsidR="007C3827" w:rsidRDefault="007C3827">
          <w:pPr>
            <w:pStyle w:val="TOC3"/>
            <w:tabs>
              <w:tab w:val="right" w:leader="dot" w:pos="9070"/>
            </w:tabs>
            <w:rPr>
              <w:rFonts w:ascii="宋体" w:eastAsia="宋体" w:hAnsi="宋体" w:cs="宋体" w:hint="eastAsia"/>
            </w:rPr>
          </w:pPr>
          <w:hyperlink w:anchor="_Toc567" w:history="1">
            <w:r>
              <w:rPr>
                <w:rFonts w:ascii="宋体" w:eastAsia="宋体" w:hAnsi="宋体" w:cs="宋体"/>
                <w:szCs w:val="28"/>
              </w:rPr>
              <w:t xml:space="preserve">5.6.5. </w:t>
            </w:r>
            <w:r>
              <w:rPr>
                <w:rFonts w:ascii="宋体" w:eastAsia="宋体" w:hAnsi="宋体" w:cs="宋体" w:hint="eastAsia"/>
              </w:rPr>
              <w:t>车辆监控</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78</w:t>
            </w:r>
            <w:r>
              <w:rPr>
                <w:rFonts w:ascii="宋体" w:eastAsia="宋体" w:hAnsi="宋体" w:cs="宋体" w:hint="eastAsia"/>
              </w:rPr>
              <w:fldChar w:fldCharType="end"/>
            </w:r>
          </w:hyperlink>
        </w:p>
        <w:p w14:paraId="2584C774" w14:textId="77777777" w:rsidR="007C3827" w:rsidRDefault="007C3827">
          <w:pPr>
            <w:pStyle w:val="TOC3"/>
            <w:tabs>
              <w:tab w:val="right" w:leader="dot" w:pos="9070"/>
            </w:tabs>
            <w:rPr>
              <w:rFonts w:ascii="宋体" w:eastAsia="宋体" w:hAnsi="宋体" w:cs="宋体" w:hint="eastAsia"/>
            </w:rPr>
          </w:pPr>
          <w:hyperlink w:anchor="_Toc12701" w:history="1">
            <w:r>
              <w:rPr>
                <w:rFonts w:ascii="宋体" w:eastAsia="宋体" w:hAnsi="宋体" w:cs="宋体"/>
                <w:szCs w:val="28"/>
              </w:rPr>
              <w:t xml:space="preserve">5.6.6. </w:t>
            </w:r>
            <w:r>
              <w:rPr>
                <w:rFonts w:ascii="宋体" w:eastAsia="宋体" w:hAnsi="宋体" w:cs="宋体" w:hint="eastAsia"/>
              </w:rPr>
              <w:t>异常管理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_Toc12701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79</w:t>
            </w:r>
            <w:r>
              <w:rPr>
                <w:rFonts w:ascii="宋体" w:eastAsia="宋体" w:hAnsi="宋体" w:cs="宋体" w:hint="eastAsia"/>
              </w:rPr>
              <w:fldChar w:fldCharType="end"/>
            </w:r>
          </w:hyperlink>
        </w:p>
        <w:p w14:paraId="71E47E83" w14:textId="77777777" w:rsidR="007C3827" w:rsidRDefault="007C3827">
          <w:pPr>
            <w:pStyle w:val="TOC3"/>
            <w:tabs>
              <w:tab w:val="right" w:leader="dot" w:pos="9070"/>
            </w:tabs>
            <w:rPr>
              <w:rFonts w:ascii="宋体" w:eastAsia="宋体" w:hAnsi="宋体" w:cs="宋体" w:hint="eastAsia"/>
            </w:rPr>
          </w:pPr>
          <w:hyperlink w:anchor="_Toc10827" w:history="1">
            <w:r>
              <w:rPr>
                <w:rFonts w:ascii="宋体" w:eastAsia="宋体" w:hAnsi="宋体" w:cs="宋体"/>
                <w:szCs w:val="28"/>
              </w:rPr>
              <w:t xml:space="preserve">5.6.7. </w:t>
            </w:r>
            <w:r>
              <w:rPr>
                <w:rFonts w:ascii="宋体" w:eastAsia="宋体" w:hAnsi="宋体" w:cs="宋体" w:hint="eastAsia"/>
              </w:rPr>
              <w:t>运输时效预警</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_Toc10827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80</w:t>
            </w:r>
            <w:r>
              <w:rPr>
                <w:rFonts w:ascii="宋体" w:eastAsia="宋体" w:hAnsi="宋体" w:cs="宋体" w:hint="eastAsia"/>
              </w:rPr>
              <w:fldChar w:fldCharType="end"/>
            </w:r>
          </w:hyperlink>
        </w:p>
        <w:p w14:paraId="65D64B78" w14:textId="77777777" w:rsidR="007C3827" w:rsidRDefault="007C3827">
          <w:pPr>
            <w:pStyle w:val="TOC3"/>
            <w:tabs>
              <w:tab w:val="right" w:leader="dot" w:pos="9070"/>
            </w:tabs>
            <w:rPr>
              <w:rFonts w:ascii="宋体" w:eastAsia="宋体" w:hAnsi="宋体" w:cs="宋体" w:hint="eastAsia"/>
            </w:rPr>
          </w:pPr>
          <w:hyperlink w:anchor="_Toc29259" w:history="1">
            <w:r>
              <w:rPr>
                <w:rFonts w:ascii="宋体" w:eastAsia="宋体" w:hAnsi="宋体" w:cs="宋体" w:hint="eastAsia"/>
              </w:rPr>
              <w:t>回单管理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_Toc29259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81</w:t>
            </w:r>
            <w:r>
              <w:rPr>
                <w:rFonts w:ascii="宋体" w:eastAsia="宋体" w:hAnsi="宋体" w:cs="宋体" w:hint="eastAsia"/>
              </w:rPr>
              <w:fldChar w:fldCharType="end"/>
            </w:r>
          </w:hyperlink>
        </w:p>
        <w:p w14:paraId="691A1960" w14:textId="77777777" w:rsidR="007C3827" w:rsidRDefault="007C3827">
          <w:pPr>
            <w:pStyle w:val="TOC3"/>
            <w:tabs>
              <w:tab w:val="right" w:leader="dot" w:pos="9070"/>
            </w:tabs>
            <w:rPr>
              <w:rFonts w:ascii="宋体" w:eastAsia="宋体" w:hAnsi="宋体" w:cs="宋体" w:hint="eastAsia"/>
            </w:rPr>
          </w:pPr>
          <w:hyperlink w:anchor="_Toc28701" w:history="1">
            <w:r>
              <w:rPr>
                <w:rFonts w:ascii="宋体" w:eastAsia="宋体" w:hAnsi="宋体" w:cs="宋体"/>
                <w:szCs w:val="28"/>
              </w:rPr>
              <w:t xml:space="preserve">5.6.8. </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_Toc28701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81</w:t>
            </w:r>
            <w:r>
              <w:rPr>
                <w:rFonts w:ascii="宋体" w:eastAsia="宋体" w:hAnsi="宋体" w:cs="宋体" w:hint="eastAsia"/>
              </w:rPr>
              <w:fldChar w:fldCharType="end"/>
            </w:r>
          </w:hyperlink>
        </w:p>
        <w:p w14:paraId="294C6F76"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9028" w:history="1">
            <w:r>
              <w:rPr>
                <w:rFonts w:ascii="宋体" w:hAnsi="宋体" w:cs="宋体"/>
              </w:rPr>
              <w:t xml:space="preserve">5.7. </w:t>
            </w:r>
            <w:r>
              <w:rPr>
                <w:rFonts w:ascii="宋体" w:hAnsi="宋体" w:cs="宋体" w:hint="eastAsia"/>
              </w:rPr>
              <w:t>WMS仓储管理端功能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_Toc29028 \h </w:instrText>
            </w:r>
            <w:r>
              <w:rPr>
                <w:rFonts w:ascii="宋体" w:hAnsi="宋体" w:cs="宋体" w:hint="eastAsia"/>
              </w:rPr>
            </w:r>
            <w:r>
              <w:rPr>
                <w:rFonts w:ascii="宋体" w:hAnsi="宋体" w:cs="宋体" w:hint="eastAsia"/>
              </w:rPr>
              <w:fldChar w:fldCharType="separate"/>
            </w:r>
            <w:r>
              <w:rPr>
                <w:rFonts w:ascii="宋体" w:hAnsi="宋体" w:cs="宋体" w:hint="eastAsia"/>
              </w:rPr>
              <w:t>81</w:t>
            </w:r>
            <w:r>
              <w:rPr>
                <w:rFonts w:ascii="宋体" w:hAnsi="宋体" w:cs="宋体" w:hint="eastAsia"/>
              </w:rPr>
              <w:fldChar w:fldCharType="end"/>
            </w:r>
          </w:hyperlink>
        </w:p>
        <w:p w14:paraId="745CD7CF" w14:textId="77777777" w:rsidR="007C3827" w:rsidRDefault="007C3827">
          <w:pPr>
            <w:pStyle w:val="TOC3"/>
            <w:tabs>
              <w:tab w:val="right" w:leader="dot" w:pos="9070"/>
            </w:tabs>
            <w:rPr>
              <w:rFonts w:ascii="宋体" w:eastAsia="宋体" w:hAnsi="宋体" w:cs="宋体" w:hint="eastAsia"/>
            </w:rPr>
          </w:pPr>
          <w:hyperlink w:anchor="_Toc18636" w:history="1">
            <w:r>
              <w:rPr>
                <w:rFonts w:ascii="宋体" w:eastAsia="宋体" w:hAnsi="宋体" w:cs="宋体"/>
                <w:szCs w:val="28"/>
              </w:rPr>
              <w:t xml:space="preserve">5.7.1. </w:t>
            </w:r>
            <w:r>
              <w:rPr>
                <w:rFonts w:ascii="宋体" w:eastAsia="宋体" w:hAnsi="宋体" w:cs="宋体" w:hint="eastAsia"/>
              </w:rPr>
              <w:t>园区车控</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_Toc18636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82</w:t>
            </w:r>
            <w:r>
              <w:rPr>
                <w:rFonts w:ascii="宋体" w:eastAsia="宋体" w:hAnsi="宋体" w:cs="宋体" w:hint="eastAsia"/>
              </w:rPr>
              <w:fldChar w:fldCharType="end"/>
            </w:r>
          </w:hyperlink>
        </w:p>
        <w:p w14:paraId="28D00727" w14:textId="77777777" w:rsidR="007C3827" w:rsidRDefault="007C3827">
          <w:pPr>
            <w:pStyle w:val="TOC3"/>
            <w:tabs>
              <w:tab w:val="right" w:leader="dot" w:pos="9070"/>
            </w:tabs>
            <w:rPr>
              <w:rFonts w:ascii="宋体" w:eastAsia="宋体" w:hAnsi="宋体" w:cs="宋体" w:hint="eastAsia"/>
            </w:rPr>
          </w:pPr>
          <w:hyperlink w:anchor="_Toc3727" w:history="1">
            <w:r>
              <w:rPr>
                <w:rFonts w:ascii="宋体" w:eastAsia="宋体" w:hAnsi="宋体" w:cs="宋体"/>
                <w:szCs w:val="28"/>
              </w:rPr>
              <w:t xml:space="preserve">5.7.2. </w:t>
            </w:r>
            <w:r>
              <w:rPr>
                <w:rFonts w:ascii="宋体" w:eastAsia="宋体" w:hAnsi="宋体" w:cs="宋体" w:hint="eastAsia"/>
              </w:rPr>
              <w:t>库存查询</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_Toc3727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82</w:t>
            </w:r>
            <w:r>
              <w:rPr>
                <w:rFonts w:ascii="宋体" w:eastAsia="宋体" w:hAnsi="宋体" w:cs="宋体" w:hint="eastAsia"/>
              </w:rPr>
              <w:fldChar w:fldCharType="end"/>
            </w:r>
          </w:hyperlink>
        </w:p>
        <w:p w14:paraId="4FAF2CD2"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62" w:history="1">
            <w:r>
              <w:rPr>
                <w:rFonts w:ascii="宋体" w:hAnsi="宋体" w:cs="宋体"/>
              </w:rPr>
              <w:t xml:space="preserve">5.8. </w:t>
            </w:r>
            <w:r>
              <w:rPr>
                <w:rFonts w:ascii="宋体" w:hAnsi="宋体" w:cs="宋体" w:hint="eastAsia"/>
              </w:rPr>
              <w:t>BMS账单管理端功能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_Toc62 \h </w:instrText>
            </w:r>
            <w:r>
              <w:rPr>
                <w:rFonts w:ascii="宋体" w:hAnsi="宋体" w:cs="宋体" w:hint="eastAsia"/>
              </w:rPr>
            </w:r>
            <w:r>
              <w:rPr>
                <w:rFonts w:ascii="宋体" w:hAnsi="宋体" w:cs="宋体" w:hint="eastAsia"/>
              </w:rPr>
              <w:fldChar w:fldCharType="separate"/>
            </w:r>
            <w:r>
              <w:rPr>
                <w:rFonts w:ascii="宋体" w:hAnsi="宋体" w:cs="宋体" w:hint="eastAsia"/>
              </w:rPr>
              <w:t>83</w:t>
            </w:r>
            <w:r>
              <w:rPr>
                <w:rFonts w:ascii="宋体" w:hAnsi="宋体" w:cs="宋体" w:hint="eastAsia"/>
              </w:rPr>
              <w:fldChar w:fldCharType="end"/>
            </w:r>
          </w:hyperlink>
        </w:p>
        <w:p w14:paraId="0E576356" w14:textId="77777777" w:rsidR="007C3827" w:rsidRDefault="007C3827">
          <w:pPr>
            <w:pStyle w:val="TOC3"/>
            <w:tabs>
              <w:tab w:val="right" w:leader="dot" w:pos="9070"/>
            </w:tabs>
            <w:rPr>
              <w:rFonts w:ascii="宋体" w:eastAsia="宋体" w:hAnsi="宋体" w:cs="宋体" w:hint="eastAsia"/>
            </w:rPr>
          </w:pPr>
          <w:hyperlink w:anchor="_Toc11639" w:history="1">
            <w:r>
              <w:rPr>
                <w:rFonts w:ascii="宋体" w:eastAsia="宋体" w:hAnsi="宋体" w:cs="宋体"/>
                <w:szCs w:val="28"/>
              </w:rPr>
              <w:t xml:space="preserve">5.8.1. </w:t>
            </w:r>
            <w:r>
              <w:rPr>
                <w:rFonts w:ascii="宋体" w:eastAsia="宋体" w:hAnsi="宋体" w:cs="宋体" w:hint="eastAsia"/>
                <w:szCs w:val="28"/>
              </w:rPr>
              <w:t>费用调整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_Toc11639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83</w:t>
            </w:r>
            <w:r>
              <w:rPr>
                <w:rFonts w:ascii="宋体" w:eastAsia="宋体" w:hAnsi="宋体" w:cs="宋体" w:hint="eastAsia"/>
              </w:rPr>
              <w:fldChar w:fldCharType="end"/>
            </w:r>
          </w:hyperlink>
        </w:p>
        <w:p w14:paraId="498A9510" w14:textId="77777777" w:rsidR="007C3827" w:rsidRDefault="007C3827">
          <w:pPr>
            <w:pStyle w:val="TOC3"/>
            <w:tabs>
              <w:tab w:val="right" w:leader="dot" w:pos="9070"/>
            </w:tabs>
            <w:rPr>
              <w:rFonts w:ascii="宋体" w:eastAsia="宋体" w:hAnsi="宋体" w:cs="宋体" w:hint="eastAsia"/>
            </w:rPr>
          </w:pPr>
          <w:hyperlink w:anchor="_Toc32110" w:history="1">
            <w:r>
              <w:rPr>
                <w:rFonts w:ascii="宋体" w:eastAsia="宋体" w:hAnsi="宋体" w:cs="宋体"/>
                <w:szCs w:val="28"/>
              </w:rPr>
              <w:t xml:space="preserve">5.8.2. </w:t>
            </w:r>
            <w:r>
              <w:rPr>
                <w:rFonts w:ascii="宋体" w:eastAsia="宋体" w:hAnsi="宋体" w:cs="宋体" w:hint="eastAsia"/>
                <w:szCs w:val="28"/>
              </w:rPr>
              <w:t>费用调整审核</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_Toc32110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83</w:t>
            </w:r>
            <w:r>
              <w:rPr>
                <w:rFonts w:ascii="宋体" w:eastAsia="宋体" w:hAnsi="宋体" w:cs="宋体" w:hint="eastAsia"/>
              </w:rPr>
              <w:fldChar w:fldCharType="end"/>
            </w:r>
          </w:hyperlink>
        </w:p>
        <w:p w14:paraId="648550D7" w14:textId="77777777" w:rsidR="007C3827" w:rsidRDefault="007C3827">
          <w:pPr>
            <w:pStyle w:val="TOC3"/>
            <w:tabs>
              <w:tab w:val="right" w:leader="dot" w:pos="9070"/>
            </w:tabs>
            <w:rPr>
              <w:rFonts w:ascii="宋体" w:eastAsia="宋体" w:hAnsi="宋体" w:cs="宋体" w:hint="eastAsia"/>
            </w:rPr>
          </w:pPr>
          <w:hyperlink w:anchor="_Toc11818" w:history="1">
            <w:r>
              <w:rPr>
                <w:rFonts w:ascii="宋体" w:eastAsia="宋体" w:hAnsi="宋体" w:cs="宋体"/>
                <w:szCs w:val="28"/>
              </w:rPr>
              <w:t xml:space="preserve">5.8.3. </w:t>
            </w:r>
            <w:r>
              <w:rPr>
                <w:rFonts w:ascii="宋体" w:eastAsia="宋体" w:hAnsi="宋体" w:cs="宋体" w:hint="eastAsia"/>
              </w:rPr>
              <w:t>对账单管理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_Toc11818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84</w:t>
            </w:r>
            <w:r>
              <w:rPr>
                <w:rFonts w:ascii="宋体" w:eastAsia="宋体" w:hAnsi="宋体" w:cs="宋体" w:hint="eastAsia"/>
              </w:rPr>
              <w:fldChar w:fldCharType="end"/>
            </w:r>
          </w:hyperlink>
        </w:p>
        <w:p w14:paraId="697B33A0" w14:textId="77777777" w:rsidR="007C3827" w:rsidRDefault="007C3827">
          <w:pPr>
            <w:pStyle w:val="TOC3"/>
            <w:tabs>
              <w:tab w:val="right" w:leader="dot" w:pos="9070"/>
            </w:tabs>
            <w:rPr>
              <w:rFonts w:ascii="宋体" w:eastAsia="宋体" w:hAnsi="宋体" w:cs="宋体" w:hint="eastAsia"/>
            </w:rPr>
          </w:pPr>
          <w:hyperlink w:anchor="_Toc12810" w:history="1">
            <w:r>
              <w:rPr>
                <w:rFonts w:ascii="宋体" w:eastAsia="宋体" w:hAnsi="宋体" w:cs="宋体"/>
                <w:szCs w:val="28"/>
              </w:rPr>
              <w:t xml:space="preserve">5.8.4. </w:t>
            </w:r>
            <w:r>
              <w:rPr>
                <w:rFonts w:ascii="宋体" w:eastAsia="宋体" w:hAnsi="宋体" w:cs="宋体" w:hint="eastAsia"/>
              </w:rPr>
              <w:t>外仓费用管理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_Toc12810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86</w:t>
            </w:r>
            <w:r>
              <w:rPr>
                <w:rFonts w:ascii="宋体" w:eastAsia="宋体" w:hAnsi="宋体" w:cs="宋体" w:hint="eastAsia"/>
              </w:rPr>
              <w:fldChar w:fldCharType="end"/>
            </w:r>
          </w:hyperlink>
        </w:p>
        <w:p w14:paraId="36787411" w14:textId="77777777" w:rsidR="007C3827" w:rsidRDefault="007C3827">
          <w:pPr>
            <w:pStyle w:val="TOC3"/>
            <w:tabs>
              <w:tab w:val="right" w:leader="dot" w:pos="9070"/>
            </w:tabs>
            <w:rPr>
              <w:rFonts w:ascii="宋体" w:eastAsia="宋体" w:hAnsi="宋体" w:cs="宋体" w:hint="eastAsia"/>
            </w:rPr>
          </w:pPr>
          <w:hyperlink w:anchor="_Toc672" w:history="1">
            <w:r>
              <w:rPr>
                <w:rFonts w:ascii="宋体" w:eastAsia="宋体" w:hAnsi="宋体" w:cs="宋体"/>
                <w:szCs w:val="28"/>
              </w:rPr>
              <w:t xml:space="preserve">5.8.5. </w:t>
            </w:r>
            <w:r>
              <w:rPr>
                <w:rFonts w:ascii="宋体" w:eastAsia="宋体" w:hAnsi="宋体" w:cs="宋体" w:hint="eastAsia"/>
              </w:rPr>
              <w:t>降本/超额运费统计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_Toc672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86</w:t>
            </w:r>
            <w:r>
              <w:rPr>
                <w:rFonts w:ascii="宋体" w:eastAsia="宋体" w:hAnsi="宋体" w:cs="宋体" w:hint="eastAsia"/>
              </w:rPr>
              <w:fldChar w:fldCharType="end"/>
            </w:r>
          </w:hyperlink>
        </w:p>
        <w:p w14:paraId="46097C14"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6923" w:history="1">
            <w:r>
              <w:rPr>
                <w:rFonts w:ascii="宋体" w:hAnsi="宋体" w:cs="宋体"/>
              </w:rPr>
              <w:t xml:space="preserve">5.9. </w:t>
            </w:r>
            <w:r>
              <w:rPr>
                <w:rFonts w:ascii="宋体" w:hAnsi="宋体" w:cs="宋体" w:hint="eastAsia"/>
              </w:rPr>
              <w:t>RMS报表管理端功能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_Toc26923 \h </w:instrText>
            </w:r>
            <w:r>
              <w:rPr>
                <w:rFonts w:ascii="宋体" w:hAnsi="宋体" w:cs="宋体" w:hint="eastAsia"/>
              </w:rPr>
            </w:r>
            <w:r>
              <w:rPr>
                <w:rFonts w:ascii="宋体" w:hAnsi="宋体" w:cs="宋体" w:hint="eastAsia"/>
              </w:rPr>
              <w:fldChar w:fldCharType="separate"/>
            </w:r>
            <w:r>
              <w:rPr>
                <w:rFonts w:ascii="宋体" w:hAnsi="宋体" w:cs="宋体" w:hint="eastAsia"/>
              </w:rPr>
              <w:t>86</w:t>
            </w:r>
            <w:r>
              <w:rPr>
                <w:rFonts w:ascii="宋体" w:hAnsi="宋体" w:cs="宋体" w:hint="eastAsia"/>
              </w:rPr>
              <w:fldChar w:fldCharType="end"/>
            </w:r>
          </w:hyperlink>
        </w:p>
        <w:p w14:paraId="74E9E52D" w14:textId="77777777" w:rsidR="007C3827" w:rsidRDefault="007C3827">
          <w:pPr>
            <w:pStyle w:val="TOC3"/>
            <w:tabs>
              <w:tab w:val="right" w:leader="dot" w:pos="9070"/>
            </w:tabs>
            <w:rPr>
              <w:rFonts w:ascii="宋体" w:eastAsia="宋体" w:hAnsi="宋体" w:cs="宋体" w:hint="eastAsia"/>
            </w:rPr>
          </w:pPr>
          <w:hyperlink w:anchor="_Toc9683" w:history="1">
            <w:r>
              <w:rPr>
                <w:rFonts w:ascii="宋体" w:eastAsia="宋体" w:hAnsi="宋体" w:cs="宋体"/>
                <w:szCs w:val="28"/>
              </w:rPr>
              <w:t xml:space="preserve">5.9.1. </w:t>
            </w:r>
            <w:r>
              <w:rPr>
                <w:rFonts w:ascii="宋体" w:eastAsia="宋体" w:hAnsi="宋体" w:cs="宋体" w:hint="eastAsia"/>
              </w:rPr>
              <w:t>订单时效统计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_Toc9683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86</w:t>
            </w:r>
            <w:r>
              <w:rPr>
                <w:rFonts w:ascii="宋体" w:eastAsia="宋体" w:hAnsi="宋体" w:cs="宋体" w:hint="eastAsia"/>
              </w:rPr>
              <w:fldChar w:fldCharType="end"/>
            </w:r>
          </w:hyperlink>
        </w:p>
        <w:p w14:paraId="4C09EE5A" w14:textId="77777777" w:rsidR="007C3827" w:rsidRDefault="007C3827">
          <w:pPr>
            <w:pStyle w:val="TOC3"/>
            <w:tabs>
              <w:tab w:val="right" w:leader="dot" w:pos="9070"/>
            </w:tabs>
            <w:rPr>
              <w:rFonts w:ascii="宋体" w:eastAsia="宋体" w:hAnsi="宋体" w:cs="宋体" w:hint="eastAsia"/>
            </w:rPr>
          </w:pPr>
          <w:hyperlink w:anchor="_Toc29548" w:history="1">
            <w:r>
              <w:rPr>
                <w:rFonts w:ascii="宋体" w:eastAsia="宋体" w:hAnsi="宋体" w:cs="宋体"/>
                <w:szCs w:val="28"/>
              </w:rPr>
              <w:t xml:space="preserve">5.9.2. </w:t>
            </w:r>
            <w:r>
              <w:rPr>
                <w:rFonts w:ascii="宋体" w:eastAsia="宋体" w:hAnsi="宋体" w:cs="宋体" w:hint="eastAsia"/>
              </w:rPr>
              <w:t>提货及时率统计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_Toc29548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87</w:t>
            </w:r>
            <w:r>
              <w:rPr>
                <w:rFonts w:ascii="宋体" w:eastAsia="宋体" w:hAnsi="宋体" w:cs="宋体" w:hint="eastAsia"/>
              </w:rPr>
              <w:fldChar w:fldCharType="end"/>
            </w:r>
          </w:hyperlink>
        </w:p>
        <w:p w14:paraId="3409C80A" w14:textId="77777777" w:rsidR="007C3827" w:rsidRDefault="007C3827">
          <w:pPr>
            <w:pStyle w:val="TOC3"/>
            <w:tabs>
              <w:tab w:val="right" w:leader="dot" w:pos="9070"/>
            </w:tabs>
            <w:rPr>
              <w:rFonts w:ascii="宋体" w:eastAsia="宋体" w:hAnsi="宋体" w:cs="宋体" w:hint="eastAsia"/>
            </w:rPr>
          </w:pPr>
          <w:hyperlink w:anchor="_Toc9472" w:history="1">
            <w:r>
              <w:rPr>
                <w:rFonts w:ascii="宋体" w:eastAsia="宋体" w:hAnsi="宋体" w:cs="宋体"/>
                <w:szCs w:val="28"/>
              </w:rPr>
              <w:t xml:space="preserve">5.9.3. </w:t>
            </w:r>
            <w:r>
              <w:rPr>
                <w:rFonts w:ascii="宋体" w:eastAsia="宋体" w:hAnsi="宋体" w:cs="宋体" w:hint="eastAsia"/>
              </w:rPr>
              <w:t>到货及时率统计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_Toc9472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87</w:t>
            </w:r>
            <w:r>
              <w:rPr>
                <w:rFonts w:ascii="宋体" w:eastAsia="宋体" w:hAnsi="宋体" w:cs="宋体" w:hint="eastAsia"/>
              </w:rPr>
              <w:fldChar w:fldCharType="end"/>
            </w:r>
          </w:hyperlink>
        </w:p>
        <w:p w14:paraId="764BFD33" w14:textId="77777777" w:rsidR="007C3827" w:rsidRDefault="007C3827">
          <w:pPr>
            <w:pStyle w:val="TOC3"/>
            <w:tabs>
              <w:tab w:val="right" w:leader="dot" w:pos="9070"/>
            </w:tabs>
            <w:rPr>
              <w:rFonts w:ascii="宋体" w:eastAsia="宋体" w:hAnsi="宋体" w:cs="宋体" w:hint="eastAsia"/>
            </w:rPr>
          </w:pPr>
          <w:hyperlink w:anchor="_Toc26146" w:history="1">
            <w:r>
              <w:rPr>
                <w:rFonts w:ascii="宋体" w:eastAsia="宋体" w:hAnsi="宋体" w:cs="宋体"/>
                <w:szCs w:val="28"/>
              </w:rPr>
              <w:t xml:space="preserve">5.9.4. </w:t>
            </w:r>
            <w:r>
              <w:rPr>
                <w:rFonts w:ascii="宋体" w:eastAsia="宋体" w:hAnsi="宋体" w:cs="宋体" w:hint="eastAsia"/>
              </w:rPr>
              <w:t>货物签收质量统计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_Toc26146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87</w:t>
            </w:r>
            <w:r>
              <w:rPr>
                <w:rFonts w:ascii="宋体" w:eastAsia="宋体" w:hAnsi="宋体" w:cs="宋体" w:hint="eastAsia"/>
              </w:rPr>
              <w:fldChar w:fldCharType="end"/>
            </w:r>
          </w:hyperlink>
        </w:p>
        <w:p w14:paraId="5C3D7800" w14:textId="77777777" w:rsidR="007C3827" w:rsidRDefault="007C3827">
          <w:pPr>
            <w:pStyle w:val="TOC3"/>
            <w:tabs>
              <w:tab w:val="right" w:leader="dot" w:pos="9070"/>
            </w:tabs>
            <w:rPr>
              <w:rFonts w:ascii="宋体" w:eastAsia="宋体" w:hAnsi="宋体" w:cs="宋体" w:hint="eastAsia"/>
            </w:rPr>
          </w:pPr>
          <w:hyperlink w:anchor="_Toc8536" w:history="1">
            <w:r>
              <w:rPr>
                <w:rFonts w:ascii="宋体" w:eastAsia="宋体" w:hAnsi="宋体" w:cs="宋体"/>
                <w:szCs w:val="28"/>
              </w:rPr>
              <w:t xml:space="preserve">5.9.5. </w:t>
            </w:r>
            <w:r>
              <w:rPr>
                <w:rFonts w:ascii="宋体" w:eastAsia="宋体" w:hAnsi="宋体" w:cs="宋体" w:hint="eastAsia"/>
              </w:rPr>
              <w:t>出货量统计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_Toc8536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87</w:t>
            </w:r>
            <w:r>
              <w:rPr>
                <w:rFonts w:ascii="宋体" w:eastAsia="宋体" w:hAnsi="宋体" w:cs="宋体" w:hint="eastAsia"/>
              </w:rPr>
              <w:fldChar w:fldCharType="end"/>
            </w:r>
          </w:hyperlink>
        </w:p>
        <w:p w14:paraId="3D31762F" w14:textId="77777777" w:rsidR="007C3827" w:rsidRDefault="007C3827">
          <w:pPr>
            <w:pStyle w:val="TOC3"/>
            <w:tabs>
              <w:tab w:val="right" w:leader="dot" w:pos="9070"/>
            </w:tabs>
            <w:rPr>
              <w:rFonts w:ascii="宋体" w:eastAsia="宋体" w:hAnsi="宋体" w:cs="宋体" w:hint="eastAsia"/>
            </w:rPr>
          </w:pPr>
          <w:hyperlink w:anchor="_Toc3479" w:history="1">
            <w:r>
              <w:rPr>
                <w:rFonts w:ascii="宋体" w:eastAsia="宋体" w:hAnsi="宋体" w:cs="宋体"/>
                <w:szCs w:val="28"/>
              </w:rPr>
              <w:t xml:space="preserve">5.9.6. </w:t>
            </w:r>
            <w:r>
              <w:rPr>
                <w:rFonts w:ascii="宋体" w:eastAsia="宋体" w:hAnsi="宋体" w:cs="宋体" w:hint="eastAsia"/>
              </w:rPr>
              <w:t>承运商运费统计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_Toc3479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88</w:t>
            </w:r>
            <w:r>
              <w:rPr>
                <w:rFonts w:ascii="宋体" w:eastAsia="宋体" w:hAnsi="宋体" w:cs="宋体" w:hint="eastAsia"/>
              </w:rPr>
              <w:fldChar w:fldCharType="end"/>
            </w:r>
          </w:hyperlink>
        </w:p>
        <w:p w14:paraId="2D8FCF47" w14:textId="77777777" w:rsidR="007C3827" w:rsidRDefault="007C3827">
          <w:pPr>
            <w:pStyle w:val="TOC3"/>
            <w:tabs>
              <w:tab w:val="right" w:leader="dot" w:pos="9070"/>
            </w:tabs>
            <w:rPr>
              <w:rFonts w:ascii="宋体" w:eastAsia="宋体" w:hAnsi="宋体" w:cs="宋体" w:hint="eastAsia"/>
            </w:rPr>
          </w:pPr>
          <w:hyperlink w:anchor="_Toc25129" w:history="1">
            <w:r>
              <w:rPr>
                <w:rFonts w:ascii="宋体" w:eastAsia="宋体" w:hAnsi="宋体" w:cs="宋体"/>
                <w:szCs w:val="28"/>
              </w:rPr>
              <w:t xml:space="preserve">5.9.7. </w:t>
            </w:r>
            <w:r>
              <w:rPr>
                <w:rFonts w:ascii="宋体" w:eastAsia="宋体" w:hAnsi="宋体" w:cs="宋体" w:hint="eastAsia"/>
              </w:rPr>
              <w:t>客户运费成本统计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_Toc25129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88</w:t>
            </w:r>
            <w:r>
              <w:rPr>
                <w:rFonts w:ascii="宋体" w:eastAsia="宋体" w:hAnsi="宋体" w:cs="宋体" w:hint="eastAsia"/>
              </w:rPr>
              <w:fldChar w:fldCharType="end"/>
            </w:r>
          </w:hyperlink>
        </w:p>
        <w:p w14:paraId="010FA758" w14:textId="77777777" w:rsidR="007C3827" w:rsidRDefault="007C3827">
          <w:pPr>
            <w:pStyle w:val="TOC3"/>
            <w:tabs>
              <w:tab w:val="right" w:leader="dot" w:pos="9070"/>
            </w:tabs>
            <w:rPr>
              <w:rFonts w:ascii="宋体" w:eastAsia="宋体" w:hAnsi="宋体" w:cs="宋体" w:hint="eastAsia"/>
            </w:rPr>
          </w:pPr>
          <w:hyperlink w:anchor="_Toc32689" w:history="1">
            <w:r>
              <w:rPr>
                <w:rFonts w:ascii="宋体" w:eastAsia="宋体" w:hAnsi="宋体" w:cs="宋体"/>
                <w:szCs w:val="28"/>
              </w:rPr>
              <w:t xml:space="preserve">5.9.8. </w:t>
            </w:r>
            <w:r>
              <w:rPr>
                <w:rFonts w:ascii="宋体" w:eastAsia="宋体" w:hAnsi="宋体" w:cs="宋体" w:hint="eastAsia"/>
              </w:rPr>
              <w:t>货物在途库存统计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_Toc32689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88</w:t>
            </w:r>
            <w:r>
              <w:rPr>
                <w:rFonts w:ascii="宋体" w:eastAsia="宋体" w:hAnsi="宋体" w:cs="宋体" w:hint="eastAsia"/>
              </w:rPr>
              <w:fldChar w:fldCharType="end"/>
            </w:r>
          </w:hyperlink>
        </w:p>
        <w:p w14:paraId="5093988F" w14:textId="77777777" w:rsidR="007C3827" w:rsidRDefault="007C3827">
          <w:pPr>
            <w:pStyle w:val="TOC3"/>
            <w:tabs>
              <w:tab w:val="right" w:leader="dot" w:pos="9070"/>
            </w:tabs>
            <w:rPr>
              <w:rFonts w:ascii="宋体" w:eastAsia="宋体" w:hAnsi="宋体" w:cs="宋体" w:hint="eastAsia"/>
            </w:rPr>
          </w:pPr>
          <w:hyperlink w:anchor="_Toc24522" w:history="1">
            <w:r>
              <w:rPr>
                <w:rFonts w:ascii="宋体" w:eastAsia="宋体" w:hAnsi="宋体" w:cs="宋体"/>
                <w:szCs w:val="28"/>
              </w:rPr>
              <w:t xml:space="preserve">5.9.9. </w:t>
            </w:r>
            <w:r>
              <w:rPr>
                <w:rFonts w:ascii="宋体" w:eastAsia="宋体" w:hAnsi="宋体" w:cs="宋体" w:hint="eastAsia"/>
              </w:rPr>
              <w:t>签收统计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_Toc24522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88</w:t>
            </w:r>
            <w:r>
              <w:rPr>
                <w:rFonts w:ascii="宋体" w:eastAsia="宋体" w:hAnsi="宋体" w:cs="宋体" w:hint="eastAsia"/>
              </w:rPr>
              <w:fldChar w:fldCharType="end"/>
            </w:r>
          </w:hyperlink>
        </w:p>
        <w:p w14:paraId="49508BA1" w14:textId="77777777" w:rsidR="007C3827" w:rsidRDefault="007C3827">
          <w:pPr>
            <w:pStyle w:val="TOC3"/>
            <w:tabs>
              <w:tab w:val="right" w:leader="dot" w:pos="9070"/>
            </w:tabs>
            <w:rPr>
              <w:rFonts w:ascii="宋体" w:eastAsia="宋体" w:hAnsi="宋体" w:cs="宋体" w:hint="eastAsia"/>
            </w:rPr>
          </w:pPr>
          <w:hyperlink w:anchor="_Toc13853" w:history="1">
            <w:r>
              <w:rPr>
                <w:rFonts w:ascii="宋体" w:eastAsia="宋体" w:hAnsi="宋体" w:cs="宋体"/>
                <w:szCs w:val="28"/>
              </w:rPr>
              <w:t xml:space="preserve">5.9.10. </w:t>
            </w:r>
            <w:r>
              <w:rPr>
                <w:rFonts w:ascii="宋体" w:eastAsia="宋体" w:hAnsi="宋体" w:cs="宋体" w:hint="eastAsia"/>
              </w:rPr>
              <w:t>运输线路成本分析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_Toc13853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88</w:t>
            </w:r>
            <w:r>
              <w:rPr>
                <w:rFonts w:ascii="宋体" w:eastAsia="宋体" w:hAnsi="宋体" w:cs="宋体" w:hint="eastAsia"/>
              </w:rPr>
              <w:fldChar w:fldCharType="end"/>
            </w:r>
          </w:hyperlink>
        </w:p>
        <w:p w14:paraId="32097116" w14:textId="77777777" w:rsidR="007C3827" w:rsidRDefault="007C3827">
          <w:pPr>
            <w:pStyle w:val="TOC3"/>
            <w:tabs>
              <w:tab w:val="right" w:leader="dot" w:pos="9070"/>
            </w:tabs>
            <w:rPr>
              <w:rFonts w:ascii="宋体" w:eastAsia="宋体" w:hAnsi="宋体" w:cs="宋体" w:hint="eastAsia"/>
            </w:rPr>
          </w:pPr>
          <w:hyperlink w:anchor="_Toc11576" w:history="1">
            <w:r>
              <w:rPr>
                <w:rFonts w:ascii="宋体" w:eastAsia="宋体" w:hAnsi="宋体" w:cs="宋体"/>
                <w:szCs w:val="28"/>
              </w:rPr>
              <w:t xml:space="preserve">5.9.11. </w:t>
            </w:r>
            <w:r>
              <w:rPr>
                <w:rFonts w:ascii="宋体" w:eastAsia="宋体" w:hAnsi="宋体" w:cs="宋体" w:hint="eastAsia"/>
              </w:rPr>
              <w:t>降本/超额统计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_Toc11576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89</w:t>
            </w:r>
            <w:r>
              <w:rPr>
                <w:rFonts w:ascii="宋体" w:eastAsia="宋体" w:hAnsi="宋体" w:cs="宋体" w:hint="eastAsia"/>
              </w:rPr>
              <w:fldChar w:fldCharType="end"/>
            </w:r>
          </w:hyperlink>
        </w:p>
        <w:p w14:paraId="2F442B6A" w14:textId="77777777" w:rsidR="007C3827" w:rsidRDefault="007C3827">
          <w:pPr>
            <w:pStyle w:val="TOC3"/>
            <w:tabs>
              <w:tab w:val="right" w:leader="dot" w:pos="9070"/>
            </w:tabs>
            <w:rPr>
              <w:rFonts w:ascii="宋体" w:eastAsia="宋体" w:hAnsi="宋体" w:cs="宋体" w:hint="eastAsia"/>
            </w:rPr>
          </w:pPr>
          <w:hyperlink w:anchor="_Toc32732" w:history="1">
            <w:r>
              <w:rPr>
                <w:rFonts w:ascii="宋体" w:eastAsia="宋体" w:hAnsi="宋体" w:cs="宋体"/>
                <w:szCs w:val="28"/>
              </w:rPr>
              <w:t xml:space="preserve">5.9.12. </w:t>
            </w:r>
            <w:r>
              <w:rPr>
                <w:rFonts w:ascii="宋体" w:eastAsia="宋体" w:hAnsi="宋体" w:cs="宋体" w:hint="eastAsia"/>
              </w:rPr>
              <w:t>物流数字仪表</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_Toc32732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89</w:t>
            </w:r>
            <w:r>
              <w:rPr>
                <w:rFonts w:ascii="宋体" w:eastAsia="宋体" w:hAnsi="宋体" w:cs="宋体" w:hint="eastAsia"/>
              </w:rPr>
              <w:fldChar w:fldCharType="end"/>
            </w:r>
          </w:hyperlink>
        </w:p>
        <w:p w14:paraId="654253DA"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1650" w:history="1">
            <w:r>
              <w:rPr>
                <w:rFonts w:ascii="宋体" w:hAnsi="宋体" w:cs="宋体"/>
              </w:rPr>
              <w:t xml:space="preserve">5.10. </w:t>
            </w:r>
            <w:r>
              <w:rPr>
                <w:rFonts w:ascii="宋体" w:hAnsi="宋体" w:cs="宋体" w:hint="eastAsia"/>
              </w:rPr>
              <w:t>承运商电脑（PC）端功能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_Toc11650 \h </w:instrText>
            </w:r>
            <w:r>
              <w:rPr>
                <w:rFonts w:ascii="宋体" w:hAnsi="宋体" w:cs="宋体" w:hint="eastAsia"/>
              </w:rPr>
            </w:r>
            <w:r>
              <w:rPr>
                <w:rFonts w:ascii="宋体" w:hAnsi="宋体" w:cs="宋体" w:hint="eastAsia"/>
              </w:rPr>
              <w:fldChar w:fldCharType="separate"/>
            </w:r>
            <w:r>
              <w:rPr>
                <w:rFonts w:ascii="宋体" w:hAnsi="宋体" w:cs="宋体" w:hint="eastAsia"/>
              </w:rPr>
              <w:t>89</w:t>
            </w:r>
            <w:r>
              <w:rPr>
                <w:rFonts w:ascii="宋体" w:hAnsi="宋体" w:cs="宋体" w:hint="eastAsia"/>
              </w:rPr>
              <w:fldChar w:fldCharType="end"/>
            </w:r>
          </w:hyperlink>
        </w:p>
        <w:p w14:paraId="3C97C3F0" w14:textId="77777777" w:rsidR="007C3827" w:rsidRDefault="007C3827">
          <w:pPr>
            <w:pStyle w:val="TOC3"/>
            <w:tabs>
              <w:tab w:val="right" w:leader="dot" w:pos="9070"/>
            </w:tabs>
            <w:rPr>
              <w:rFonts w:ascii="宋体" w:eastAsia="宋体" w:hAnsi="宋体" w:cs="宋体" w:hint="eastAsia"/>
            </w:rPr>
          </w:pPr>
          <w:hyperlink w:anchor="_Toc2954" w:history="1">
            <w:r>
              <w:rPr>
                <w:rFonts w:ascii="宋体" w:eastAsia="宋体" w:hAnsi="宋体" w:cs="宋体"/>
                <w:szCs w:val="28"/>
              </w:rPr>
              <w:t xml:space="preserve">5.10.1. </w:t>
            </w:r>
            <w:r>
              <w:rPr>
                <w:rFonts w:ascii="宋体" w:eastAsia="宋体" w:hAnsi="宋体" w:cs="宋体" w:hint="eastAsia"/>
              </w:rPr>
              <w:t>系统管理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_Toc2954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89</w:t>
            </w:r>
            <w:r>
              <w:rPr>
                <w:rFonts w:ascii="宋体" w:eastAsia="宋体" w:hAnsi="宋体" w:cs="宋体" w:hint="eastAsia"/>
              </w:rPr>
              <w:fldChar w:fldCharType="end"/>
            </w:r>
          </w:hyperlink>
        </w:p>
        <w:p w14:paraId="25449DB0" w14:textId="77777777" w:rsidR="007C3827" w:rsidRDefault="00000000">
          <w:pPr>
            <w:pStyle w:val="TOC3"/>
            <w:tabs>
              <w:tab w:val="right" w:leader="dot" w:pos="9070"/>
            </w:tabs>
            <w:ind w:leftChars="0" w:left="0"/>
            <w:rPr>
              <w:rFonts w:ascii="宋体" w:eastAsia="宋体" w:hAnsi="宋体" w:cs="宋体" w:hint="eastAsia"/>
            </w:rPr>
          </w:pPr>
          <w:r>
            <w:rPr>
              <w:rFonts w:ascii="宋体" w:eastAsia="宋体" w:hAnsi="宋体" w:cs="宋体"/>
              <w:szCs w:val="28"/>
            </w:rPr>
            <w:t>5.10.2.</w:t>
          </w:r>
          <w:hyperlink w:anchor="_Toc30072" w:history="1">
            <w:r w:rsidR="007C3827">
              <w:rPr>
                <w:rFonts w:ascii="宋体" w:eastAsia="宋体" w:hAnsi="宋体" w:cs="宋体" w:hint="eastAsia"/>
              </w:rPr>
              <w:t>运输管理</w:t>
            </w:r>
            <w:r w:rsidR="007C3827">
              <w:rPr>
                <w:rFonts w:ascii="宋体" w:eastAsia="宋体" w:hAnsi="宋体" w:cs="宋体" w:hint="eastAsia"/>
              </w:rPr>
              <w:tab/>
            </w:r>
            <w:r w:rsidR="007C3827">
              <w:rPr>
                <w:rFonts w:ascii="宋体" w:eastAsia="宋体" w:hAnsi="宋体" w:cs="宋体" w:hint="eastAsia"/>
              </w:rPr>
              <w:fldChar w:fldCharType="begin"/>
            </w:r>
            <w:r w:rsidR="007C3827">
              <w:rPr>
                <w:rFonts w:ascii="宋体" w:eastAsia="宋体" w:hAnsi="宋体" w:cs="宋体" w:hint="eastAsia"/>
              </w:rPr>
              <w:instrText xml:space="preserve"> PAGEREF _Toc30072 \h </w:instrText>
            </w:r>
            <w:r w:rsidR="007C3827">
              <w:rPr>
                <w:rFonts w:ascii="宋体" w:eastAsia="宋体" w:hAnsi="宋体" w:cs="宋体" w:hint="eastAsia"/>
              </w:rPr>
            </w:r>
            <w:r w:rsidR="007C3827">
              <w:rPr>
                <w:rFonts w:ascii="宋体" w:eastAsia="宋体" w:hAnsi="宋体" w:cs="宋体" w:hint="eastAsia"/>
              </w:rPr>
              <w:fldChar w:fldCharType="separate"/>
            </w:r>
            <w:r w:rsidR="007C3827">
              <w:rPr>
                <w:rFonts w:ascii="宋体" w:eastAsia="宋体" w:hAnsi="宋体" w:cs="宋体" w:hint="eastAsia"/>
              </w:rPr>
              <w:t>95</w:t>
            </w:r>
            <w:r w:rsidR="007C3827">
              <w:rPr>
                <w:rFonts w:ascii="宋体" w:eastAsia="宋体" w:hAnsi="宋体" w:cs="宋体" w:hint="eastAsia"/>
              </w:rPr>
              <w:fldChar w:fldCharType="end"/>
            </w:r>
          </w:hyperlink>
        </w:p>
        <w:p w14:paraId="54623810" w14:textId="77777777" w:rsidR="007C3827" w:rsidRDefault="007C3827">
          <w:pPr>
            <w:pStyle w:val="TOC1"/>
            <w:tabs>
              <w:tab w:val="clear" w:pos="420"/>
              <w:tab w:val="clear" w:pos="9072"/>
              <w:tab w:val="right" w:leader="dot" w:pos="9070"/>
            </w:tabs>
            <w:rPr>
              <w:rFonts w:ascii="宋体" w:hAnsi="宋体" w:cs="宋体" w:hint="eastAsia"/>
            </w:rPr>
          </w:pPr>
          <w:hyperlink w:anchor="_Toc17344" w:history="1">
            <w:r>
              <w:rPr>
                <w:rFonts w:ascii="宋体" w:hAnsi="宋体" w:cs="宋体"/>
              </w:rPr>
              <w:t xml:space="preserve">6. </w:t>
            </w:r>
            <w:r>
              <w:rPr>
                <w:rFonts w:ascii="宋体" w:hAnsi="宋体" w:cs="宋体" w:hint="eastAsia"/>
              </w:rPr>
              <w:t>小程序端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_Toc17344 \h </w:instrText>
            </w:r>
            <w:r>
              <w:rPr>
                <w:rFonts w:ascii="宋体" w:hAnsi="宋体" w:cs="宋体" w:hint="eastAsia"/>
              </w:rPr>
            </w:r>
            <w:r>
              <w:rPr>
                <w:rFonts w:ascii="宋体" w:hAnsi="宋体" w:cs="宋体" w:hint="eastAsia"/>
              </w:rPr>
              <w:fldChar w:fldCharType="separate"/>
            </w:r>
            <w:r>
              <w:rPr>
                <w:rFonts w:ascii="宋体" w:hAnsi="宋体" w:cs="宋体" w:hint="eastAsia"/>
              </w:rPr>
              <w:t>100</w:t>
            </w:r>
            <w:r>
              <w:rPr>
                <w:rFonts w:ascii="宋体" w:hAnsi="宋体" w:cs="宋体" w:hint="eastAsia"/>
              </w:rPr>
              <w:fldChar w:fldCharType="end"/>
            </w:r>
          </w:hyperlink>
        </w:p>
        <w:p w14:paraId="570D9075"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2767" w:history="1">
            <w:r>
              <w:rPr>
                <w:rFonts w:ascii="宋体" w:hAnsi="宋体" w:cs="宋体"/>
              </w:rPr>
              <w:t xml:space="preserve">6.1. </w:t>
            </w:r>
            <w:r>
              <w:rPr>
                <w:rFonts w:ascii="宋体" w:hAnsi="宋体" w:cs="宋体" w:hint="eastAsia"/>
              </w:rPr>
              <w:t>司机微信小程序端功能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_Toc2767 \h </w:instrText>
            </w:r>
            <w:r>
              <w:rPr>
                <w:rFonts w:ascii="宋体" w:hAnsi="宋体" w:cs="宋体" w:hint="eastAsia"/>
              </w:rPr>
            </w:r>
            <w:r>
              <w:rPr>
                <w:rFonts w:ascii="宋体" w:hAnsi="宋体" w:cs="宋体" w:hint="eastAsia"/>
              </w:rPr>
              <w:fldChar w:fldCharType="separate"/>
            </w:r>
            <w:r>
              <w:rPr>
                <w:rFonts w:ascii="宋体" w:hAnsi="宋体" w:cs="宋体" w:hint="eastAsia"/>
              </w:rPr>
              <w:t>100</w:t>
            </w:r>
            <w:r>
              <w:rPr>
                <w:rFonts w:ascii="宋体" w:hAnsi="宋体" w:cs="宋体" w:hint="eastAsia"/>
              </w:rPr>
              <w:fldChar w:fldCharType="end"/>
            </w:r>
          </w:hyperlink>
        </w:p>
        <w:p w14:paraId="3E6BBFC1" w14:textId="77777777" w:rsidR="007C3827" w:rsidRDefault="007C3827">
          <w:pPr>
            <w:pStyle w:val="TOC3"/>
            <w:tabs>
              <w:tab w:val="right" w:leader="dot" w:pos="9070"/>
            </w:tabs>
            <w:rPr>
              <w:rFonts w:ascii="宋体" w:eastAsia="宋体" w:hAnsi="宋体" w:cs="宋体" w:hint="eastAsia"/>
            </w:rPr>
          </w:pPr>
          <w:hyperlink w:anchor="_Toc32749" w:history="1">
            <w:r>
              <w:rPr>
                <w:rFonts w:ascii="宋体" w:eastAsia="宋体" w:hAnsi="宋体" w:cs="宋体"/>
                <w:szCs w:val="28"/>
              </w:rPr>
              <w:t xml:space="preserve">6.1.1. </w:t>
            </w:r>
            <w:r>
              <w:rPr>
                <w:rFonts w:ascii="宋体" w:eastAsia="宋体" w:hAnsi="宋体" w:cs="宋体" w:hint="eastAsia"/>
              </w:rPr>
              <w:t>司机登录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_Toc32749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100</w:t>
            </w:r>
            <w:r>
              <w:rPr>
                <w:rFonts w:ascii="宋体" w:eastAsia="宋体" w:hAnsi="宋体" w:cs="宋体" w:hint="eastAsia"/>
              </w:rPr>
              <w:fldChar w:fldCharType="end"/>
            </w:r>
          </w:hyperlink>
        </w:p>
        <w:p w14:paraId="46A8347E" w14:textId="77777777" w:rsidR="007C3827" w:rsidRDefault="007C3827">
          <w:pPr>
            <w:pStyle w:val="TOC3"/>
            <w:tabs>
              <w:tab w:val="right" w:leader="dot" w:pos="9070"/>
            </w:tabs>
            <w:rPr>
              <w:rFonts w:ascii="宋体" w:eastAsia="宋体" w:hAnsi="宋体" w:cs="宋体" w:hint="eastAsia"/>
            </w:rPr>
          </w:pPr>
          <w:hyperlink w:anchor="_Toc9037" w:history="1">
            <w:r>
              <w:rPr>
                <w:rFonts w:ascii="宋体" w:eastAsia="宋体" w:hAnsi="宋体" w:cs="宋体"/>
                <w:szCs w:val="28"/>
              </w:rPr>
              <w:t xml:space="preserve">6.1.2. </w:t>
            </w:r>
            <w:r>
              <w:rPr>
                <w:rFonts w:ascii="宋体" w:eastAsia="宋体" w:hAnsi="宋体" w:cs="宋体" w:hint="eastAsia"/>
              </w:rPr>
              <w:t>业务中心</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_Toc9037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101</w:t>
            </w:r>
            <w:r>
              <w:rPr>
                <w:rFonts w:ascii="宋体" w:eastAsia="宋体" w:hAnsi="宋体" w:cs="宋体" w:hint="eastAsia"/>
              </w:rPr>
              <w:fldChar w:fldCharType="end"/>
            </w:r>
          </w:hyperlink>
        </w:p>
        <w:p w14:paraId="3DF29666"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1714" w:history="1">
            <w:r>
              <w:rPr>
                <w:rFonts w:ascii="宋体" w:hAnsi="宋体" w:cs="宋体"/>
              </w:rPr>
              <w:t xml:space="preserve">6.2. </w:t>
            </w:r>
            <w:r>
              <w:rPr>
                <w:rFonts w:ascii="宋体" w:hAnsi="宋体" w:cs="宋体" w:hint="eastAsia"/>
              </w:rPr>
              <w:t>客户微信小程序端功能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_Toc1714 \h </w:instrText>
            </w:r>
            <w:r>
              <w:rPr>
                <w:rFonts w:ascii="宋体" w:hAnsi="宋体" w:cs="宋体" w:hint="eastAsia"/>
              </w:rPr>
            </w:r>
            <w:r>
              <w:rPr>
                <w:rFonts w:ascii="宋体" w:hAnsi="宋体" w:cs="宋体" w:hint="eastAsia"/>
              </w:rPr>
              <w:fldChar w:fldCharType="separate"/>
            </w:r>
            <w:r>
              <w:rPr>
                <w:rFonts w:ascii="宋体" w:hAnsi="宋体" w:cs="宋体" w:hint="eastAsia"/>
              </w:rPr>
              <w:t>103</w:t>
            </w:r>
            <w:r>
              <w:rPr>
                <w:rFonts w:ascii="宋体" w:hAnsi="宋体" w:cs="宋体" w:hint="eastAsia"/>
              </w:rPr>
              <w:fldChar w:fldCharType="end"/>
            </w:r>
          </w:hyperlink>
        </w:p>
        <w:p w14:paraId="1E808B9E" w14:textId="77777777" w:rsidR="007C3827" w:rsidRDefault="007C3827">
          <w:pPr>
            <w:pStyle w:val="TOC3"/>
            <w:tabs>
              <w:tab w:val="right" w:leader="dot" w:pos="9070"/>
            </w:tabs>
            <w:rPr>
              <w:rFonts w:ascii="宋体" w:eastAsia="宋体" w:hAnsi="宋体" w:cs="宋体" w:hint="eastAsia"/>
            </w:rPr>
          </w:pPr>
          <w:hyperlink w:anchor="_Toc13033" w:history="1">
            <w:r>
              <w:rPr>
                <w:rFonts w:ascii="宋体" w:eastAsia="宋体" w:hAnsi="宋体" w:cs="宋体"/>
                <w:szCs w:val="28"/>
              </w:rPr>
              <w:t xml:space="preserve">6.2.1. </w:t>
            </w:r>
            <w:r>
              <w:rPr>
                <w:rFonts w:ascii="宋体" w:eastAsia="宋体" w:hAnsi="宋体" w:cs="宋体" w:hint="eastAsia"/>
              </w:rPr>
              <w:t>任务管理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_Toc13033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103</w:t>
            </w:r>
            <w:r>
              <w:rPr>
                <w:rFonts w:ascii="宋体" w:eastAsia="宋体" w:hAnsi="宋体" w:cs="宋体" w:hint="eastAsia"/>
              </w:rPr>
              <w:fldChar w:fldCharType="end"/>
            </w:r>
          </w:hyperlink>
        </w:p>
        <w:p w14:paraId="4478E798" w14:textId="77777777" w:rsidR="007C3827" w:rsidRDefault="007C3827">
          <w:pPr>
            <w:pStyle w:val="TOC3"/>
            <w:tabs>
              <w:tab w:val="right" w:leader="dot" w:pos="9070"/>
            </w:tabs>
            <w:rPr>
              <w:rFonts w:ascii="宋体" w:eastAsia="宋体" w:hAnsi="宋体" w:cs="宋体" w:hint="eastAsia"/>
            </w:rPr>
          </w:pPr>
          <w:hyperlink w:anchor="_Toc11840" w:history="1">
            <w:r>
              <w:rPr>
                <w:rFonts w:ascii="宋体" w:eastAsia="宋体" w:hAnsi="宋体" w:cs="宋体"/>
                <w:szCs w:val="28"/>
              </w:rPr>
              <w:t xml:space="preserve">6.2.2. </w:t>
            </w:r>
            <w:r>
              <w:rPr>
                <w:rFonts w:ascii="宋体" w:eastAsia="宋体" w:hAnsi="宋体" w:cs="宋体" w:hint="eastAsia"/>
              </w:rPr>
              <w:t>历史运单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_Toc11840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104</w:t>
            </w:r>
            <w:r>
              <w:rPr>
                <w:rFonts w:ascii="宋体" w:eastAsia="宋体" w:hAnsi="宋体" w:cs="宋体" w:hint="eastAsia"/>
              </w:rPr>
              <w:fldChar w:fldCharType="end"/>
            </w:r>
          </w:hyperlink>
        </w:p>
        <w:p w14:paraId="6D5978B9" w14:textId="77777777" w:rsidR="007C3827" w:rsidRDefault="007C3827">
          <w:pPr>
            <w:pStyle w:val="TOC3"/>
            <w:tabs>
              <w:tab w:val="right" w:leader="dot" w:pos="9070"/>
            </w:tabs>
            <w:rPr>
              <w:rFonts w:ascii="宋体" w:eastAsia="宋体" w:hAnsi="宋体" w:cs="宋体" w:hint="eastAsia"/>
            </w:rPr>
          </w:pPr>
          <w:hyperlink w:anchor="_Toc29370" w:history="1">
            <w:r>
              <w:rPr>
                <w:rFonts w:ascii="宋体" w:eastAsia="宋体" w:hAnsi="宋体" w:cs="宋体"/>
                <w:szCs w:val="28"/>
              </w:rPr>
              <w:t xml:space="preserve">6.2.3. </w:t>
            </w:r>
            <w:r>
              <w:rPr>
                <w:rFonts w:ascii="宋体" w:eastAsia="宋体" w:hAnsi="宋体" w:cs="宋体" w:hint="eastAsia"/>
              </w:rPr>
              <w:t>个人中心</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_Toc29370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105</w:t>
            </w:r>
            <w:r>
              <w:rPr>
                <w:rFonts w:ascii="宋体" w:eastAsia="宋体" w:hAnsi="宋体" w:cs="宋体" w:hint="eastAsia"/>
              </w:rPr>
              <w:fldChar w:fldCharType="end"/>
            </w:r>
          </w:hyperlink>
        </w:p>
        <w:p w14:paraId="1C794E7D" w14:textId="77777777" w:rsidR="007C3827" w:rsidRDefault="007C3827">
          <w:pPr>
            <w:pStyle w:val="TOC2"/>
            <w:tabs>
              <w:tab w:val="clear" w:pos="1095"/>
              <w:tab w:val="clear" w:pos="9072"/>
              <w:tab w:val="right" w:leader="dot" w:pos="9070"/>
            </w:tabs>
            <w:ind w:left="420"/>
            <w:rPr>
              <w:rFonts w:ascii="宋体" w:hAnsi="宋体" w:cs="宋体" w:hint="eastAsia"/>
            </w:rPr>
          </w:pPr>
          <w:hyperlink w:anchor="_Toc7804" w:history="1">
            <w:r>
              <w:rPr>
                <w:rFonts w:ascii="宋体" w:hAnsi="宋体" w:cs="宋体"/>
              </w:rPr>
              <w:t xml:space="preserve">6.3. </w:t>
            </w:r>
            <w:r>
              <w:rPr>
                <w:rFonts w:ascii="宋体" w:hAnsi="宋体" w:cs="宋体" w:hint="eastAsia"/>
              </w:rPr>
              <w:t>外务（销售）微信小程序端功能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_Toc7804 \h </w:instrText>
            </w:r>
            <w:r>
              <w:rPr>
                <w:rFonts w:ascii="宋体" w:hAnsi="宋体" w:cs="宋体" w:hint="eastAsia"/>
              </w:rPr>
            </w:r>
            <w:r>
              <w:rPr>
                <w:rFonts w:ascii="宋体" w:hAnsi="宋体" w:cs="宋体" w:hint="eastAsia"/>
              </w:rPr>
              <w:fldChar w:fldCharType="separate"/>
            </w:r>
            <w:r>
              <w:rPr>
                <w:rFonts w:ascii="宋体" w:hAnsi="宋体" w:cs="宋体" w:hint="eastAsia"/>
              </w:rPr>
              <w:t>106</w:t>
            </w:r>
            <w:r>
              <w:rPr>
                <w:rFonts w:ascii="宋体" w:hAnsi="宋体" w:cs="宋体" w:hint="eastAsia"/>
              </w:rPr>
              <w:fldChar w:fldCharType="end"/>
            </w:r>
          </w:hyperlink>
        </w:p>
        <w:p w14:paraId="74C4DFDB" w14:textId="77777777" w:rsidR="007C3827" w:rsidRDefault="007C3827">
          <w:pPr>
            <w:pStyle w:val="TOC3"/>
            <w:tabs>
              <w:tab w:val="right" w:leader="dot" w:pos="9070"/>
            </w:tabs>
            <w:rPr>
              <w:rFonts w:ascii="宋体" w:eastAsia="宋体" w:hAnsi="宋体" w:cs="宋体" w:hint="eastAsia"/>
            </w:rPr>
          </w:pPr>
          <w:hyperlink w:anchor="_Toc6546" w:history="1">
            <w:r>
              <w:rPr>
                <w:rFonts w:ascii="宋体" w:eastAsia="宋体" w:hAnsi="宋体" w:cs="宋体"/>
                <w:szCs w:val="28"/>
              </w:rPr>
              <w:t xml:space="preserve">6.3.1. </w:t>
            </w:r>
            <w:r>
              <w:rPr>
                <w:rFonts w:ascii="宋体" w:eastAsia="宋体" w:hAnsi="宋体" w:cs="宋体" w:hint="eastAsia"/>
              </w:rPr>
              <w:t>任务管理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_Toc6546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106</w:t>
            </w:r>
            <w:r>
              <w:rPr>
                <w:rFonts w:ascii="宋体" w:eastAsia="宋体" w:hAnsi="宋体" w:cs="宋体" w:hint="eastAsia"/>
              </w:rPr>
              <w:fldChar w:fldCharType="end"/>
            </w:r>
          </w:hyperlink>
        </w:p>
        <w:p w14:paraId="3FCCDB94" w14:textId="77777777" w:rsidR="007C3827" w:rsidRDefault="007C3827">
          <w:pPr>
            <w:pStyle w:val="TOC3"/>
            <w:tabs>
              <w:tab w:val="right" w:leader="dot" w:pos="9070"/>
            </w:tabs>
            <w:rPr>
              <w:rFonts w:ascii="宋体" w:eastAsia="宋体" w:hAnsi="宋体" w:cs="宋体" w:hint="eastAsia"/>
            </w:rPr>
          </w:pPr>
          <w:hyperlink w:anchor="_Toc4588" w:history="1">
            <w:r>
              <w:rPr>
                <w:rFonts w:ascii="宋体" w:eastAsia="宋体" w:hAnsi="宋体" w:cs="宋体"/>
                <w:szCs w:val="28"/>
              </w:rPr>
              <w:t xml:space="preserve">6.3.2. </w:t>
            </w:r>
            <w:r>
              <w:rPr>
                <w:rFonts w:ascii="宋体" w:eastAsia="宋体" w:hAnsi="宋体" w:cs="宋体" w:hint="eastAsia"/>
              </w:rPr>
              <w:t>个人中心</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_Toc4588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106</w:t>
            </w:r>
            <w:r>
              <w:rPr>
                <w:rFonts w:ascii="宋体" w:eastAsia="宋体" w:hAnsi="宋体" w:cs="宋体" w:hint="eastAsia"/>
              </w:rPr>
              <w:fldChar w:fldCharType="end"/>
            </w:r>
          </w:hyperlink>
        </w:p>
        <w:p w14:paraId="3110A2E5" w14:textId="77777777" w:rsidR="007C3827" w:rsidRDefault="007C3827">
          <w:pPr>
            <w:pStyle w:val="TOC1"/>
            <w:tabs>
              <w:tab w:val="clear" w:pos="420"/>
              <w:tab w:val="clear" w:pos="9072"/>
              <w:tab w:val="right" w:leader="dot" w:pos="9070"/>
            </w:tabs>
            <w:rPr>
              <w:rFonts w:ascii="宋体" w:hAnsi="宋体" w:cs="宋体" w:hint="eastAsia"/>
            </w:rPr>
          </w:pPr>
          <w:hyperlink w:anchor="_Toc8292" w:history="1">
            <w:r>
              <w:rPr>
                <w:rFonts w:ascii="宋体" w:hAnsi="宋体" w:cs="宋体" w:hint="eastAsia"/>
              </w:rPr>
              <w:t>签字页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_Toc8292 \h </w:instrText>
            </w:r>
            <w:r>
              <w:rPr>
                <w:rFonts w:ascii="宋体" w:hAnsi="宋体" w:cs="宋体" w:hint="eastAsia"/>
              </w:rPr>
            </w:r>
            <w:r>
              <w:rPr>
                <w:rFonts w:ascii="宋体" w:hAnsi="宋体" w:cs="宋体" w:hint="eastAsia"/>
              </w:rPr>
              <w:fldChar w:fldCharType="separate"/>
            </w:r>
            <w:r>
              <w:rPr>
                <w:rFonts w:ascii="宋体" w:hAnsi="宋体" w:cs="宋体" w:hint="eastAsia"/>
              </w:rPr>
              <w:t>108</w:t>
            </w:r>
            <w:r>
              <w:rPr>
                <w:rFonts w:ascii="宋体" w:hAnsi="宋体" w:cs="宋体" w:hint="eastAsia"/>
              </w:rPr>
              <w:fldChar w:fldCharType="end"/>
            </w:r>
          </w:hyperlink>
        </w:p>
        <w:p w14:paraId="6645F4C5" w14:textId="77777777" w:rsidR="007C3827" w:rsidRDefault="00000000">
          <w:pPr>
            <w:rPr>
              <w:rFonts w:ascii="宋体" w:hAnsi="宋体" w:cs="宋体" w:hint="eastAsia"/>
            </w:rPr>
          </w:pPr>
          <w:r>
            <w:rPr>
              <w:rFonts w:ascii="宋体" w:hAnsi="宋体" w:cs="宋体" w:hint="eastAsia"/>
            </w:rPr>
            <w:fldChar w:fldCharType="end"/>
          </w:r>
        </w:p>
      </w:sdtContent>
    </w:sdt>
    <w:p w14:paraId="24CC11A5" w14:textId="77777777" w:rsidR="007C3827" w:rsidRDefault="00000000">
      <w:pPr>
        <w:pStyle w:val="1"/>
        <w:keepNext w:val="0"/>
        <w:spacing w:line="360" w:lineRule="auto"/>
        <w:rPr>
          <w:rFonts w:ascii="宋体" w:hAnsi="宋体" w:cs="宋体" w:hint="eastAsia"/>
          <w:lang w:eastAsia="zh-CN"/>
        </w:rPr>
      </w:pPr>
      <w:bookmarkStart w:id="4" w:name="_Toc2500"/>
      <w:bookmarkStart w:id="5" w:name="_Toc29549"/>
      <w:bookmarkStart w:id="6" w:name="_Toc1345225238"/>
      <w:bookmarkStart w:id="7" w:name="_Toc7017"/>
      <w:bookmarkStart w:id="8" w:name="_Toc22100"/>
      <w:bookmarkStart w:id="9" w:name="_Toc28476"/>
      <w:bookmarkStart w:id="10" w:name="_Toc13975"/>
      <w:bookmarkStart w:id="11" w:name="_Toc1081"/>
      <w:bookmarkStart w:id="12" w:name="_Toc8430"/>
      <w:bookmarkStart w:id="13" w:name="_Toc26939"/>
      <w:bookmarkStart w:id="14" w:name="_Toc25084"/>
      <w:bookmarkStart w:id="15" w:name="_Toc20171"/>
      <w:bookmarkStart w:id="16" w:name="_Toc25153"/>
      <w:bookmarkStart w:id="17" w:name="_Toc17960"/>
      <w:bookmarkStart w:id="18" w:name="_Toc19764"/>
      <w:bookmarkStart w:id="19" w:name="_Toc28607"/>
      <w:bookmarkStart w:id="20" w:name="_Toc14023"/>
      <w:bookmarkStart w:id="21" w:name="_Toc32481"/>
      <w:bookmarkStart w:id="22" w:name="_Toc22785"/>
      <w:r>
        <w:rPr>
          <w:rFonts w:ascii="宋体" w:hAnsi="宋体" w:cs="宋体" w:hint="eastAsia"/>
          <w:lang w:eastAsia="zh-CN"/>
        </w:rPr>
        <w:t>文档指引</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43CDA5E2" w14:textId="77777777" w:rsidR="007C3827" w:rsidRDefault="00000000">
      <w:pPr>
        <w:pStyle w:val="2"/>
        <w:keepNext w:val="0"/>
        <w:spacing w:line="360" w:lineRule="auto"/>
        <w:rPr>
          <w:rFonts w:ascii="宋体" w:hAnsi="宋体" w:cs="宋体" w:hint="eastAsia"/>
          <w:lang w:eastAsia="zh-CN"/>
        </w:rPr>
      </w:pPr>
      <w:bookmarkStart w:id="23" w:name="_Toc1536149240"/>
      <w:bookmarkStart w:id="24" w:name="_Toc10232"/>
      <w:bookmarkStart w:id="25" w:name="_Toc25053"/>
      <w:bookmarkStart w:id="26" w:name="_Toc31590"/>
      <w:bookmarkStart w:id="27" w:name="_Toc12611"/>
      <w:bookmarkStart w:id="28" w:name="_Toc16891"/>
      <w:bookmarkStart w:id="29" w:name="_Toc2509"/>
      <w:bookmarkStart w:id="30" w:name="_Toc21070"/>
      <w:bookmarkStart w:id="31" w:name="_Toc12026"/>
      <w:bookmarkStart w:id="32" w:name="_Toc3189"/>
      <w:bookmarkStart w:id="33" w:name="_Toc27131"/>
      <w:bookmarkStart w:id="34" w:name="_Toc14878"/>
      <w:bookmarkStart w:id="35" w:name="_Toc15618"/>
      <w:bookmarkStart w:id="36" w:name="_Toc6914"/>
      <w:bookmarkStart w:id="37" w:name="_Toc339"/>
      <w:bookmarkStart w:id="38" w:name="_Toc4614"/>
      <w:bookmarkStart w:id="39" w:name="_Toc22694"/>
      <w:bookmarkStart w:id="40" w:name="_Toc14420"/>
      <w:bookmarkStart w:id="41" w:name="_Toc13193"/>
      <w:r>
        <w:rPr>
          <w:rFonts w:ascii="宋体" w:hAnsi="宋体" w:cs="宋体" w:hint="eastAsia"/>
          <w:lang w:eastAsia="zh-CN"/>
        </w:rPr>
        <w:t>项目名称</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436198C2" w14:textId="2EFA8A7E" w:rsidR="007C3827" w:rsidRDefault="00802F1C">
      <w:pPr>
        <w:pStyle w:val="F3"/>
        <w:keepLines/>
        <w:spacing w:before="156" w:after="156" w:line="360" w:lineRule="auto"/>
        <w:rPr>
          <w:rFonts w:ascii="宋体" w:hAnsi="宋体" w:cs="宋体" w:hint="eastAsia"/>
        </w:rPr>
      </w:pPr>
      <w:r>
        <w:rPr>
          <w:rFonts w:ascii="宋体" w:hAnsi="宋体" w:cs="宋体" w:hint="eastAsia"/>
        </w:rPr>
        <w:t>SH控股集团（以下简称SH）OTWB平台项目（以下简称OTWB）。</w:t>
      </w:r>
    </w:p>
    <w:p w14:paraId="122E1329" w14:textId="77777777" w:rsidR="007C3827" w:rsidRDefault="00000000">
      <w:pPr>
        <w:pStyle w:val="2"/>
        <w:keepNext w:val="0"/>
        <w:spacing w:line="360" w:lineRule="auto"/>
        <w:rPr>
          <w:rFonts w:ascii="宋体" w:hAnsi="宋体" w:cs="宋体" w:hint="eastAsia"/>
          <w:lang w:eastAsia="zh-CN"/>
        </w:rPr>
      </w:pPr>
      <w:bookmarkStart w:id="42" w:name="_Toc13158"/>
      <w:bookmarkStart w:id="43" w:name="_Toc1506449127"/>
      <w:bookmarkStart w:id="44" w:name="_Toc2430"/>
      <w:bookmarkStart w:id="45" w:name="_Toc32101"/>
      <w:bookmarkStart w:id="46" w:name="_Toc8767"/>
      <w:bookmarkStart w:id="47" w:name="_Toc23118"/>
      <w:bookmarkStart w:id="48" w:name="_Toc8203"/>
      <w:bookmarkStart w:id="49" w:name="_Toc4706"/>
      <w:bookmarkStart w:id="50" w:name="_Toc30083"/>
      <w:bookmarkStart w:id="51" w:name="_Toc12289"/>
      <w:bookmarkStart w:id="52" w:name="_Toc8436"/>
      <w:bookmarkStart w:id="53" w:name="_Toc23789"/>
      <w:bookmarkStart w:id="54" w:name="_Toc14540"/>
      <w:bookmarkStart w:id="55" w:name="_Toc19063"/>
      <w:bookmarkStart w:id="56" w:name="_Toc27650"/>
      <w:bookmarkStart w:id="57" w:name="_Toc19873"/>
      <w:bookmarkStart w:id="58" w:name="_Toc7724"/>
      <w:bookmarkStart w:id="59" w:name="_Toc32310"/>
      <w:bookmarkStart w:id="60" w:name="_Toc9585"/>
      <w:r>
        <w:rPr>
          <w:rFonts w:ascii="宋体" w:hAnsi="宋体" w:cs="宋体" w:hint="eastAsia"/>
          <w:lang w:eastAsia="zh-CN"/>
        </w:rPr>
        <w:t>文档目的</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CA1C6B7" w14:textId="443B72D2" w:rsidR="007C3827" w:rsidRDefault="00000000">
      <w:pPr>
        <w:pStyle w:val="F3"/>
        <w:keepLines/>
        <w:spacing w:before="156" w:after="156" w:line="360" w:lineRule="auto"/>
        <w:rPr>
          <w:rFonts w:ascii="宋体" w:hAnsi="宋体" w:cs="宋体" w:hint="eastAsia"/>
        </w:rPr>
      </w:pPr>
      <w:r>
        <w:rPr>
          <w:rFonts w:ascii="宋体" w:hAnsi="宋体" w:cs="宋体" w:hint="eastAsia"/>
        </w:rPr>
        <w:t>通过本文档明确</w:t>
      </w:r>
      <w:r w:rsidR="00802F1C">
        <w:rPr>
          <w:rFonts w:ascii="宋体" w:hAnsi="宋体" w:cs="宋体" w:hint="eastAsia"/>
        </w:rPr>
        <w:t>SH</w:t>
      </w:r>
      <w:r>
        <w:rPr>
          <w:rFonts w:ascii="宋体" w:hAnsi="宋体" w:cs="宋体" w:hint="eastAsia"/>
        </w:rPr>
        <w:t>OTWB项目需要实现的功能，同时对系统开发提供完整、准确、清晰、具体的要求，签署后的《</w:t>
      </w:r>
      <w:r w:rsidR="00802F1C">
        <w:rPr>
          <w:rFonts w:ascii="宋体" w:hAnsi="宋体" w:cs="宋体" w:hint="eastAsia"/>
        </w:rPr>
        <w:t>SH</w:t>
      </w:r>
      <w:r>
        <w:rPr>
          <w:rFonts w:ascii="宋体" w:hAnsi="宋体" w:cs="宋体" w:hint="eastAsia"/>
        </w:rPr>
        <w:t>OTWB项目蓝图设计方案》将是下一步项目工作的指导性文件。</w:t>
      </w:r>
    </w:p>
    <w:p w14:paraId="35512483" w14:textId="77777777" w:rsidR="007C3827" w:rsidRDefault="00000000">
      <w:pPr>
        <w:pStyle w:val="2"/>
        <w:keepNext w:val="0"/>
        <w:spacing w:line="360" w:lineRule="auto"/>
        <w:rPr>
          <w:rFonts w:ascii="宋体" w:hAnsi="宋体" w:cs="宋体" w:hint="eastAsia"/>
          <w:lang w:eastAsia="zh-CN"/>
        </w:rPr>
      </w:pPr>
      <w:bookmarkStart w:id="61" w:name="_Toc979"/>
      <w:bookmarkStart w:id="62" w:name="_Toc2376"/>
      <w:bookmarkStart w:id="63" w:name="_Toc23612"/>
      <w:bookmarkStart w:id="64" w:name="_Toc27275"/>
      <w:bookmarkStart w:id="65" w:name="_Toc11888"/>
      <w:bookmarkStart w:id="66" w:name="_Toc28083"/>
      <w:bookmarkStart w:id="67" w:name="_Toc21715"/>
      <w:bookmarkStart w:id="68" w:name="_Toc4128"/>
      <w:bookmarkStart w:id="69" w:name="_Toc32316"/>
      <w:bookmarkStart w:id="70" w:name="_Toc5420"/>
      <w:bookmarkStart w:id="71" w:name="_Toc4518"/>
      <w:bookmarkStart w:id="72" w:name="_Toc25392"/>
      <w:bookmarkStart w:id="73" w:name="_Toc24929"/>
      <w:bookmarkStart w:id="74" w:name="_Toc20361"/>
      <w:bookmarkStart w:id="75" w:name="_Toc30784"/>
      <w:bookmarkStart w:id="76" w:name="_Toc119918195"/>
      <w:bookmarkStart w:id="77" w:name="_Toc27605"/>
      <w:bookmarkStart w:id="78" w:name="_Toc20045"/>
      <w:bookmarkStart w:id="79" w:name="_Toc30205"/>
      <w:r>
        <w:rPr>
          <w:rFonts w:ascii="宋体" w:hAnsi="宋体" w:cs="宋体" w:hint="eastAsia"/>
          <w:lang w:eastAsia="zh-CN"/>
        </w:rPr>
        <w:t>预期读者</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4F27AC1" w14:textId="0FC9CB36" w:rsidR="007C3827" w:rsidRDefault="00802F1C">
      <w:pPr>
        <w:keepLines/>
        <w:numPr>
          <w:ilvl w:val="0"/>
          <w:numId w:val="6"/>
        </w:numPr>
        <w:spacing w:line="360" w:lineRule="auto"/>
        <w:rPr>
          <w:rFonts w:ascii="宋体" w:hAnsi="宋体" w:cs="宋体" w:hint="eastAsia"/>
          <w:lang w:eastAsia="zh-CN"/>
        </w:rPr>
      </w:pPr>
      <w:r>
        <w:rPr>
          <w:rFonts w:ascii="宋体" w:hAnsi="宋体" w:cs="宋体" w:hint="eastAsia"/>
          <w:lang w:eastAsia="zh-CN"/>
        </w:rPr>
        <w:t>SH集团控股IT部门：</w:t>
      </w:r>
    </w:p>
    <w:p w14:paraId="655BE453"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IT项目经理及部门领导</w:t>
      </w:r>
    </w:p>
    <w:p w14:paraId="1153366C" w14:textId="5C4EF50E" w:rsidR="007C3827" w:rsidRDefault="00802F1C">
      <w:pPr>
        <w:keepLines/>
        <w:numPr>
          <w:ilvl w:val="0"/>
          <w:numId w:val="6"/>
        </w:numPr>
        <w:spacing w:line="360" w:lineRule="auto"/>
        <w:rPr>
          <w:rFonts w:ascii="宋体" w:hAnsi="宋体" w:cs="宋体" w:hint="eastAsia"/>
          <w:lang w:eastAsia="zh-CN"/>
        </w:rPr>
      </w:pPr>
      <w:r>
        <w:rPr>
          <w:rFonts w:ascii="宋体" w:hAnsi="宋体" w:cs="宋体" w:hint="eastAsia"/>
          <w:lang w:eastAsia="zh-CN"/>
        </w:rPr>
        <w:t>SH集团控股物流部门：</w:t>
      </w:r>
    </w:p>
    <w:p w14:paraId="405B80C9"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业务项目经理及部门领导</w:t>
      </w:r>
    </w:p>
    <w:p w14:paraId="116877AA" w14:textId="387AB07C" w:rsidR="007C3827" w:rsidRDefault="00802F1C">
      <w:pPr>
        <w:keepLines/>
        <w:numPr>
          <w:ilvl w:val="0"/>
          <w:numId w:val="6"/>
        </w:numPr>
        <w:spacing w:line="360" w:lineRule="auto"/>
        <w:rPr>
          <w:rFonts w:ascii="宋体" w:hAnsi="宋体" w:cs="宋体" w:hint="eastAsia"/>
          <w:lang w:eastAsia="zh-CN"/>
        </w:rPr>
      </w:pPr>
      <w:r>
        <w:rPr>
          <w:rFonts w:ascii="宋体" w:hAnsi="宋体" w:cs="宋体" w:hint="eastAsia"/>
          <w:lang w:eastAsia="zh-CN"/>
        </w:rPr>
        <w:t>SH四大业务业务板块：</w:t>
      </w:r>
    </w:p>
    <w:p w14:paraId="6FC363A9" w14:textId="77777777" w:rsidR="007C3827" w:rsidRDefault="00000000">
      <w:pPr>
        <w:keepLines/>
        <w:numPr>
          <w:ilvl w:val="0"/>
          <w:numId w:val="7"/>
        </w:numPr>
        <w:tabs>
          <w:tab w:val="clear" w:pos="840"/>
          <w:tab w:val="left" w:pos="420"/>
        </w:tabs>
        <w:spacing w:line="360" w:lineRule="auto"/>
        <w:ind w:left="265" w:firstLine="155"/>
        <w:rPr>
          <w:rFonts w:ascii="宋体" w:hAnsi="宋体" w:cs="宋体" w:hint="eastAsia"/>
          <w:lang w:eastAsia="zh-CN"/>
        </w:rPr>
      </w:pPr>
      <w:r>
        <w:rPr>
          <w:rFonts w:ascii="宋体" w:hAnsi="宋体" w:cs="宋体" w:hint="eastAsia"/>
          <w:lang w:eastAsia="zh-CN"/>
        </w:rPr>
        <w:t>汽零业务板块</w:t>
      </w:r>
    </w:p>
    <w:p w14:paraId="35D33F5C"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营业部、运营部、信息管理部等部门相关负责人及关键用户</w:t>
      </w:r>
    </w:p>
    <w:p w14:paraId="043274BB" w14:textId="77777777" w:rsidR="007C3827" w:rsidRDefault="00000000">
      <w:pPr>
        <w:keepLines/>
        <w:numPr>
          <w:ilvl w:val="0"/>
          <w:numId w:val="7"/>
        </w:numPr>
        <w:tabs>
          <w:tab w:val="clear" w:pos="840"/>
          <w:tab w:val="left" w:pos="420"/>
        </w:tabs>
        <w:spacing w:line="360" w:lineRule="auto"/>
        <w:ind w:left="267" w:firstLine="155"/>
        <w:rPr>
          <w:rFonts w:ascii="宋体" w:hAnsi="宋体" w:cs="宋体" w:hint="eastAsia"/>
          <w:lang w:eastAsia="zh-CN"/>
        </w:rPr>
      </w:pPr>
      <w:r>
        <w:rPr>
          <w:rFonts w:ascii="宋体" w:hAnsi="宋体" w:cs="宋体" w:hint="eastAsia"/>
          <w:lang w:eastAsia="zh-CN"/>
        </w:rPr>
        <w:t>先途电子业务板块</w:t>
      </w:r>
    </w:p>
    <w:p w14:paraId="1EB4E847" w14:textId="77777777" w:rsidR="007C3827" w:rsidRDefault="00000000">
      <w:pPr>
        <w:keepLines/>
        <w:numPr>
          <w:ilvl w:val="255"/>
          <w:numId w:val="0"/>
        </w:numPr>
        <w:spacing w:line="360" w:lineRule="auto"/>
        <w:ind w:firstLineChars="200" w:firstLine="420"/>
        <w:rPr>
          <w:rFonts w:ascii="宋体" w:hAnsi="宋体" w:cs="宋体" w:hint="eastAsia"/>
          <w:lang w:eastAsia="zh-CN"/>
        </w:rPr>
      </w:pPr>
      <w:r>
        <w:rPr>
          <w:rFonts w:ascii="宋体" w:hAnsi="宋体" w:cs="宋体" w:hint="eastAsia"/>
          <w:lang w:eastAsia="zh-CN"/>
        </w:rPr>
        <w:t>营销管理部、仓管部等部门相关负责人及关键用户</w:t>
      </w:r>
    </w:p>
    <w:p w14:paraId="1D3FA411" w14:textId="77777777" w:rsidR="007C3827" w:rsidRDefault="00000000">
      <w:pPr>
        <w:keepLines/>
        <w:numPr>
          <w:ilvl w:val="0"/>
          <w:numId w:val="7"/>
        </w:numPr>
        <w:tabs>
          <w:tab w:val="clear" w:pos="840"/>
          <w:tab w:val="left" w:pos="420"/>
        </w:tabs>
        <w:spacing w:line="360" w:lineRule="auto"/>
        <w:ind w:left="267" w:firstLine="155"/>
        <w:rPr>
          <w:rFonts w:ascii="宋体" w:hAnsi="宋体" w:cs="宋体" w:hint="eastAsia"/>
          <w:lang w:eastAsia="zh-CN"/>
        </w:rPr>
      </w:pPr>
      <w:r>
        <w:rPr>
          <w:rFonts w:ascii="宋体" w:hAnsi="宋体" w:cs="宋体" w:hint="eastAsia"/>
          <w:lang w:eastAsia="zh-CN"/>
        </w:rPr>
        <w:t>微通道业务板块</w:t>
      </w:r>
    </w:p>
    <w:p w14:paraId="2D85E376"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营业部、计划物流部等部门相关负责人及关键用户</w:t>
      </w:r>
    </w:p>
    <w:p w14:paraId="0474040E" w14:textId="77777777" w:rsidR="007C3827" w:rsidRDefault="00000000">
      <w:pPr>
        <w:keepLines/>
        <w:numPr>
          <w:ilvl w:val="0"/>
          <w:numId w:val="7"/>
        </w:numPr>
        <w:tabs>
          <w:tab w:val="clear" w:pos="840"/>
          <w:tab w:val="left" w:pos="420"/>
        </w:tabs>
        <w:spacing w:line="360" w:lineRule="auto"/>
        <w:ind w:left="267" w:firstLine="155"/>
        <w:rPr>
          <w:rFonts w:ascii="宋体" w:hAnsi="宋体" w:cs="宋体" w:hint="eastAsia"/>
          <w:lang w:eastAsia="zh-CN"/>
        </w:rPr>
      </w:pPr>
      <w:r>
        <w:rPr>
          <w:rFonts w:ascii="宋体" w:hAnsi="宋体" w:cs="宋体" w:hint="eastAsia"/>
          <w:lang w:eastAsia="zh-CN"/>
        </w:rPr>
        <w:t>家用/商用业务板块</w:t>
      </w:r>
    </w:p>
    <w:p w14:paraId="71CC4CEC"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营业部、制造部、物流部等部门相关负责人及关键用户</w:t>
      </w:r>
    </w:p>
    <w:p w14:paraId="45AFF0A5" w14:textId="77777777" w:rsidR="007C3827" w:rsidRDefault="00000000">
      <w:pPr>
        <w:keepLines/>
        <w:numPr>
          <w:ilvl w:val="0"/>
          <w:numId w:val="6"/>
        </w:numPr>
        <w:spacing w:line="360" w:lineRule="auto"/>
        <w:rPr>
          <w:rFonts w:ascii="宋体" w:hAnsi="宋体" w:cs="宋体" w:hint="eastAsia"/>
          <w:lang w:eastAsia="zh-CN"/>
        </w:rPr>
      </w:pPr>
      <w:r>
        <w:rPr>
          <w:rFonts w:ascii="宋体" w:hAnsi="宋体" w:cs="宋体" w:hint="eastAsia"/>
          <w:lang w:eastAsia="zh-CN"/>
        </w:rPr>
        <w:lastRenderedPageBreak/>
        <w:t>家哇云：项目经理、物料经理、技术经理、系统架构师、开发人员、测试人员、运维人员等。</w:t>
      </w:r>
    </w:p>
    <w:p w14:paraId="09AFCDF9" w14:textId="77777777" w:rsidR="007C3827" w:rsidRDefault="00000000">
      <w:pPr>
        <w:pStyle w:val="2"/>
        <w:keepNext w:val="0"/>
        <w:spacing w:line="360" w:lineRule="auto"/>
        <w:rPr>
          <w:rFonts w:ascii="宋体" w:hAnsi="宋体" w:cs="宋体" w:hint="eastAsia"/>
          <w:lang w:eastAsia="zh-CN"/>
        </w:rPr>
      </w:pPr>
      <w:bookmarkStart w:id="80" w:name="_Toc26109"/>
      <w:bookmarkStart w:id="81" w:name="_Toc22238"/>
      <w:bookmarkStart w:id="82" w:name="_Toc29374"/>
      <w:bookmarkStart w:id="83" w:name="_Toc5643"/>
      <w:bookmarkStart w:id="84" w:name="_Toc9867"/>
      <w:bookmarkStart w:id="85" w:name="_Toc9376"/>
      <w:bookmarkStart w:id="86" w:name="_Toc20037"/>
      <w:bookmarkStart w:id="87" w:name="_Toc26550"/>
      <w:bookmarkStart w:id="88" w:name="_Toc30868"/>
      <w:bookmarkStart w:id="89" w:name="_Toc15269"/>
      <w:bookmarkStart w:id="90" w:name="_Toc26126"/>
      <w:bookmarkStart w:id="91" w:name="_Toc13094"/>
      <w:bookmarkStart w:id="92" w:name="_Toc20586"/>
      <w:bookmarkStart w:id="93" w:name="_Toc14585"/>
      <w:bookmarkStart w:id="94" w:name="_Toc2407"/>
      <w:bookmarkStart w:id="95" w:name="_Toc1897"/>
      <w:bookmarkStart w:id="96" w:name="_Toc32636"/>
      <w:bookmarkStart w:id="97" w:name="_Toc16001"/>
      <w:bookmarkStart w:id="98" w:name="_Toc770306085"/>
      <w:r>
        <w:rPr>
          <w:rFonts w:ascii="宋体" w:hAnsi="宋体" w:cs="宋体" w:hint="eastAsia"/>
          <w:lang w:eastAsia="zh-CN"/>
        </w:rPr>
        <w:t>文档定义</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387D8FBE" w14:textId="77777777" w:rsidR="007C3827" w:rsidRDefault="00000000">
      <w:pPr>
        <w:pStyle w:val="3"/>
        <w:keepNext w:val="0"/>
        <w:spacing w:line="360" w:lineRule="auto"/>
        <w:rPr>
          <w:rFonts w:ascii="宋体" w:hAnsi="宋体" w:cs="宋体" w:hint="eastAsia"/>
          <w:lang w:eastAsia="zh-CN"/>
        </w:rPr>
      </w:pPr>
      <w:bookmarkStart w:id="99" w:name="_Toc10728"/>
      <w:bookmarkStart w:id="100" w:name="_Toc430"/>
      <w:bookmarkStart w:id="101" w:name="_Toc14070"/>
      <w:bookmarkStart w:id="102" w:name="_Toc7969"/>
      <w:bookmarkStart w:id="103" w:name="_Toc28212"/>
      <w:bookmarkStart w:id="104" w:name="_Toc22828"/>
      <w:bookmarkStart w:id="105" w:name="_Toc3961"/>
      <w:bookmarkStart w:id="106" w:name="_Toc4157"/>
      <w:bookmarkStart w:id="107" w:name="_Toc14675"/>
      <w:bookmarkStart w:id="108" w:name="_Toc1465"/>
      <w:bookmarkStart w:id="109" w:name="_Toc10876"/>
      <w:bookmarkStart w:id="110" w:name="_Toc11377"/>
      <w:bookmarkStart w:id="111" w:name="_Toc401419622"/>
      <w:bookmarkStart w:id="112" w:name="_Toc21323"/>
      <w:bookmarkStart w:id="113" w:name="_Toc32093"/>
      <w:bookmarkStart w:id="114" w:name="_Toc22069"/>
      <w:bookmarkStart w:id="115" w:name="_Toc6245"/>
      <w:bookmarkStart w:id="116" w:name="_Toc9617"/>
      <w:bookmarkStart w:id="117" w:name="_Toc30467"/>
      <w:r>
        <w:rPr>
          <w:rFonts w:ascii="宋体" w:hAnsi="宋体" w:cs="宋体" w:hint="eastAsia"/>
          <w:lang w:eastAsia="zh-CN"/>
        </w:rPr>
        <w:t>专业术语</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601"/>
        <w:gridCol w:w="6858"/>
      </w:tblGrid>
      <w:tr w:rsidR="007C3827" w14:paraId="630B0729" w14:textId="77777777">
        <w:trPr>
          <w:trHeight w:val="623"/>
          <w:jc w:val="center"/>
        </w:trPr>
        <w:tc>
          <w:tcPr>
            <w:tcW w:w="1601" w:type="dxa"/>
            <w:shd w:val="clear" w:color="auto" w:fill="B8CCE4" w:themeFill="accent1" w:themeFillTint="66"/>
          </w:tcPr>
          <w:p w14:paraId="44002E09" w14:textId="77777777" w:rsidR="007C3827" w:rsidRDefault="00000000">
            <w:pPr>
              <w:pStyle w:val="F3"/>
              <w:keepLines/>
              <w:spacing w:before="156" w:after="156" w:line="360" w:lineRule="auto"/>
              <w:ind w:firstLineChars="0" w:firstLine="0"/>
              <w:rPr>
                <w:rFonts w:ascii="宋体" w:hAnsi="宋体" w:cs="宋体" w:hint="eastAsia"/>
              </w:rPr>
            </w:pPr>
            <w:r>
              <w:rPr>
                <w:rFonts w:ascii="宋体" w:hAnsi="宋体" w:cs="宋体" w:hint="eastAsia"/>
              </w:rPr>
              <w:t>术语或缩略语</w:t>
            </w:r>
          </w:p>
        </w:tc>
        <w:tc>
          <w:tcPr>
            <w:tcW w:w="6858" w:type="dxa"/>
            <w:shd w:val="clear" w:color="auto" w:fill="B8CCE4" w:themeFill="accent1" w:themeFillTint="66"/>
          </w:tcPr>
          <w:p w14:paraId="55F2EA15" w14:textId="77777777" w:rsidR="007C3827" w:rsidRDefault="00000000">
            <w:pPr>
              <w:pStyle w:val="F3"/>
              <w:keepLines/>
              <w:spacing w:before="156" w:after="156" w:line="360" w:lineRule="auto"/>
              <w:ind w:firstLineChars="0" w:firstLine="0"/>
              <w:rPr>
                <w:rFonts w:ascii="宋体" w:hAnsi="宋体" w:cs="宋体" w:hint="eastAsia"/>
              </w:rPr>
            </w:pPr>
            <w:r>
              <w:rPr>
                <w:rFonts w:ascii="宋体" w:hAnsi="宋体" w:cs="宋体" w:hint="eastAsia"/>
              </w:rPr>
              <w:t>解释</w:t>
            </w:r>
          </w:p>
        </w:tc>
      </w:tr>
      <w:tr w:rsidR="007C3827" w14:paraId="2F19D25B" w14:textId="77777777">
        <w:trPr>
          <w:trHeight w:val="605"/>
          <w:jc w:val="center"/>
        </w:trPr>
        <w:tc>
          <w:tcPr>
            <w:tcW w:w="1601" w:type="dxa"/>
          </w:tcPr>
          <w:p w14:paraId="391EA070"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PES</w:t>
            </w:r>
          </w:p>
        </w:tc>
        <w:tc>
          <w:tcPr>
            <w:tcW w:w="6858" w:type="dxa"/>
          </w:tcPr>
          <w:p w14:paraId="66FDBBC8" w14:textId="5AF2EA7E"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w:t>
            </w:r>
            <w:r w:rsidR="00802F1C">
              <w:rPr>
                <w:rFonts w:ascii="宋体" w:hAnsi="宋体" w:cs="宋体" w:hint="eastAsia"/>
                <w:color w:val="000000"/>
                <w:kern w:val="0"/>
                <w:szCs w:val="21"/>
                <w:lang w:eastAsia="zh-CN" w:bidi="ar"/>
              </w:rPr>
              <w:t>SH</w:t>
            </w:r>
            <w:r>
              <w:rPr>
                <w:rFonts w:ascii="宋体" w:hAnsi="宋体" w:cs="宋体" w:hint="eastAsia"/>
                <w:color w:val="000000"/>
                <w:kern w:val="0"/>
                <w:szCs w:val="21"/>
                <w:lang w:eastAsia="zh-CN" w:bidi="ar"/>
              </w:rPr>
              <w:t>控股内部汽零业务、先途电子、家用商用业务在用的订单及仓储管理系统。</w:t>
            </w:r>
          </w:p>
        </w:tc>
      </w:tr>
      <w:tr w:rsidR="007C3827" w14:paraId="3698B8B4" w14:textId="77777777">
        <w:trPr>
          <w:trHeight w:val="605"/>
          <w:jc w:val="center"/>
        </w:trPr>
        <w:tc>
          <w:tcPr>
            <w:tcW w:w="1601" w:type="dxa"/>
          </w:tcPr>
          <w:p w14:paraId="0CA7B9B7" w14:textId="77777777" w:rsidR="007C3827" w:rsidRDefault="00000000">
            <w:pPr>
              <w:keepLines/>
              <w:spacing w:line="360" w:lineRule="auto"/>
              <w:jc w:val="center"/>
              <w:rPr>
                <w:rFonts w:ascii="宋体" w:hAnsi="宋体" w:cs="宋体" w:hint="eastAsia"/>
                <w:lang w:eastAsia="zh-CN"/>
              </w:rPr>
            </w:pPr>
            <w:bookmarkStart w:id="118" w:name="_Toc17010"/>
            <w:r>
              <w:rPr>
                <w:rFonts w:ascii="宋体" w:hAnsi="宋体" w:cs="宋体" w:hint="eastAsia"/>
                <w:lang w:eastAsia="zh-CN"/>
              </w:rPr>
              <w:t>OA</w:t>
            </w:r>
          </w:p>
        </w:tc>
        <w:tc>
          <w:tcPr>
            <w:tcW w:w="6858" w:type="dxa"/>
          </w:tcPr>
          <w:p w14:paraId="198C4DFE" w14:textId="0067A788"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w:t>
            </w:r>
            <w:r w:rsidR="00802F1C">
              <w:rPr>
                <w:rFonts w:ascii="宋体" w:hAnsi="宋体" w:cs="宋体" w:hint="eastAsia"/>
                <w:color w:val="000000"/>
                <w:kern w:val="0"/>
                <w:szCs w:val="21"/>
                <w:lang w:eastAsia="zh-CN" w:bidi="ar"/>
              </w:rPr>
              <w:t>SH</w:t>
            </w:r>
            <w:r>
              <w:rPr>
                <w:rFonts w:ascii="宋体" w:hAnsi="宋体" w:cs="宋体" w:hint="eastAsia"/>
                <w:color w:val="000000"/>
                <w:kern w:val="0"/>
                <w:szCs w:val="21"/>
                <w:lang w:eastAsia="zh-CN" w:bidi="ar"/>
              </w:rPr>
              <w:t>控股汽零、微通道等业务在用的运费报销审批管理系统。</w:t>
            </w:r>
          </w:p>
        </w:tc>
      </w:tr>
      <w:tr w:rsidR="007C3827" w14:paraId="1AC60067" w14:textId="77777777">
        <w:trPr>
          <w:trHeight w:val="605"/>
          <w:jc w:val="center"/>
        </w:trPr>
        <w:tc>
          <w:tcPr>
            <w:tcW w:w="1601" w:type="dxa"/>
          </w:tcPr>
          <w:p w14:paraId="1BF2AA68"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U9</w:t>
            </w:r>
          </w:p>
        </w:tc>
        <w:tc>
          <w:tcPr>
            <w:tcW w:w="6858" w:type="dxa"/>
          </w:tcPr>
          <w:p w14:paraId="47802987" w14:textId="4ED27E8B"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w:t>
            </w:r>
            <w:r w:rsidR="00802F1C">
              <w:rPr>
                <w:rFonts w:ascii="宋体" w:hAnsi="宋体" w:cs="宋体" w:hint="eastAsia"/>
                <w:color w:val="000000"/>
                <w:kern w:val="0"/>
                <w:szCs w:val="21"/>
                <w:lang w:eastAsia="zh-CN" w:bidi="ar"/>
              </w:rPr>
              <w:t>SH</w:t>
            </w:r>
            <w:r>
              <w:rPr>
                <w:rFonts w:ascii="宋体" w:hAnsi="宋体" w:cs="宋体" w:hint="eastAsia"/>
                <w:color w:val="000000"/>
                <w:kern w:val="0"/>
                <w:szCs w:val="21"/>
                <w:lang w:eastAsia="zh-CN" w:bidi="ar"/>
              </w:rPr>
              <w:t>控股内部汽零业务、先途电子、家用商用业务在用的ERP管理系统。</w:t>
            </w:r>
          </w:p>
        </w:tc>
      </w:tr>
      <w:tr w:rsidR="007C3827" w14:paraId="3378EEA8" w14:textId="77777777">
        <w:trPr>
          <w:trHeight w:val="605"/>
          <w:jc w:val="center"/>
        </w:trPr>
        <w:tc>
          <w:tcPr>
            <w:tcW w:w="1601" w:type="dxa"/>
          </w:tcPr>
          <w:p w14:paraId="390A3986"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SAP</w:t>
            </w:r>
          </w:p>
        </w:tc>
        <w:tc>
          <w:tcPr>
            <w:tcW w:w="6858" w:type="dxa"/>
          </w:tcPr>
          <w:p w14:paraId="584D95CE" w14:textId="77777777"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此文中特指微通道业务在用的ERP管理系统。</w:t>
            </w:r>
          </w:p>
        </w:tc>
      </w:tr>
      <w:tr w:rsidR="007C3827" w14:paraId="62A75CC0" w14:textId="77777777">
        <w:trPr>
          <w:trHeight w:val="605"/>
          <w:jc w:val="center"/>
        </w:trPr>
        <w:tc>
          <w:tcPr>
            <w:tcW w:w="1601" w:type="dxa"/>
          </w:tcPr>
          <w:p w14:paraId="41686F4F"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ESB</w:t>
            </w:r>
          </w:p>
        </w:tc>
        <w:tc>
          <w:tcPr>
            <w:tcW w:w="6858" w:type="dxa"/>
          </w:tcPr>
          <w:p w14:paraId="5E830017" w14:textId="4340EFBB"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w:t>
            </w:r>
            <w:r w:rsidR="00802F1C">
              <w:rPr>
                <w:rFonts w:ascii="宋体" w:hAnsi="宋体" w:cs="宋体" w:hint="eastAsia"/>
                <w:color w:val="000000"/>
                <w:kern w:val="0"/>
                <w:szCs w:val="21"/>
                <w:lang w:eastAsia="zh-CN" w:bidi="ar"/>
              </w:rPr>
              <w:t>SH</w:t>
            </w:r>
            <w:r>
              <w:rPr>
                <w:rFonts w:ascii="宋体" w:hAnsi="宋体" w:cs="宋体" w:hint="eastAsia"/>
                <w:color w:val="000000"/>
                <w:kern w:val="0"/>
                <w:szCs w:val="21"/>
                <w:lang w:eastAsia="zh-CN" w:bidi="ar"/>
              </w:rPr>
              <w:t>控股企业数据总线。</w:t>
            </w:r>
          </w:p>
        </w:tc>
      </w:tr>
      <w:tr w:rsidR="007C3827" w14:paraId="75100563" w14:textId="77777777">
        <w:trPr>
          <w:trHeight w:val="605"/>
          <w:jc w:val="center"/>
        </w:trPr>
        <w:tc>
          <w:tcPr>
            <w:tcW w:w="1601" w:type="dxa"/>
          </w:tcPr>
          <w:p w14:paraId="499E2F41"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MES</w:t>
            </w:r>
          </w:p>
        </w:tc>
        <w:tc>
          <w:tcPr>
            <w:tcW w:w="6858" w:type="dxa"/>
          </w:tcPr>
          <w:p w14:paraId="5487B3F8" w14:textId="1BA2CF8D" w:rsidR="007C3827" w:rsidRDefault="00000000">
            <w:pPr>
              <w:keepLines/>
              <w:spacing w:before="156" w:after="156"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此文中特指</w:t>
            </w:r>
            <w:r w:rsidR="00802F1C">
              <w:rPr>
                <w:rFonts w:ascii="宋体" w:hAnsi="宋体" w:cs="宋体" w:hint="eastAsia"/>
                <w:color w:val="000000"/>
                <w:kern w:val="0"/>
                <w:szCs w:val="21"/>
                <w:lang w:eastAsia="zh-CN" w:bidi="ar"/>
              </w:rPr>
              <w:t>SH</w:t>
            </w:r>
            <w:r>
              <w:rPr>
                <w:rFonts w:ascii="宋体" w:hAnsi="宋体" w:cs="宋体" w:hint="eastAsia"/>
                <w:color w:val="000000"/>
                <w:kern w:val="0"/>
                <w:szCs w:val="21"/>
                <w:lang w:eastAsia="zh-CN" w:bidi="ar"/>
              </w:rPr>
              <w:t>控股内部先途电子的车间制造执行管理系统。</w:t>
            </w:r>
          </w:p>
        </w:tc>
      </w:tr>
      <w:tr w:rsidR="007C3827" w14:paraId="6AF5FB43" w14:textId="77777777">
        <w:trPr>
          <w:trHeight w:val="605"/>
          <w:jc w:val="center"/>
        </w:trPr>
        <w:tc>
          <w:tcPr>
            <w:tcW w:w="1601" w:type="dxa"/>
          </w:tcPr>
          <w:p w14:paraId="02AB8E12"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发货需求</w:t>
            </w:r>
          </w:p>
        </w:tc>
        <w:tc>
          <w:tcPr>
            <w:tcW w:w="6858" w:type="dxa"/>
          </w:tcPr>
          <w:p w14:paraId="0A75F99F" w14:textId="77777777" w:rsidR="007C3827" w:rsidRDefault="00000000">
            <w:pPr>
              <w:keepLines/>
              <w:spacing w:before="156" w:after="156" w:line="360" w:lineRule="auto"/>
              <w:rPr>
                <w:rFonts w:ascii="宋体" w:hAnsi="宋体" w:cs="宋体" w:hint="eastAsia"/>
                <w:szCs w:val="21"/>
                <w:lang w:eastAsia="zh-CN"/>
              </w:rPr>
            </w:pPr>
            <w:r>
              <w:rPr>
                <w:rFonts w:ascii="宋体" w:hAnsi="宋体" w:cs="宋体" w:hint="eastAsia"/>
                <w:color w:val="000000"/>
                <w:kern w:val="0"/>
                <w:szCs w:val="21"/>
                <w:lang w:eastAsia="zh-CN" w:bidi="ar"/>
              </w:rPr>
              <w:t>此文中指由营业部门创建的发往目的地的发货需求，其中家用/商用-发运计划，汽零-打包看板通，先途电子-发货计划，微通道-发货计划。</w:t>
            </w:r>
          </w:p>
        </w:tc>
      </w:tr>
      <w:tr w:rsidR="007C3827" w14:paraId="621E9937" w14:textId="77777777">
        <w:trPr>
          <w:trHeight w:val="605"/>
          <w:jc w:val="center"/>
        </w:trPr>
        <w:tc>
          <w:tcPr>
            <w:tcW w:w="1601" w:type="dxa"/>
          </w:tcPr>
          <w:p w14:paraId="79B53A81"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送货单</w:t>
            </w:r>
          </w:p>
        </w:tc>
        <w:tc>
          <w:tcPr>
            <w:tcW w:w="6858" w:type="dxa"/>
          </w:tcPr>
          <w:p w14:paraId="38925DA0" w14:textId="77777777" w:rsidR="007C3827" w:rsidRDefault="00000000">
            <w:pPr>
              <w:pStyle w:val="F3"/>
              <w:keepLines/>
              <w:spacing w:before="156" w:after="156" w:line="360" w:lineRule="auto"/>
              <w:ind w:firstLineChars="0" w:firstLine="0"/>
              <w:jc w:val="left"/>
              <w:rPr>
                <w:rFonts w:ascii="宋体" w:hAnsi="宋体" w:cs="宋体" w:hint="eastAsia"/>
                <w:color w:val="000000"/>
                <w:kern w:val="0"/>
                <w:szCs w:val="21"/>
                <w:lang w:bidi="ar"/>
              </w:rPr>
            </w:pPr>
            <w:r>
              <w:rPr>
                <w:rFonts w:ascii="宋体" w:hAnsi="宋体" w:cs="宋体" w:hint="eastAsia"/>
                <w:color w:val="000000"/>
                <w:kern w:val="0"/>
                <w:szCs w:val="21"/>
                <w:lang w:bidi="ar"/>
              </w:rPr>
              <w:t>此文中指物流部/仓库打印交由承运司机作为送货签收和回单的单据。</w:t>
            </w:r>
          </w:p>
        </w:tc>
      </w:tr>
      <w:tr w:rsidR="007C3827" w14:paraId="7A149A48" w14:textId="77777777">
        <w:trPr>
          <w:trHeight w:val="605"/>
          <w:jc w:val="center"/>
        </w:trPr>
        <w:tc>
          <w:tcPr>
            <w:tcW w:w="1601" w:type="dxa"/>
          </w:tcPr>
          <w:p w14:paraId="4AE8C7DE" w14:textId="77777777" w:rsidR="007C3827" w:rsidRDefault="00000000">
            <w:pPr>
              <w:keepLines/>
              <w:spacing w:line="360" w:lineRule="auto"/>
              <w:jc w:val="center"/>
              <w:rPr>
                <w:rFonts w:ascii="宋体" w:hAnsi="宋体" w:cs="宋体" w:hint="eastAsia"/>
                <w:lang w:eastAsia="zh-CN"/>
              </w:rPr>
            </w:pPr>
            <w:r>
              <w:rPr>
                <w:rFonts w:ascii="宋体" w:hAnsi="宋体" w:cs="宋体" w:hint="eastAsia"/>
                <w:lang w:eastAsia="zh-CN"/>
              </w:rPr>
              <w:t>物流订单</w:t>
            </w:r>
          </w:p>
        </w:tc>
        <w:tc>
          <w:tcPr>
            <w:tcW w:w="6858" w:type="dxa"/>
          </w:tcPr>
          <w:p w14:paraId="5F487746" w14:textId="77777777" w:rsidR="007C3827" w:rsidRDefault="00000000">
            <w:pPr>
              <w:pStyle w:val="F3"/>
              <w:keepLines/>
              <w:spacing w:before="156" w:after="156" w:line="360" w:lineRule="auto"/>
              <w:ind w:firstLineChars="0" w:firstLine="0"/>
              <w:jc w:val="left"/>
              <w:rPr>
                <w:rFonts w:ascii="宋体" w:hAnsi="宋体" w:cs="宋体" w:hint="eastAsia"/>
                <w:color w:val="000000"/>
                <w:kern w:val="0"/>
                <w:szCs w:val="21"/>
                <w:lang w:bidi="ar"/>
              </w:rPr>
            </w:pPr>
            <w:r>
              <w:rPr>
                <w:rFonts w:ascii="宋体" w:hAnsi="宋体" w:cs="宋体" w:hint="eastAsia"/>
                <w:color w:val="000000"/>
                <w:kern w:val="0"/>
                <w:szCs w:val="21"/>
                <w:lang w:bidi="ar"/>
              </w:rPr>
              <w:t>此文中指OTWB系统内创建或接收的客户发货需求。</w:t>
            </w:r>
          </w:p>
        </w:tc>
      </w:tr>
      <w:tr w:rsidR="007C3827" w14:paraId="76A16483" w14:textId="77777777">
        <w:trPr>
          <w:trHeight w:val="605"/>
          <w:jc w:val="center"/>
        </w:trPr>
        <w:tc>
          <w:tcPr>
            <w:tcW w:w="1601" w:type="dxa"/>
          </w:tcPr>
          <w:p w14:paraId="036FC4E8" w14:textId="77777777" w:rsidR="007C3827" w:rsidRDefault="00000000">
            <w:pPr>
              <w:keepLines/>
              <w:spacing w:line="360" w:lineRule="auto"/>
              <w:jc w:val="center"/>
              <w:rPr>
                <w:rFonts w:ascii="宋体" w:hAnsi="宋体" w:cs="宋体" w:hint="eastAsia"/>
                <w:lang w:eastAsia="zh-CN"/>
              </w:rPr>
            </w:pPr>
            <w:r>
              <w:rPr>
                <w:rFonts w:ascii="宋体" w:hAnsi="宋体" w:cs="宋体" w:hint="eastAsia"/>
                <w:szCs w:val="21"/>
                <w:lang w:eastAsia="zh-CN"/>
              </w:rPr>
              <w:t>运单</w:t>
            </w:r>
          </w:p>
        </w:tc>
        <w:tc>
          <w:tcPr>
            <w:tcW w:w="6858" w:type="dxa"/>
          </w:tcPr>
          <w:p w14:paraId="71E1986C" w14:textId="77777777" w:rsidR="007C3827" w:rsidRDefault="00000000">
            <w:pPr>
              <w:pStyle w:val="F3"/>
              <w:keepLines/>
              <w:spacing w:before="156" w:after="156" w:line="360" w:lineRule="auto"/>
              <w:ind w:firstLineChars="0" w:firstLine="0"/>
              <w:jc w:val="left"/>
              <w:rPr>
                <w:rFonts w:ascii="宋体" w:hAnsi="宋体" w:cs="宋体" w:hint="eastAsia"/>
                <w:color w:val="000000"/>
                <w:kern w:val="0"/>
                <w:szCs w:val="21"/>
                <w:lang w:bidi="ar"/>
              </w:rPr>
            </w:pPr>
            <w:r>
              <w:rPr>
                <w:rFonts w:ascii="宋体" w:hAnsi="宋体" w:cs="宋体" w:hint="eastAsia"/>
                <w:color w:val="000000"/>
                <w:kern w:val="0"/>
                <w:szCs w:val="21"/>
                <w:lang w:bidi="ar"/>
              </w:rPr>
              <w:t>此文中指OTWB系统内分配给承运商的发运需求信息，并作为与承运商对账的依据。</w:t>
            </w:r>
          </w:p>
        </w:tc>
      </w:tr>
    </w:tbl>
    <w:p w14:paraId="2899EA68" w14:textId="77777777" w:rsidR="007C3827" w:rsidRDefault="00000000">
      <w:pPr>
        <w:pStyle w:val="3"/>
        <w:keepNext w:val="0"/>
        <w:spacing w:line="360" w:lineRule="auto"/>
        <w:rPr>
          <w:rFonts w:ascii="宋体" w:hAnsi="宋体" w:cs="宋体" w:hint="eastAsia"/>
          <w:lang w:eastAsia="zh-CN"/>
        </w:rPr>
      </w:pPr>
      <w:bookmarkStart w:id="119" w:name="_Toc27040"/>
      <w:bookmarkStart w:id="120" w:name="_Toc25603"/>
      <w:bookmarkStart w:id="121" w:name="_Toc19643"/>
      <w:bookmarkStart w:id="122" w:name="_Toc25369"/>
      <w:bookmarkStart w:id="123" w:name="_Toc11594"/>
      <w:bookmarkStart w:id="124" w:name="_Toc302"/>
      <w:bookmarkStart w:id="125" w:name="_Toc21218"/>
      <w:bookmarkStart w:id="126" w:name="_Toc17055"/>
      <w:bookmarkStart w:id="127" w:name="_Toc7687"/>
      <w:bookmarkStart w:id="128" w:name="_Toc23689"/>
      <w:bookmarkStart w:id="129" w:name="_Toc5392"/>
      <w:bookmarkStart w:id="130" w:name="_Toc23253"/>
      <w:bookmarkStart w:id="131" w:name="_Toc23899"/>
      <w:bookmarkStart w:id="132" w:name="_Toc32124"/>
      <w:bookmarkStart w:id="133" w:name="_Toc13908"/>
      <w:bookmarkStart w:id="134" w:name="_Toc2036179519"/>
      <w:bookmarkStart w:id="135" w:name="_Toc17086"/>
      <w:bookmarkStart w:id="136" w:name="_Toc9036"/>
      <w:r>
        <w:rPr>
          <w:rFonts w:ascii="宋体" w:hAnsi="宋体" w:cs="宋体" w:hint="eastAsia"/>
          <w:lang w:eastAsia="zh-CN"/>
        </w:rPr>
        <w:t>流程图定义</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33C25227" w14:textId="77777777" w:rsidR="007C3827" w:rsidRDefault="00000000">
      <w:pPr>
        <w:pStyle w:val="F3"/>
        <w:keepLines/>
        <w:spacing w:before="156" w:after="156" w:line="360" w:lineRule="auto"/>
        <w:rPr>
          <w:rFonts w:ascii="宋体" w:hAnsi="宋体" w:cs="宋体" w:hint="eastAsia"/>
        </w:rPr>
      </w:pPr>
      <w:r>
        <w:rPr>
          <w:rFonts w:ascii="宋体" w:hAnsi="宋体" w:cs="宋体" w:hint="eastAsia"/>
        </w:rPr>
        <w:lastRenderedPageBreak/>
        <w:t>本系统的流程定义符号遵循BPMN标准，所使用符号定义如下：</w:t>
      </w:r>
    </w:p>
    <w:tbl>
      <w:tblPr>
        <w:tblStyle w:val="af8"/>
        <w:tblW w:w="0" w:type="auto"/>
        <w:jc w:val="center"/>
        <w:tblLayout w:type="fixed"/>
        <w:tblLook w:val="04A0" w:firstRow="1" w:lastRow="0" w:firstColumn="1" w:lastColumn="0" w:noHBand="0" w:noVBand="1"/>
      </w:tblPr>
      <w:tblGrid>
        <w:gridCol w:w="1407"/>
        <w:gridCol w:w="2969"/>
        <w:gridCol w:w="1410"/>
        <w:gridCol w:w="3238"/>
      </w:tblGrid>
      <w:tr w:rsidR="007C3827" w14:paraId="651C2492" w14:textId="77777777" w:rsidTr="007C3827">
        <w:trPr>
          <w:cnfStyle w:val="100000000000" w:firstRow="1" w:lastRow="0" w:firstColumn="0" w:lastColumn="0" w:oddVBand="0" w:evenVBand="0" w:oddHBand="0" w:evenHBand="0" w:firstRowFirstColumn="0" w:firstRowLastColumn="0" w:lastRowFirstColumn="0" w:lastRowLastColumn="0"/>
          <w:jc w:val="center"/>
        </w:trPr>
        <w:tc>
          <w:tcPr>
            <w:tcW w:w="1407" w:type="dxa"/>
            <w:vAlign w:val="center"/>
          </w:tcPr>
          <w:p w14:paraId="40D668C0" w14:textId="77777777" w:rsidR="007C3827" w:rsidRDefault="00000000">
            <w:pPr>
              <w:pStyle w:val="F3"/>
              <w:keepLines/>
              <w:spacing w:before="156" w:after="156" w:line="360" w:lineRule="auto"/>
              <w:ind w:firstLineChars="0" w:firstLine="0"/>
              <w:jc w:val="center"/>
              <w:rPr>
                <w:rFonts w:ascii="宋体" w:hAnsi="宋体" w:cs="宋体" w:hint="eastAsia"/>
                <w:caps w:val="0"/>
              </w:rPr>
            </w:pPr>
            <w:r>
              <w:rPr>
                <w:rFonts w:ascii="宋体" w:hAnsi="宋体" w:cs="宋体" w:hint="eastAsia"/>
              </w:rPr>
              <w:t>开始</w:t>
            </w:r>
          </w:p>
        </w:tc>
        <w:tc>
          <w:tcPr>
            <w:tcW w:w="2969" w:type="dxa"/>
            <w:vAlign w:val="center"/>
          </w:tcPr>
          <w:p w14:paraId="7C7D6BA2" w14:textId="77777777" w:rsidR="007C3827" w:rsidRDefault="00000000">
            <w:pPr>
              <w:pStyle w:val="F3"/>
              <w:keepLines/>
              <w:spacing w:before="156" w:after="156" w:line="360" w:lineRule="auto"/>
              <w:ind w:firstLineChars="0" w:firstLine="0"/>
              <w:jc w:val="center"/>
              <w:rPr>
                <w:rFonts w:ascii="宋体" w:hAnsi="宋体" w:cs="宋体" w:hint="eastAsia"/>
                <w:caps w:val="0"/>
              </w:rPr>
            </w:pPr>
            <w:r>
              <w:rPr>
                <w:rFonts w:ascii="宋体" w:hAnsi="宋体" w:cs="宋体" w:hint="eastAsia"/>
                <w:noProof/>
              </w:rPr>
              <w:drawing>
                <wp:inline distT="0" distB="0" distL="114300" distR="114300" wp14:anchorId="5ADC000A" wp14:editId="44FA6A41">
                  <wp:extent cx="861060" cy="508635"/>
                  <wp:effectExtent l="0" t="0" r="15240" b="5715"/>
                  <wp:docPr id="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2"/>
                          <pic:cNvPicPr>
                            <a:picLocks noChangeAspect="1"/>
                          </pic:cNvPicPr>
                        </pic:nvPicPr>
                        <pic:blipFill>
                          <a:blip r:embed="rId11"/>
                          <a:stretch>
                            <a:fillRect/>
                          </a:stretch>
                        </pic:blipFill>
                        <pic:spPr>
                          <a:xfrm>
                            <a:off x="0" y="0"/>
                            <a:ext cx="861060" cy="508635"/>
                          </a:xfrm>
                          <a:prstGeom prst="rect">
                            <a:avLst/>
                          </a:prstGeom>
                        </pic:spPr>
                      </pic:pic>
                    </a:graphicData>
                  </a:graphic>
                </wp:inline>
              </w:drawing>
            </w:r>
          </w:p>
        </w:tc>
        <w:tc>
          <w:tcPr>
            <w:tcW w:w="1410" w:type="dxa"/>
            <w:vAlign w:val="center"/>
          </w:tcPr>
          <w:p w14:paraId="7297168A" w14:textId="77777777" w:rsidR="007C3827" w:rsidRDefault="00000000">
            <w:pPr>
              <w:pStyle w:val="F3"/>
              <w:keepLines/>
              <w:tabs>
                <w:tab w:val="left" w:pos="893"/>
              </w:tabs>
              <w:spacing w:before="156" w:after="156" w:line="360" w:lineRule="auto"/>
              <w:ind w:firstLineChars="0" w:firstLine="0"/>
              <w:jc w:val="center"/>
              <w:rPr>
                <w:rFonts w:ascii="宋体" w:hAnsi="宋体" w:cs="宋体" w:hint="eastAsia"/>
                <w:caps w:val="0"/>
              </w:rPr>
            </w:pPr>
            <w:r>
              <w:rPr>
                <w:rFonts w:ascii="宋体" w:hAnsi="宋体" w:cs="宋体" w:hint="eastAsia"/>
              </w:rPr>
              <w:t>结束</w:t>
            </w:r>
          </w:p>
        </w:tc>
        <w:tc>
          <w:tcPr>
            <w:tcW w:w="3238" w:type="dxa"/>
            <w:vAlign w:val="center"/>
          </w:tcPr>
          <w:p w14:paraId="2948B388" w14:textId="77777777" w:rsidR="007C3827" w:rsidRDefault="00000000">
            <w:pPr>
              <w:pStyle w:val="F3"/>
              <w:keepLines/>
              <w:spacing w:before="156" w:after="156" w:line="360" w:lineRule="auto"/>
              <w:ind w:firstLineChars="0" w:firstLine="0"/>
              <w:jc w:val="center"/>
              <w:rPr>
                <w:rFonts w:ascii="宋体" w:hAnsi="宋体" w:cs="宋体" w:hint="eastAsia"/>
                <w:caps w:val="0"/>
              </w:rPr>
            </w:pPr>
            <w:r>
              <w:rPr>
                <w:rFonts w:ascii="宋体" w:hAnsi="宋体" w:cs="宋体" w:hint="eastAsia"/>
                <w:noProof/>
              </w:rPr>
              <w:drawing>
                <wp:inline distT="0" distB="0" distL="114300" distR="114300" wp14:anchorId="55CB2BA9" wp14:editId="6E56C962">
                  <wp:extent cx="942975" cy="542925"/>
                  <wp:effectExtent l="0" t="0" r="9525" b="9525"/>
                  <wp:docPr id="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3"/>
                          <pic:cNvPicPr>
                            <a:picLocks noChangeAspect="1"/>
                          </pic:cNvPicPr>
                        </pic:nvPicPr>
                        <pic:blipFill>
                          <a:blip r:embed="rId12"/>
                          <a:stretch>
                            <a:fillRect/>
                          </a:stretch>
                        </pic:blipFill>
                        <pic:spPr>
                          <a:xfrm>
                            <a:off x="0" y="0"/>
                            <a:ext cx="942975" cy="542925"/>
                          </a:xfrm>
                          <a:prstGeom prst="rect">
                            <a:avLst/>
                          </a:prstGeom>
                        </pic:spPr>
                      </pic:pic>
                    </a:graphicData>
                  </a:graphic>
                </wp:inline>
              </w:drawing>
            </w:r>
          </w:p>
        </w:tc>
      </w:tr>
      <w:tr w:rsidR="007C3827" w14:paraId="40CE0E61" w14:textId="77777777" w:rsidTr="007C3827">
        <w:trPr>
          <w:jc w:val="center"/>
        </w:trPr>
        <w:tc>
          <w:tcPr>
            <w:tcW w:w="1407" w:type="dxa"/>
            <w:vAlign w:val="center"/>
          </w:tcPr>
          <w:p w14:paraId="03B3EFC7" w14:textId="77777777" w:rsidR="007C3827" w:rsidRDefault="00000000">
            <w:pPr>
              <w:pStyle w:val="F3"/>
              <w:keepLines/>
              <w:spacing w:before="156" w:after="156" w:line="360" w:lineRule="auto"/>
              <w:ind w:firstLineChars="0" w:firstLine="0"/>
              <w:jc w:val="center"/>
              <w:rPr>
                <w:rFonts w:ascii="宋体" w:hAnsi="宋体" w:cs="宋体" w:hint="eastAsia"/>
                <w:caps/>
              </w:rPr>
            </w:pPr>
            <w:r>
              <w:rPr>
                <w:rFonts w:ascii="宋体" w:hAnsi="宋体" w:cs="宋体" w:hint="eastAsia"/>
                <w:caps/>
              </w:rPr>
              <w:t>TMS</w:t>
            </w:r>
          </w:p>
        </w:tc>
        <w:tc>
          <w:tcPr>
            <w:tcW w:w="2969" w:type="dxa"/>
            <w:vAlign w:val="center"/>
          </w:tcPr>
          <w:p w14:paraId="290246A3"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1278B063" wp14:editId="3B137C23">
                  <wp:extent cx="1365250" cy="742950"/>
                  <wp:effectExtent l="0" t="0" r="6350" b="635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3"/>
                          <a:stretch>
                            <a:fillRect/>
                          </a:stretch>
                        </pic:blipFill>
                        <pic:spPr>
                          <a:xfrm>
                            <a:off x="0" y="0"/>
                            <a:ext cx="1365250" cy="742950"/>
                          </a:xfrm>
                          <a:prstGeom prst="rect">
                            <a:avLst/>
                          </a:prstGeom>
                          <a:noFill/>
                          <a:ln>
                            <a:noFill/>
                          </a:ln>
                        </pic:spPr>
                      </pic:pic>
                    </a:graphicData>
                  </a:graphic>
                </wp:inline>
              </w:drawing>
            </w:r>
          </w:p>
        </w:tc>
        <w:tc>
          <w:tcPr>
            <w:tcW w:w="1410" w:type="dxa"/>
            <w:vAlign w:val="center"/>
          </w:tcPr>
          <w:p w14:paraId="575CAE89"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BMS</w:t>
            </w:r>
          </w:p>
        </w:tc>
        <w:tc>
          <w:tcPr>
            <w:tcW w:w="3238" w:type="dxa"/>
            <w:vAlign w:val="center"/>
          </w:tcPr>
          <w:p w14:paraId="19A09703"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758E3110" wp14:editId="6AFD37A8">
                  <wp:extent cx="1238885" cy="910590"/>
                  <wp:effectExtent l="0" t="0" r="571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a:stretch>
                            <a:fillRect/>
                          </a:stretch>
                        </pic:blipFill>
                        <pic:spPr>
                          <a:xfrm>
                            <a:off x="0" y="0"/>
                            <a:ext cx="1238885" cy="910590"/>
                          </a:xfrm>
                          <a:prstGeom prst="rect">
                            <a:avLst/>
                          </a:prstGeom>
                        </pic:spPr>
                      </pic:pic>
                    </a:graphicData>
                  </a:graphic>
                </wp:inline>
              </w:drawing>
            </w:r>
          </w:p>
        </w:tc>
      </w:tr>
      <w:tr w:rsidR="007C3827" w14:paraId="6319751D" w14:textId="77777777" w:rsidTr="007C3827">
        <w:trPr>
          <w:trHeight w:val="1560"/>
          <w:jc w:val="center"/>
        </w:trPr>
        <w:tc>
          <w:tcPr>
            <w:tcW w:w="1407" w:type="dxa"/>
            <w:vAlign w:val="center"/>
          </w:tcPr>
          <w:p w14:paraId="3C0A733C" w14:textId="77777777" w:rsidR="007C3827" w:rsidRDefault="00000000">
            <w:pPr>
              <w:pStyle w:val="F3"/>
              <w:keepLines/>
              <w:spacing w:before="156" w:after="156" w:line="360" w:lineRule="auto"/>
              <w:ind w:firstLineChars="0" w:firstLine="0"/>
              <w:jc w:val="center"/>
              <w:rPr>
                <w:rFonts w:ascii="宋体" w:hAnsi="宋体" w:cs="宋体" w:hint="eastAsia"/>
                <w:caps/>
              </w:rPr>
            </w:pPr>
            <w:r>
              <w:rPr>
                <w:rFonts w:ascii="宋体" w:hAnsi="宋体" w:cs="宋体" w:hint="eastAsia"/>
                <w:caps/>
              </w:rPr>
              <w:t>OMS</w:t>
            </w:r>
          </w:p>
        </w:tc>
        <w:tc>
          <w:tcPr>
            <w:tcW w:w="2969" w:type="dxa"/>
            <w:vAlign w:val="center"/>
          </w:tcPr>
          <w:p w14:paraId="77F39006"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0F4D2A2F" wp14:editId="1E58142F">
                  <wp:extent cx="1357630" cy="767715"/>
                  <wp:effectExtent l="0" t="0" r="13970" b="133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5"/>
                          <a:stretch>
                            <a:fillRect/>
                          </a:stretch>
                        </pic:blipFill>
                        <pic:spPr>
                          <a:xfrm>
                            <a:off x="0" y="0"/>
                            <a:ext cx="1357630" cy="767715"/>
                          </a:xfrm>
                          <a:prstGeom prst="rect">
                            <a:avLst/>
                          </a:prstGeom>
                        </pic:spPr>
                      </pic:pic>
                    </a:graphicData>
                  </a:graphic>
                </wp:inline>
              </w:drawing>
            </w:r>
          </w:p>
        </w:tc>
        <w:tc>
          <w:tcPr>
            <w:tcW w:w="1410" w:type="dxa"/>
            <w:vAlign w:val="center"/>
          </w:tcPr>
          <w:p w14:paraId="55E91E1B"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WMS</w:t>
            </w:r>
          </w:p>
        </w:tc>
        <w:tc>
          <w:tcPr>
            <w:tcW w:w="3238" w:type="dxa"/>
            <w:vAlign w:val="center"/>
          </w:tcPr>
          <w:p w14:paraId="6B34C93F"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340B1103" wp14:editId="279873F0">
                  <wp:extent cx="1209675" cy="734060"/>
                  <wp:effectExtent l="0" t="0" r="9525" b="889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6"/>
                          <a:stretch>
                            <a:fillRect/>
                          </a:stretch>
                        </pic:blipFill>
                        <pic:spPr>
                          <a:xfrm>
                            <a:off x="0" y="0"/>
                            <a:ext cx="1209675" cy="734060"/>
                          </a:xfrm>
                          <a:prstGeom prst="rect">
                            <a:avLst/>
                          </a:prstGeom>
                        </pic:spPr>
                      </pic:pic>
                    </a:graphicData>
                  </a:graphic>
                </wp:inline>
              </w:drawing>
            </w:r>
          </w:p>
        </w:tc>
      </w:tr>
      <w:tr w:rsidR="007C3827" w14:paraId="49597540" w14:textId="77777777" w:rsidTr="007C3827">
        <w:trPr>
          <w:jc w:val="center"/>
        </w:trPr>
        <w:tc>
          <w:tcPr>
            <w:tcW w:w="1407" w:type="dxa"/>
            <w:vAlign w:val="center"/>
          </w:tcPr>
          <w:p w14:paraId="62AEC3DB" w14:textId="77777777" w:rsidR="007C3827" w:rsidRDefault="00000000">
            <w:pPr>
              <w:pStyle w:val="F3"/>
              <w:keepLines/>
              <w:spacing w:before="156" w:after="156" w:line="360" w:lineRule="auto"/>
              <w:ind w:firstLineChars="0" w:firstLine="0"/>
              <w:jc w:val="center"/>
              <w:rPr>
                <w:rFonts w:ascii="宋体" w:hAnsi="宋体" w:cs="宋体" w:hint="eastAsia"/>
                <w:caps/>
              </w:rPr>
            </w:pPr>
            <w:r>
              <w:rPr>
                <w:rFonts w:ascii="宋体" w:hAnsi="宋体" w:cs="宋体" w:hint="eastAsia"/>
                <w:caps/>
              </w:rPr>
              <w:t>SAP</w:t>
            </w:r>
          </w:p>
        </w:tc>
        <w:tc>
          <w:tcPr>
            <w:tcW w:w="2969" w:type="dxa"/>
            <w:vAlign w:val="center"/>
          </w:tcPr>
          <w:p w14:paraId="659C9F18"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1EA47B7B" wp14:editId="2721E77D">
                  <wp:extent cx="1191260" cy="755650"/>
                  <wp:effectExtent l="0" t="0" r="254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1191260" cy="755650"/>
                          </a:xfrm>
                          <a:prstGeom prst="rect">
                            <a:avLst/>
                          </a:prstGeom>
                          <a:noFill/>
                          <a:ln>
                            <a:noFill/>
                          </a:ln>
                        </pic:spPr>
                      </pic:pic>
                    </a:graphicData>
                  </a:graphic>
                </wp:inline>
              </w:drawing>
            </w:r>
          </w:p>
        </w:tc>
        <w:tc>
          <w:tcPr>
            <w:tcW w:w="1410" w:type="dxa"/>
            <w:vAlign w:val="center"/>
          </w:tcPr>
          <w:p w14:paraId="44904332" w14:textId="77777777" w:rsidR="007C3827" w:rsidRDefault="00000000">
            <w:pPr>
              <w:pStyle w:val="F3"/>
              <w:keepLines/>
              <w:spacing w:before="156" w:after="156" w:line="360" w:lineRule="auto"/>
              <w:ind w:firstLineChars="0" w:firstLine="0"/>
              <w:jc w:val="center"/>
              <w:rPr>
                <w:rFonts w:ascii="宋体" w:hAnsi="宋体" w:cs="宋体" w:hint="eastAsia"/>
                <w:highlight w:val="red"/>
              </w:rPr>
            </w:pPr>
            <w:r>
              <w:rPr>
                <w:rFonts w:ascii="宋体" w:hAnsi="宋体" w:cs="宋体" w:hint="eastAsia"/>
                <w:caps/>
              </w:rPr>
              <w:t>报表系统</w:t>
            </w:r>
          </w:p>
        </w:tc>
        <w:tc>
          <w:tcPr>
            <w:tcW w:w="3238" w:type="dxa"/>
            <w:vAlign w:val="center"/>
          </w:tcPr>
          <w:p w14:paraId="6D6EA915" w14:textId="77777777" w:rsidR="007C3827" w:rsidRDefault="00000000">
            <w:pPr>
              <w:pStyle w:val="F3"/>
              <w:keepLines/>
              <w:spacing w:before="156" w:after="156" w:line="360" w:lineRule="auto"/>
              <w:ind w:firstLineChars="0" w:firstLine="0"/>
              <w:jc w:val="center"/>
              <w:rPr>
                <w:rFonts w:ascii="宋体" w:hAnsi="宋体" w:cs="宋体" w:hint="eastAsia"/>
                <w:highlight w:val="red"/>
              </w:rPr>
            </w:pPr>
            <w:r>
              <w:rPr>
                <w:rFonts w:ascii="宋体" w:hAnsi="宋体" w:cs="宋体" w:hint="eastAsia"/>
                <w:noProof/>
              </w:rPr>
              <w:drawing>
                <wp:inline distT="0" distB="0" distL="114300" distR="114300" wp14:anchorId="5ABA7D07" wp14:editId="3F5B4E7C">
                  <wp:extent cx="1278255" cy="904240"/>
                  <wp:effectExtent l="0" t="0" r="4445" b="1016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8"/>
                          <a:stretch>
                            <a:fillRect/>
                          </a:stretch>
                        </pic:blipFill>
                        <pic:spPr>
                          <a:xfrm>
                            <a:off x="0" y="0"/>
                            <a:ext cx="1278255" cy="904240"/>
                          </a:xfrm>
                          <a:prstGeom prst="rect">
                            <a:avLst/>
                          </a:prstGeom>
                        </pic:spPr>
                      </pic:pic>
                    </a:graphicData>
                  </a:graphic>
                </wp:inline>
              </w:drawing>
            </w:r>
          </w:p>
        </w:tc>
      </w:tr>
      <w:tr w:rsidR="007C3827" w14:paraId="0C917A83" w14:textId="77777777" w:rsidTr="007C3827">
        <w:trPr>
          <w:jc w:val="center"/>
        </w:trPr>
        <w:tc>
          <w:tcPr>
            <w:tcW w:w="1407" w:type="dxa"/>
            <w:vAlign w:val="center"/>
          </w:tcPr>
          <w:p w14:paraId="07F40460"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OA</w:t>
            </w:r>
          </w:p>
        </w:tc>
        <w:tc>
          <w:tcPr>
            <w:tcW w:w="2969" w:type="dxa"/>
            <w:vAlign w:val="center"/>
          </w:tcPr>
          <w:p w14:paraId="37588E79"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2CDEB5D4" wp14:editId="76F24421">
                  <wp:extent cx="1265555" cy="601345"/>
                  <wp:effectExtent l="0" t="0" r="4445" b="82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1265555" cy="601345"/>
                          </a:xfrm>
                          <a:prstGeom prst="rect">
                            <a:avLst/>
                          </a:prstGeom>
                          <a:noFill/>
                          <a:ln>
                            <a:noFill/>
                          </a:ln>
                        </pic:spPr>
                      </pic:pic>
                    </a:graphicData>
                  </a:graphic>
                </wp:inline>
              </w:drawing>
            </w:r>
          </w:p>
        </w:tc>
        <w:tc>
          <w:tcPr>
            <w:tcW w:w="1410" w:type="dxa"/>
            <w:vAlign w:val="center"/>
          </w:tcPr>
          <w:p w14:paraId="5B5E8941"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PDA</w:t>
            </w:r>
          </w:p>
        </w:tc>
        <w:tc>
          <w:tcPr>
            <w:tcW w:w="3238" w:type="dxa"/>
            <w:vAlign w:val="center"/>
          </w:tcPr>
          <w:p w14:paraId="54C45F86"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472C9615" wp14:editId="14867348">
                  <wp:extent cx="1223010" cy="862965"/>
                  <wp:effectExtent l="0" t="0" r="15240" b="1333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0"/>
                          <a:stretch>
                            <a:fillRect/>
                          </a:stretch>
                        </pic:blipFill>
                        <pic:spPr>
                          <a:xfrm>
                            <a:off x="0" y="0"/>
                            <a:ext cx="1223010" cy="862965"/>
                          </a:xfrm>
                          <a:prstGeom prst="rect">
                            <a:avLst/>
                          </a:prstGeom>
                        </pic:spPr>
                      </pic:pic>
                    </a:graphicData>
                  </a:graphic>
                </wp:inline>
              </w:drawing>
            </w:r>
          </w:p>
        </w:tc>
      </w:tr>
      <w:tr w:rsidR="007C3827" w14:paraId="2CB515E8" w14:textId="77777777" w:rsidTr="007C3827">
        <w:trPr>
          <w:trHeight w:val="1364"/>
          <w:jc w:val="center"/>
        </w:trPr>
        <w:tc>
          <w:tcPr>
            <w:tcW w:w="1407" w:type="dxa"/>
            <w:vAlign w:val="center"/>
          </w:tcPr>
          <w:p w14:paraId="4415BD78"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rPr>
              <w:t>小</w:t>
            </w:r>
            <w:r>
              <w:rPr>
                <w:rFonts w:ascii="宋体" w:hAnsi="宋体" w:cs="宋体" w:hint="eastAsia"/>
                <w:caps/>
              </w:rPr>
              <w:t>程序</w:t>
            </w:r>
          </w:p>
        </w:tc>
        <w:tc>
          <w:tcPr>
            <w:tcW w:w="2969" w:type="dxa"/>
            <w:vAlign w:val="center"/>
          </w:tcPr>
          <w:p w14:paraId="1112822F"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050147DC" wp14:editId="1D2E66F7">
                  <wp:extent cx="1492250" cy="768350"/>
                  <wp:effectExtent l="0" t="0" r="6350" b="635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1492250" cy="768350"/>
                          </a:xfrm>
                          <a:prstGeom prst="rect">
                            <a:avLst/>
                          </a:prstGeom>
                          <a:noFill/>
                          <a:ln>
                            <a:noFill/>
                          </a:ln>
                        </pic:spPr>
                      </pic:pic>
                    </a:graphicData>
                  </a:graphic>
                </wp:inline>
              </w:drawing>
            </w:r>
          </w:p>
        </w:tc>
        <w:tc>
          <w:tcPr>
            <w:tcW w:w="1410" w:type="dxa"/>
            <w:vAlign w:val="center"/>
          </w:tcPr>
          <w:p w14:paraId="0E18F388"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人工输入</w:t>
            </w:r>
          </w:p>
        </w:tc>
        <w:tc>
          <w:tcPr>
            <w:tcW w:w="3238" w:type="dxa"/>
            <w:vAlign w:val="center"/>
          </w:tcPr>
          <w:p w14:paraId="6E43738F"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mc:AlternateContent>
                <mc:Choice Requires="wps">
                  <w:drawing>
                    <wp:anchor distT="0" distB="0" distL="114300" distR="114300" simplePos="0" relativeHeight="251664384" behindDoc="0" locked="0" layoutInCell="1" allowOverlap="1" wp14:anchorId="1830D35F" wp14:editId="24299B7C">
                      <wp:simplePos x="0" y="0"/>
                      <wp:positionH relativeFrom="column">
                        <wp:posOffset>523240</wp:posOffset>
                      </wp:positionH>
                      <wp:positionV relativeFrom="paragraph">
                        <wp:posOffset>93980</wp:posOffset>
                      </wp:positionV>
                      <wp:extent cx="838835" cy="489585"/>
                      <wp:effectExtent l="4445" t="4445" r="13970" b="20320"/>
                      <wp:wrapNone/>
                      <wp:docPr id="17" name="流程图: 手动输入 38"/>
                      <wp:cNvGraphicFramePr/>
                      <a:graphic xmlns:a="http://schemas.openxmlformats.org/drawingml/2006/main">
                        <a:graphicData uri="http://schemas.microsoft.com/office/word/2010/wordprocessingShape">
                          <wps:wsp>
                            <wps:cNvSpPr/>
                            <wps:spPr>
                              <a:xfrm>
                                <a:off x="0" y="0"/>
                                <a:ext cx="838835" cy="489585"/>
                              </a:xfrm>
                              <a:prstGeom prst="flowChartManualInpu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手动输入 38" o:spid="_x0000_s1026" o:spt="118" type="#_x0000_t118" style="position:absolute;left:0pt;margin-left:41.2pt;margin-top:7.4pt;height:38.55pt;width:66.05pt;z-index:251664384;v-text-anchor:middle;mso-width-relative:page;mso-height-relative:page;" filled="f" stroked="t" coordsize="21600,21600" o:gfxdata="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HNfA82AAAAAgB&#10;AAAPAAAAAAAAAAEAIAAAACIAAABkcnMvZG93bnJldi54bWxQSwECFAAUAAAACACHTuJAqDjQQ40C&#10;AADsBAAADgAAAAAAAAABACAAAAAnAQAAZHJzL2Uyb0RvYy54bWxQSwUGAAAAAAYABgBZAQAAJgYA&#10;AAAA&#10;">
                      <v:fill on="f" focussize="0,0"/>
                      <v:stroke color="#000000 [3213]" miterlimit="8" joinstyle="miter"/>
                      <v:imagedata o:title=""/>
                      <o:lock v:ext="edit" aspectratio="f"/>
                    </v:shape>
                  </w:pict>
                </mc:Fallback>
              </mc:AlternateContent>
            </w:r>
          </w:p>
        </w:tc>
      </w:tr>
      <w:tr w:rsidR="007C3827" w14:paraId="7A5797DD" w14:textId="77777777" w:rsidTr="007C3827">
        <w:trPr>
          <w:trHeight w:val="1457"/>
          <w:jc w:val="center"/>
        </w:trPr>
        <w:tc>
          <w:tcPr>
            <w:tcW w:w="1407" w:type="dxa"/>
            <w:vAlign w:val="center"/>
          </w:tcPr>
          <w:p w14:paraId="3A1640EB"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子流程</w:t>
            </w:r>
          </w:p>
        </w:tc>
        <w:tc>
          <w:tcPr>
            <w:tcW w:w="2969" w:type="dxa"/>
            <w:vAlign w:val="center"/>
          </w:tcPr>
          <w:p w14:paraId="02C556D5"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mc:AlternateContent>
                <mc:Choice Requires="wps">
                  <w:drawing>
                    <wp:anchor distT="0" distB="0" distL="114300" distR="114300" simplePos="0" relativeHeight="251663360" behindDoc="0" locked="0" layoutInCell="1" allowOverlap="1" wp14:anchorId="6B3EB1D2" wp14:editId="5F38B3F5">
                      <wp:simplePos x="0" y="0"/>
                      <wp:positionH relativeFrom="column">
                        <wp:posOffset>419735</wp:posOffset>
                      </wp:positionH>
                      <wp:positionV relativeFrom="paragraph">
                        <wp:posOffset>90805</wp:posOffset>
                      </wp:positionV>
                      <wp:extent cx="913765" cy="547370"/>
                      <wp:effectExtent l="4445" t="4445" r="15240" b="19685"/>
                      <wp:wrapNone/>
                      <wp:docPr id="19" name="流程图: 过程 4"/>
                      <wp:cNvGraphicFramePr/>
                      <a:graphic xmlns:a="http://schemas.openxmlformats.org/drawingml/2006/main">
                        <a:graphicData uri="http://schemas.microsoft.com/office/word/2010/wordprocessingShape">
                          <wps:wsp>
                            <wps:cNvSpPr/>
                            <wps:spPr>
                              <a:xfrm>
                                <a:off x="2518410" y="6812280"/>
                                <a:ext cx="913765" cy="547370"/>
                              </a:xfrm>
                              <a:prstGeom prst="flowChartProcess">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过程 4" o:spid="_x0000_s1026" o:spt="109" type="#_x0000_t109" style="position:absolute;left:0pt;margin-left:33.05pt;margin-top:7.15pt;height:43.1pt;width:71.95pt;z-index:251663360;v-text-anchor:middle;mso-width-relative:page;mso-height-relative:page;" filled="f" stroked="t" coordsize="21600,21600" o:gfxdata="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9ybdYAAAAJAQAADwAA&#10;AAAAAAABACAAAAAiAAAAZHJzL2Rvd25yZXYueG1sUEsBAhQAFAAAAAgAh07iQD1rYMeKAgAA7QQA&#10;AA4AAAAAAAAAAQAgAAAAJQEAAGRycy9lMm9Eb2MueG1sUEsFBgAAAAAGAAYAWQEAACEGAAAAAA==&#10;">
                      <v:fill on="f" focussize="0,0"/>
                      <v:stroke color="#000000 [3213]" miterlimit="8" joinstyle="miter"/>
                      <v:imagedata o:title=""/>
                      <o:lock v:ext="edit" aspectratio="f"/>
                    </v:shape>
                  </w:pict>
                </mc:Fallback>
              </mc:AlternateContent>
            </w:r>
          </w:p>
        </w:tc>
        <w:tc>
          <w:tcPr>
            <w:tcW w:w="1410" w:type="dxa"/>
            <w:vAlign w:val="center"/>
          </w:tcPr>
          <w:p w14:paraId="67A0EC96"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线下</w:t>
            </w:r>
          </w:p>
        </w:tc>
        <w:tc>
          <w:tcPr>
            <w:tcW w:w="3238" w:type="dxa"/>
            <w:vAlign w:val="center"/>
          </w:tcPr>
          <w:p w14:paraId="23A13414"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1D5CA2C9" wp14:editId="05DDB843">
                  <wp:extent cx="1276350" cy="789305"/>
                  <wp:effectExtent l="0" t="0" r="0" b="1079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22"/>
                          <a:stretch>
                            <a:fillRect/>
                          </a:stretch>
                        </pic:blipFill>
                        <pic:spPr>
                          <a:xfrm>
                            <a:off x="0" y="0"/>
                            <a:ext cx="1276350" cy="789305"/>
                          </a:xfrm>
                          <a:prstGeom prst="rect">
                            <a:avLst/>
                          </a:prstGeom>
                        </pic:spPr>
                      </pic:pic>
                    </a:graphicData>
                  </a:graphic>
                </wp:inline>
              </w:drawing>
            </w:r>
          </w:p>
        </w:tc>
      </w:tr>
      <w:tr w:rsidR="007C3827" w14:paraId="679446C6" w14:textId="77777777" w:rsidTr="007C3827">
        <w:trPr>
          <w:trHeight w:val="1088"/>
          <w:jc w:val="center"/>
        </w:trPr>
        <w:tc>
          <w:tcPr>
            <w:tcW w:w="1407" w:type="dxa"/>
            <w:vAlign w:val="center"/>
          </w:tcPr>
          <w:p w14:paraId="0D69E6C2" w14:textId="77777777" w:rsidR="007C3827" w:rsidRDefault="00000000">
            <w:pPr>
              <w:pStyle w:val="F3"/>
              <w:keepLines/>
              <w:spacing w:before="156" w:after="156" w:line="360" w:lineRule="auto"/>
              <w:ind w:firstLineChars="0" w:firstLine="0"/>
              <w:jc w:val="center"/>
              <w:rPr>
                <w:rFonts w:ascii="宋体" w:hAnsi="宋体" w:cs="宋体" w:hint="eastAsia"/>
              </w:rPr>
            </w:pPr>
            <w:bookmarkStart w:id="137" w:name="_Toc980817384"/>
            <w:bookmarkStart w:id="138" w:name="_Toc25375"/>
            <w:r>
              <w:rPr>
                <w:rFonts w:ascii="宋体" w:hAnsi="宋体" w:cs="宋体" w:hint="eastAsia"/>
                <w:caps/>
              </w:rPr>
              <w:lastRenderedPageBreak/>
              <w:t>判断</w:t>
            </w:r>
          </w:p>
        </w:tc>
        <w:tc>
          <w:tcPr>
            <w:tcW w:w="2969" w:type="dxa"/>
            <w:vAlign w:val="center"/>
          </w:tcPr>
          <w:p w14:paraId="32C6627D"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25F2A182" wp14:editId="682AB06C">
                  <wp:extent cx="914400" cy="563880"/>
                  <wp:effectExtent l="0" t="0" r="0" b="762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3"/>
                          <a:stretch>
                            <a:fillRect/>
                          </a:stretch>
                        </pic:blipFill>
                        <pic:spPr>
                          <a:xfrm>
                            <a:off x="0" y="0"/>
                            <a:ext cx="914400" cy="563880"/>
                          </a:xfrm>
                          <a:prstGeom prst="rect">
                            <a:avLst/>
                          </a:prstGeom>
                          <a:noFill/>
                          <a:ln>
                            <a:noFill/>
                          </a:ln>
                        </pic:spPr>
                      </pic:pic>
                    </a:graphicData>
                  </a:graphic>
                </wp:inline>
              </w:drawing>
            </w:r>
          </w:p>
        </w:tc>
        <w:tc>
          <w:tcPr>
            <w:tcW w:w="1410" w:type="dxa"/>
            <w:vAlign w:val="center"/>
          </w:tcPr>
          <w:p w14:paraId="7FBD3038"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caps/>
              </w:rPr>
              <w:t>PES</w:t>
            </w:r>
          </w:p>
        </w:tc>
        <w:tc>
          <w:tcPr>
            <w:tcW w:w="3238" w:type="dxa"/>
            <w:vAlign w:val="center"/>
          </w:tcPr>
          <w:p w14:paraId="17EFDA3E" w14:textId="77777777" w:rsidR="007C3827" w:rsidRDefault="00000000">
            <w:pPr>
              <w:pStyle w:val="F3"/>
              <w:keepLines/>
              <w:spacing w:before="156" w:after="156" w:line="360" w:lineRule="auto"/>
              <w:ind w:firstLineChars="0" w:firstLine="0"/>
              <w:jc w:val="center"/>
              <w:rPr>
                <w:rFonts w:ascii="宋体" w:hAnsi="宋体" w:cs="宋体" w:hint="eastAsia"/>
              </w:rPr>
            </w:pPr>
            <w:r>
              <w:rPr>
                <w:rFonts w:ascii="宋体" w:hAnsi="宋体" w:cs="宋体" w:hint="eastAsia"/>
                <w:noProof/>
              </w:rPr>
              <w:drawing>
                <wp:inline distT="0" distB="0" distL="114300" distR="114300" wp14:anchorId="48BF01EA" wp14:editId="62B95050">
                  <wp:extent cx="1251585" cy="705485"/>
                  <wp:effectExtent l="0" t="0" r="5715"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4"/>
                          <a:stretch>
                            <a:fillRect/>
                          </a:stretch>
                        </pic:blipFill>
                        <pic:spPr>
                          <a:xfrm>
                            <a:off x="0" y="0"/>
                            <a:ext cx="1251585" cy="705485"/>
                          </a:xfrm>
                          <a:prstGeom prst="rect">
                            <a:avLst/>
                          </a:prstGeom>
                          <a:noFill/>
                          <a:ln>
                            <a:noFill/>
                          </a:ln>
                        </pic:spPr>
                      </pic:pic>
                    </a:graphicData>
                  </a:graphic>
                </wp:inline>
              </w:drawing>
            </w:r>
          </w:p>
        </w:tc>
      </w:tr>
    </w:tbl>
    <w:p w14:paraId="3E6C1A5B" w14:textId="77777777" w:rsidR="007C3827" w:rsidRDefault="007C3827">
      <w:pPr>
        <w:pStyle w:val="a2"/>
        <w:keepLines/>
        <w:spacing w:line="360" w:lineRule="auto"/>
        <w:ind w:firstLineChars="0" w:firstLine="0"/>
        <w:rPr>
          <w:rFonts w:ascii="宋体" w:hAnsi="宋体" w:cs="宋体" w:hint="eastAsia"/>
          <w:sz w:val="36"/>
        </w:rPr>
      </w:pPr>
    </w:p>
    <w:p w14:paraId="543BFBA2" w14:textId="77777777" w:rsidR="007C3827" w:rsidRDefault="00000000">
      <w:pPr>
        <w:pStyle w:val="1"/>
        <w:keepNext w:val="0"/>
        <w:spacing w:line="360" w:lineRule="auto"/>
        <w:rPr>
          <w:rFonts w:ascii="宋体" w:hAnsi="宋体" w:cs="宋体" w:hint="eastAsia"/>
          <w:lang w:eastAsia="zh-CN"/>
        </w:rPr>
      </w:pPr>
      <w:bookmarkStart w:id="139" w:name="_Toc29446"/>
      <w:bookmarkStart w:id="140" w:name="_Toc518"/>
      <w:bookmarkStart w:id="141" w:name="_Toc23122"/>
      <w:bookmarkStart w:id="142" w:name="_Toc5043"/>
      <w:bookmarkStart w:id="143" w:name="_Toc22616"/>
      <w:bookmarkStart w:id="144" w:name="_Toc10597"/>
      <w:bookmarkStart w:id="145" w:name="_Toc16254"/>
      <w:bookmarkStart w:id="146" w:name="_Toc11919"/>
      <w:bookmarkStart w:id="147" w:name="_Toc11338"/>
      <w:bookmarkStart w:id="148" w:name="_Toc16089"/>
      <w:bookmarkStart w:id="149" w:name="_Toc30718"/>
      <w:bookmarkStart w:id="150" w:name="_Toc11825"/>
      <w:bookmarkStart w:id="151" w:name="_Toc16143"/>
      <w:bookmarkStart w:id="152" w:name="_Toc19904"/>
      <w:bookmarkStart w:id="153" w:name="_Toc9742"/>
      <w:bookmarkStart w:id="154" w:name="_Toc4552"/>
      <w:bookmarkStart w:id="155" w:name="_Toc31505"/>
      <w:r>
        <w:rPr>
          <w:rFonts w:ascii="宋体" w:hAnsi="宋体" w:cs="宋体" w:hint="eastAsia"/>
          <w:lang w:eastAsia="zh-CN"/>
        </w:rPr>
        <w:t>业务概述</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1C31693E" w14:textId="77777777" w:rsidR="007C3827" w:rsidRDefault="007C3827">
      <w:pPr>
        <w:keepLines/>
        <w:spacing w:line="360" w:lineRule="auto"/>
        <w:rPr>
          <w:rFonts w:ascii="宋体" w:hAnsi="宋体" w:cs="宋体" w:hint="eastAsia"/>
          <w:lang w:eastAsia="zh-CN"/>
        </w:rPr>
      </w:pPr>
      <w:bookmarkStart w:id="156" w:name="_Toc637344122"/>
    </w:p>
    <w:p w14:paraId="2E9F3EE0" w14:textId="77777777" w:rsidR="007C3827" w:rsidRDefault="00000000">
      <w:pPr>
        <w:pStyle w:val="2"/>
        <w:keepNext w:val="0"/>
        <w:spacing w:line="360" w:lineRule="auto"/>
        <w:rPr>
          <w:rFonts w:ascii="宋体" w:hAnsi="宋体" w:cs="宋体" w:hint="eastAsia"/>
          <w:lang w:eastAsia="zh-CN"/>
        </w:rPr>
      </w:pPr>
      <w:bookmarkStart w:id="157" w:name="_Toc22594"/>
      <w:bookmarkStart w:id="158" w:name="_Toc30053"/>
      <w:bookmarkStart w:id="159" w:name="_Toc29382"/>
      <w:bookmarkStart w:id="160" w:name="_Toc5562"/>
      <w:bookmarkStart w:id="161" w:name="_Toc17638"/>
      <w:bookmarkStart w:id="162" w:name="_Toc28782"/>
      <w:bookmarkStart w:id="163" w:name="_Toc4891"/>
      <w:bookmarkStart w:id="164" w:name="_Toc9794"/>
      <w:bookmarkStart w:id="165" w:name="_Toc21696"/>
      <w:bookmarkStart w:id="166" w:name="_Toc23767"/>
      <w:bookmarkStart w:id="167" w:name="_Toc5398"/>
      <w:bookmarkStart w:id="168" w:name="_Toc6834"/>
      <w:bookmarkStart w:id="169" w:name="_Toc9864"/>
      <w:bookmarkStart w:id="170" w:name="_Toc17147"/>
      <w:bookmarkStart w:id="171" w:name="_Toc1170"/>
      <w:bookmarkStart w:id="172" w:name="_Toc26839"/>
      <w:bookmarkStart w:id="173" w:name="_Toc3080"/>
      <w:r>
        <w:rPr>
          <w:rFonts w:ascii="宋体" w:hAnsi="宋体" w:cs="宋体" w:hint="eastAsia"/>
          <w:lang w:eastAsia="zh-CN"/>
        </w:rPr>
        <w:t>业务现状概述</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2E3BD890" w14:textId="77777777" w:rsidR="007C3827" w:rsidRDefault="00000000">
      <w:pPr>
        <w:keepLines/>
        <w:spacing w:line="360" w:lineRule="auto"/>
        <w:rPr>
          <w:rFonts w:ascii="宋体" w:hAnsi="宋体" w:cs="宋体" w:hint="eastAsia"/>
          <w:lang w:eastAsia="zh-CN"/>
        </w:rPr>
      </w:pPr>
      <w:r>
        <w:rPr>
          <w:rFonts w:ascii="宋体" w:hAnsi="宋体" w:cs="宋体" w:hint="eastAsia"/>
          <w:noProof/>
        </w:rPr>
        <w:drawing>
          <wp:inline distT="0" distB="0" distL="114300" distR="114300" wp14:anchorId="7A4AF2E3" wp14:editId="2854E8E6">
            <wp:extent cx="5758180" cy="425196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5758180" cy="4251960"/>
                    </a:xfrm>
                    <a:prstGeom prst="rect">
                      <a:avLst/>
                    </a:prstGeom>
                    <a:noFill/>
                    <a:ln>
                      <a:noFill/>
                    </a:ln>
                  </pic:spPr>
                </pic:pic>
              </a:graphicData>
            </a:graphic>
          </wp:inline>
        </w:drawing>
      </w:r>
    </w:p>
    <w:p w14:paraId="48EFE733" w14:textId="77777777" w:rsidR="007C3827" w:rsidRDefault="00000000">
      <w:pPr>
        <w:pStyle w:val="3"/>
        <w:keepNext w:val="0"/>
        <w:spacing w:line="360" w:lineRule="auto"/>
        <w:rPr>
          <w:rFonts w:ascii="宋体" w:hAnsi="宋体" w:cs="宋体" w:hint="eastAsia"/>
          <w:lang w:eastAsia="zh-CN"/>
        </w:rPr>
      </w:pPr>
      <w:bookmarkStart w:id="174" w:name="_Toc14911"/>
      <w:bookmarkStart w:id="175" w:name="_Toc127657638"/>
      <w:bookmarkStart w:id="176" w:name="_Toc10936"/>
      <w:bookmarkStart w:id="177" w:name="_Toc12172"/>
      <w:bookmarkStart w:id="178" w:name="_Toc8506"/>
      <w:bookmarkStart w:id="179" w:name="_Toc20035"/>
      <w:bookmarkStart w:id="180" w:name="_Toc22104"/>
      <w:bookmarkStart w:id="181" w:name="_Toc14572"/>
      <w:bookmarkStart w:id="182" w:name="_Toc75"/>
      <w:bookmarkStart w:id="183" w:name="_Toc11548"/>
      <w:bookmarkStart w:id="184" w:name="_Toc4807"/>
      <w:bookmarkStart w:id="185" w:name="_Toc2137"/>
      <w:bookmarkStart w:id="186" w:name="_Toc1275"/>
      <w:bookmarkStart w:id="187" w:name="_Toc3098"/>
      <w:bookmarkStart w:id="188" w:name="_Toc30300"/>
      <w:bookmarkStart w:id="189" w:name="_Toc28707"/>
      <w:bookmarkStart w:id="190" w:name="_Toc105"/>
      <w:bookmarkStart w:id="191" w:name="_Toc4286"/>
      <w:r>
        <w:rPr>
          <w:rFonts w:ascii="宋体" w:hAnsi="宋体" w:cs="宋体" w:hint="eastAsia"/>
          <w:lang w:eastAsia="zh-CN"/>
        </w:rPr>
        <w:t>业务场景</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36857608" w14:textId="77777777" w:rsidR="007C3827" w:rsidRDefault="00000000">
      <w:pPr>
        <w:pStyle w:val="10"/>
        <w:keepLines/>
        <w:spacing w:line="360" w:lineRule="auto"/>
        <w:rPr>
          <w:rFonts w:ascii="宋体" w:hAnsi="宋体" w:cs="宋体" w:hint="eastAsia"/>
          <w:lang w:eastAsia="zh-CN"/>
        </w:rPr>
      </w:pPr>
      <w:r>
        <w:rPr>
          <w:rFonts w:ascii="宋体" w:hAnsi="宋体" w:cs="宋体" w:hint="eastAsia"/>
          <w:lang w:eastAsia="zh-CN"/>
        </w:rPr>
        <w:t>本次实施范围为国内发运及国外发运国内段，其中主业务场景包含：</w:t>
      </w:r>
    </w:p>
    <w:p w14:paraId="390DD6F7" w14:textId="77777777" w:rsidR="007C3827" w:rsidRDefault="00000000">
      <w:pPr>
        <w:pStyle w:val="10"/>
        <w:keepLines/>
        <w:numPr>
          <w:ilvl w:val="0"/>
          <w:numId w:val="8"/>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正向发运：</w:t>
      </w:r>
    </w:p>
    <w:p w14:paraId="62FC9533"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工厂——客户</w:t>
      </w:r>
    </w:p>
    <w:p w14:paraId="0EF4ACB5"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分仓——客户</w:t>
      </w:r>
    </w:p>
    <w:p w14:paraId="5B9253C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lastRenderedPageBreak/>
        <w:t>工厂——外仓</w:t>
      </w:r>
    </w:p>
    <w:p w14:paraId="17A5B438"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工厂——始发港</w:t>
      </w:r>
    </w:p>
    <w:p w14:paraId="4AFF8C87" w14:textId="77777777" w:rsidR="007C3827" w:rsidRDefault="00000000">
      <w:pPr>
        <w:pStyle w:val="10"/>
        <w:keepLines/>
        <w:numPr>
          <w:ilvl w:val="0"/>
          <w:numId w:val="8"/>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逆向发运：</w:t>
      </w:r>
    </w:p>
    <w:p w14:paraId="48BEFC1F"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客户——工厂</w:t>
      </w:r>
    </w:p>
    <w:p w14:paraId="61DB0C5F"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外仓——工厂</w:t>
      </w:r>
    </w:p>
    <w:p w14:paraId="2B7693EC" w14:textId="77777777" w:rsidR="007C3827" w:rsidRDefault="00000000">
      <w:pPr>
        <w:pStyle w:val="10"/>
        <w:keepLines/>
        <w:numPr>
          <w:ilvl w:val="0"/>
          <w:numId w:val="8"/>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横向发运：</w:t>
      </w:r>
    </w:p>
    <w:p w14:paraId="7F157E6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工厂——工厂</w:t>
      </w:r>
    </w:p>
    <w:p w14:paraId="76A0168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工厂——分仓</w:t>
      </w:r>
    </w:p>
    <w:p w14:paraId="768E2245"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外仓——外仓</w:t>
      </w:r>
    </w:p>
    <w:p w14:paraId="45C5A56E" w14:textId="77777777" w:rsidR="007C3827" w:rsidRDefault="00000000">
      <w:pPr>
        <w:pStyle w:val="3"/>
        <w:keepNext w:val="0"/>
        <w:spacing w:line="360" w:lineRule="auto"/>
        <w:rPr>
          <w:rFonts w:ascii="宋体" w:hAnsi="宋体" w:cs="宋体" w:hint="eastAsia"/>
          <w:lang w:eastAsia="zh-CN"/>
        </w:rPr>
      </w:pPr>
      <w:bookmarkStart w:id="192" w:name="_Toc6645"/>
      <w:bookmarkStart w:id="193" w:name="_Toc609"/>
      <w:bookmarkStart w:id="194" w:name="_Toc11226"/>
      <w:bookmarkStart w:id="195" w:name="_Toc5742"/>
      <w:bookmarkStart w:id="196" w:name="_Toc27113"/>
      <w:bookmarkStart w:id="197" w:name="_Toc14232"/>
      <w:bookmarkStart w:id="198" w:name="_Toc29591"/>
      <w:bookmarkStart w:id="199" w:name="_Toc30509"/>
      <w:bookmarkStart w:id="200" w:name="_Toc14618"/>
      <w:bookmarkStart w:id="201" w:name="_Toc30104"/>
      <w:bookmarkStart w:id="202" w:name="_Toc11303"/>
      <w:bookmarkStart w:id="203" w:name="_Toc993246476"/>
      <w:bookmarkStart w:id="204" w:name="_Toc26989"/>
      <w:bookmarkStart w:id="205" w:name="_Toc15354"/>
      <w:bookmarkStart w:id="206" w:name="_Toc8099"/>
      <w:bookmarkStart w:id="207" w:name="_Toc5661"/>
      <w:bookmarkStart w:id="208" w:name="_Toc15365"/>
      <w:bookmarkStart w:id="209" w:name="_Toc28978"/>
      <w:r>
        <w:rPr>
          <w:rFonts w:ascii="宋体" w:hAnsi="宋体" w:cs="宋体" w:hint="eastAsia"/>
          <w:lang w:eastAsia="zh-CN"/>
        </w:rPr>
        <w:t>订单管理</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4A684A3F" w14:textId="77777777" w:rsidR="007C3827" w:rsidRDefault="00000000">
      <w:pPr>
        <w:pStyle w:val="4"/>
        <w:keepNext w:val="0"/>
        <w:tabs>
          <w:tab w:val="left" w:pos="709"/>
        </w:tabs>
        <w:spacing w:line="360" w:lineRule="auto"/>
        <w:rPr>
          <w:rFonts w:ascii="宋体" w:hAnsi="宋体" w:cs="宋体" w:hint="eastAsia"/>
          <w:lang w:eastAsia="zh-CN"/>
        </w:rPr>
      </w:pPr>
      <w:bookmarkStart w:id="210" w:name="_Toc31213"/>
      <w:r>
        <w:rPr>
          <w:rFonts w:ascii="宋体" w:hAnsi="宋体" w:cs="宋体" w:hint="eastAsia"/>
          <w:lang w:eastAsia="zh-CN"/>
        </w:rPr>
        <w:t>订单类型</w:t>
      </w:r>
      <w:bookmarkEnd w:id="210"/>
    </w:p>
    <w:p w14:paraId="1DF53233" w14:textId="77777777" w:rsidR="007C3827" w:rsidRDefault="00000000">
      <w:pPr>
        <w:keepLines/>
        <w:numPr>
          <w:ilvl w:val="0"/>
          <w:numId w:val="10"/>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正向发运订单类型：</w:t>
      </w:r>
    </w:p>
    <w:p w14:paraId="629383C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标准订单</w:t>
      </w:r>
    </w:p>
    <w:p w14:paraId="50342EEE"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预测订单</w:t>
      </w:r>
    </w:p>
    <w:p w14:paraId="7CF94A08"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款到下单</w:t>
      </w:r>
    </w:p>
    <w:p w14:paraId="029A127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款到发货（先途电子：客户打款之后制作发货计划）</w:t>
      </w:r>
    </w:p>
    <w:p w14:paraId="6BC4095E"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样品发运订单</w:t>
      </w:r>
    </w:p>
    <w:p w14:paraId="5AA851B0"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代发订单</w:t>
      </w:r>
    </w:p>
    <w:p w14:paraId="0652A522" w14:textId="77777777" w:rsidR="007C3827" w:rsidRDefault="00000000">
      <w:pPr>
        <w:keepLines/>
        <w:numPr>
          <w:ilvl w:val="0"/>
          <w:numId w:val="10"/>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逆向发运订单类型：</w:t>
      </w:r>
    </w:p>
    <w:p w14:paraId="2B95B4D0"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退货订单</w:t>
      </w:r>
    </w:p>
    <w:p w14:paraId="29465087"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返箱订单</w:t>
      </w:r>
    </w:p>
    <w:p w14:paraId="098C1108" w14:textId="77777777" w:rsidR="007C3827" w:rsidRDefault="00000000">
      <w:pPr>
        <w:keepLines/>
        <w:numPr>
          <w:ilvl w:val="0"/>
          <w:numId w:val="10"/>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横向发运订单类型：</w:t>
      </w:r>
    </w:p>
    <w:p w14:paraId="5D76060B"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调拨订单</w:t>
      </w:r>
    </w:p>
    <w:p w14:paraId="13D2BF4C" w14:textId="77777777" w:rsidR="007C3827" w:rsidRDefault="00000000">
      <w:pPr>
        <w:pStyle w:val="4"/>
        <w:keepNext w:val="0"/>
        <w:tabs>
          <w:tab w:val="left" w:pos="709"/>
        </w:tabs>
        <w:spacing w:line="360" w:lineRule="auto"/>
        <w:rPr>
          <w:rFonts w:ascii="宋体" w:hAnsi="宋体" w:cs="宋体" w:hint="eastAsia"/>
          <w:lang w:eastAsia="zh-CN"/>
        </w:rPr>
      </w:pPr>
      <w:bookmarkStart w:id="211" w:name="_Toc22078"/>
      <w:r>
        <w:rPr>
          <w:rFonts w:ascii="宋体" w:hAnsi="宋体" w:cs="宋体" w:hint="eastAsia"/>
          <w:lang w:eastAsia="zh-CN"/>
        </w:rPr>
        <w:t>订单来源</w:t>
      </w:r>
      <w:bookmarkEnd w:id="211"/>
    </w:p>
    <w:p w14:paraId="17017E49" w14:textId="77777777" w:rsidR="007C3827" w:rsidRDefault="00000000">
      <w:pPr>
        <w:pStyle w:val="10"/>
        <w:keepLines/>
        <w:numPr>
          <w:ilvl w:val="0"/>
          <w:numId w:val="11"/>
        </w:numPr>
        <w:spacing w:line="360" w:lineRule="auto"/>
        <w:ind w:firstLineChars="0"/>
        <w:rPr>
          <w:rFonts w:ascii="宋体" w:hAnsi="宋体" w:cs="宋体" w:hint="eastAsia"/>
          <w:lang w:eastAsia="zh-CN"/>
        </w:rPr>
      </w:pPr>
      <w:r>
        <w:rPr>
          <w:rFonts w:ascii="宋体" w:hAnsi="宋体" w:cs="宋体" w:hint="eastAsia"/>
          <w:lang w:eastAsia="zh-CN"/>
        </w:rPr>
        <w:t>客户邮件通知</w:t>
      </w:r>
    </w:p>
    <w:p w14:paraId="2F56686C" w14:textId="77777777" w:rsidR="007C3827" w:rsidRDefault="00000000">
      <w:pPr>
        <w:pStyle w:val="10"/>
        <w:keepLines/>
        <w:numPr>
          <w:ilvl w:val="0"/>
          <w:numId w:val="11"/>
        </w:numPr>
        <w:spacing w:line="360" w:lineRule="auto"/>
        <w:ind w:firstLineChars="0"/>
        <w:rPr>
          <w:rFonts w:ascii="宋体" w:hAnsi="宋体" w:cs="宋体" w:hint="eastAsia"/>
          <w:lang w:eastAsia="zh-CN"/>
        </w:rPr>
      </w:pPr>
      <w:r>
        <w:rPr>
          <w:rFonts w:ascii="宋体" w:hAnsi="宋体" w:cs="宋体" w:hint="eastAsia"/>
          <w:lang w:eastAsia="zh-CN"/>
        </w:rPr>
        <w:t>客户EDI系统获取</w:t>
      </w:r>
    </w:p>
    <w:p w14:paraId="20F0D007" w14:textId="77777777" w:rsidR="007C3827" w:rsidRDefault="00000000">
      <w:pPr>
        <w:pStyle w:val="10"/>
        <w:keepLines/>
        <w:numPr>
          <w:ilvl w:val="0"/>
          <w:numId w:val="11"/>
        </w:numPr>
        <w:spacing w:line="360" w:lineRule="auto"/>
        <w:ind w:firstLineChars="0"/>
        <w:rPr>
          <w:rFonts w:ascii="宋体" w:hAnsi="宋体" w:cs="宋体" w:hint="eastAsia"/>
          <w:lang w:eastAsia="zh-CN"/>
        </w:rPr>
      </w:pPr>
      <w:r>
        <w:rPr>
          <w:rFonts w:ascii="宋体" w:hAnsi="宋体" w:cs="宋体" w:hint="eastAsia"/>
          <w:lang w:eastAsia="zh-CN"/>
        </w:rPr>
        <w:lastRenderedPageBreak/>
        <w:t>电商平台</w:t>
      </w:r>
    </w:p>
    <w:p w14:paraId="51695962" w14:textId="77777777" w:rsidR="007C3827" w:rsidRDefault="00000000">
      <w:pPr>
        <w:pStyle w:val="10"/>
        <w:keepLines/>
        <w:numPr>
          <w:ilvl w:val="0"/>
          <w:numId w:val="11"/>
        </w:numPr>
        <w:spacing w:line="360" w:lineRule="auto"/>
        <w:ind w:firstLineChars="0"/>
        <w:rPr>
          <w:rFonts w:ascii="宋体" w:hAnsi="宋体" w:cs="宋体" w:hint="eastAsia"/>
          <w:lang w:eastAsia="zh-CN"/>
        </w:rPr>
      </w:pPr>
      <w:r>
        <w:rPr>
          <w:rFonts w:ascii="宋体" w:hAnsi="宋体" w:cs="宋体" w:hint="eastAsia"/>
          <w:lang w:eastAsia="zh-CN"/>
        </w:rPr>
        <w:t>内部需求部门发起</w:t>
      </w:r>
    </w:p>
    <w:p w14:paraId="5196F152" w14:textId="77777777" w:rsidR="007C3827" w:rsidRDefault="00000000">
      <w:pPr>
        <w:pStyle w:val="3"/>
        <w:keepNext w:val="0"/>
        <w:spacing w:line="360" w:lineRule="auto"/>
        <w:rPr>
          <w:rFonts w:ascii="宋体" w:hAnsi="宋体" w:cs="宋体" w:hint="eastAsia"/>
          <w:lang w:eastAsia="zh-CN"/>
        </w:rPr>
      </w:pPr>
      <w:bookmarkStart w:id="212" w:name="_Toc30"/>
      <w:bookmarkStart w:id="213" w:name="_Toc28896"/>
      <w:bookmarkStart w:id="214" w:name="_Toc8518"/>
      <w:bookmarkStart w:id="215" w:name="_Toc4262"/>
      <w:bookmarkStart w:id="216" w:name="_Toc16528"/>
      <w:bookmarkStart w:id="217" w:name="_Toc13102"/>
      <w:bookmarkStart w:id="218" w:name="_Toc4624"/>
      <w:bookmarkStart w:id="219" w:name="_Toc13375"/>
      <w:bookmarkStart w:id="220" w:name="_Toc19458"/>
      <w:bookmarkStart w:id="221" w:name="_Toc3529"/>
      <w:bookmarkStart w:id="222" w:name="_Toc480"/>
      <w:bookmarkStart w:id="223" w:name="_Toc14423"/>
      <w:bookmarkStart w:id="224" w:name="_Toc27434"/>
      <w:bookmarkStart w:id="225" w:name="_Toc2872"/>
      <w:bookmarkStart w:id="226" w:name="_Toc9207"/>
      <w:bookmarkStart w:id="227" w:name="_Toc1586073520"/>
      <w:bookmarkStart w:id="228" w:name="_Toc5333"/>
      <w:bookmarkStart w:id="229" w:name="_Toc5358"/>
      <w:r>
        <w:rPr>
          <w:rFonts w:ascii="宋体" w:hAnsi="宋体" w:cs="宋体" w:hint="eastAsia"/>
          <w:lang w:eastAsia="zh-CN"/>
        </w:rPr>
        <w:t>运输管理</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26B4C622" w14:textId="77777777" w:rsidR="007C3827" w:rsidRDefault="00000000">
      <w:pPr>
        <w:pStyle w:val="10"/>
        <w:keepLines/>
        <w:numPr>
          <w:ilvl w:val="0"/>
          <w:numId w:val="11"/>
        </w:numPr>
        <w:spacing w:line="360" w:lineRule="auto"/>
        <w:ind w:firstLineChars="0"/>
        <w:rPr>
          <w:rFonts w:ascii="宋体" w:hAnsi="宋体" w:cs="宋体" w:hint="eastAsia"/>
          <w:lang w:eastAsia="zh-CN"/>
        </w:rPr>
      </w:pPr>
      <w:r>
        <w:rPr>
          <w:rFonts w:ascii="宋体" w:hAnsi="宋体" w:cs="宋体" w:hint="eastAsia"/>
          <w:lang w:eastAsia="zh-CN"/>
        </w:rPr>
        <w:t>运输方式</w:t>
      </w:r>
    </w:p>
    <w:p w14:paraId="0021DD0C"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快递运输（含航空）</w:t>
      </w:r>
    </w:p>
    <w:p w14:paraId="2E29CEE8"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零担运输</w:t>
      </w:r>
    </w:p>
    <w:p w14:paraId="14F360F1"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整车运输</w:t>
      </w:r>
    </w:p>
    <w:p w14:paraId="57DACA6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货代发运</w:t>
      </w:r>
    </w:p>
    <w:p w14:paraId="7F949F5F" w14:textId="77777777" w:rsidR="007C3827" w:rsidRDefault="00000000">
      <w:pPr>
        <w:pStyle w:val="10"/>
        <w:keepLines/>
        <w:numPr>
          <w:ilvl w:val="0"/>
          <w:numId w:val="12"/>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发运方式</w:t>
      </w:r>
    </w:p>
    <w:p w14:paraId="03B2EF4F"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各业务板块自主发运</w:t>
      </w:r>
    </w:p>
    <w:p w14:paraId="02935D7B"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外贸拼柜发运</w:t>
      </w:r>
    </w:p>
    <w:p w14:paraId="6A75D880" w14:textId="77777777" w:rsidR="007C3827" w:rsidRDefault="00000000">
      <w:pPr>
        <w:pStyle w:val="10"/>
        <w:keepLines/>
        <w:numPr>
          <w:ilvl w:val="0"/>
          <w:numId w:val="12"/>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配送方式</w:t>
      </w:r>
    </w:p>
    <w:p w14:paraId="45FF95C5"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客户自提</w:t>
      </w:r>
    </w:p>
    <w:p w14:paraId="79218D4A"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各业务板块配送</w:t>
      </w:r>
    </w:p>
    <w:p w14:paraId="17365136" w14:textId="77777777" w:rsidR="007C3827" w:rsidRDefault="00000000">
      <w:pPr>
        <w:pStyle w:val="3"/>
        <w:keepNext w:val="0"/>
        <w:spacing w:line="360" w:lineRule="auto"/>
        <w:rPr>
          <w:rFonts w:ascii="宋体" w:hAnsi="宋体" w:cs="宋体" w:hint="eastAsia"/>
          <w:lang w:eastAsia="zh-CN"/>
        </w:rPr>
      </w:pPr>
      <w:bookmarkStart w:id="230" w:name="_Toc32538"/>
      <w:bookmarkStart w:id="231" w:name="_Toc2709"/>
      <w:bookmarkStart w:id="232" w:name="_Toc17111"/>
      <w:bookmarkStart w:id="233" w:name="_Toc5600"/>
      <w:bookmarkStart w:id="234" w:name="_Toc2069"/>
      <w:bookmarkStart w:id="235" w:name="_Toc26805"/>
      <w:bookmarkStart w:id="236" w:name="_Toc29416"/>
      <w:bookmarkStart w:id="237" w:name="_Toc3622"/>
      <w:bookmarkStart w:id="238" w:name="_Toc11951"/>
      <w:bookmarkStart w:id="239" w:name="_Toc21861"/>
      <w:bookmarkStart w:id="240" w:name="_Toc12853"/>
      <w:bookmarkStart w:id="241" w:name="_Toc24886"/>
      <w:bookmarkStart w:id="242" w:name="_Toc20559"/>
      <w:bookmarkStart w:id="243" w:name="_Toc396"/>
      <w:bookmarkStart w:id="244" w:name="_Toc21230"/>
      <w:bookmarkStart w:id="245" w:name="_Toc1957676622"/>
      <w:bookmarkStart w:id="246" w:name="_Toc24809"/>
      <w:bookmarkStart w:id="247" w:name="_Toc26629"/>
      <w:r>
        <w:rPr>
          <w:rFonts w:ascii="宋体" w:hAnsi="宋体" w:cs="宋体" w:hint="eastAsia"/>
          <w:lang w:eastAsia="zh-CN"/>
        </w:rPr>
        <w:t>承运商管理</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19D64BE0" w14:textId="77777777" w:rsidR="007C3827" w:rsidRDefault="00000000">
      <w:pPr>
        <w:pStyle w:val="10"/>
        <w:keepLines/>
        <w:numPr>
          <w:ilvl w:val="0"/>
          <w:numId w:val="13"/>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承运商类型</w:t>
      </w:r>
    </w:p>
    <w:p w14:paraId="4D29A040"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快递公司</w:t>
      </w:r>
    </w:p>
    <w:p w14:paraId="50F582DA"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物流公司</w:t>
      </w:r>
    </w:p>
    <w:p w14:paraId="75A9C999"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货代公司</w:t>
      </w:r>
    </w:p>
    <w:p w14:paraId="0DA7DBB6" w14:textId="77777777" w:rsidR="007C3827" w:rsidRDefault="00000000">
      <w:pPr>
        <w:pStyle w:val="10"/>
        <w:keepLines/>
        <w:numPr>
          <w:ilvl w:val="0"/>
          <w:numId w:val="13"/>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招采周期</w:t>
      </w:r>
    </w:p>
    <w:p w14:paraId="7BA48298"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国内常规发运：每年度一次招标</w:t>
      </w:r>
    </w:p>
    <w:p w14:paraId="71330B3C"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国外常规发运：每月度两次招标</w:t>
      </w:r>
    </w:p>
    <w:p w14:paraId="4E42ED1D" w14:textId="77777777" w:rsidR="007C3827" w:rsidRDefault="00000000">
      <w:pPr>
        <w:pStyle w:val="10"/>
        <w:keepLines/>
        <w:numPr>
          <w:ilvl w:val="0"/>
          <w:numId w:val="9"/>
        </w:numPr>
        <w:tabs>
          <w:tab w:val="clear" w:pos="840"/>
        </w:tabs>
        <w:spacing w:line="360" w:lineRule="auto"/>
        <w:ind w:left="573" w:firstLineChars="0" w:hanging="153"/>
        <w:rPr>
          <w:rFonts w:ascii="宋体" w:hAnsi="宋体" w:cs="宋体" w:hint="eastAsia"/>
          <w:lang w:eastAsia="zh-CN"/>
        </w:rPr>
      </w:pPr>
      <w:r>
        <w:rPr>
          <w:rFonts w:ascii="宋体" w:hAnsi="宋体" w:cs="宋体" w:hint="eastAsia"/>
          <w:lang w:eastAsia="zh-CN"/>
        </w:rPr>
        <w:t>临时线路发运：临时招标</w:t>
      </w:r>
    </w:p>
    <w:p w14:paraId="788F5629" w14:textId="77777777" w:rsidR="007C3827" w:rsidRDefault="00000000">
      <w:pPr>
        <w:pStyle w:val="10"/>
        <w:keepLines/>
        <w:numPr>
          <w:ilvl w:val="0"/>
          <w:numId w:val="13"/>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计费方式</w:t>
      </w:r>
    </w:p>
    <w:p w14:paraId="2DE960ED"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零担方式计费：体积*线路单价+配送费；</w:t>
      </w:r>
    </w:p>
    <w:p w14:paraId="6D382BA7"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整车方式计费：根据车型报价*车数；</w:t>
      </w:r>
    </w:p>
    <w:p w14:paraId="1EEF916B"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快递方式计费：重量*单价；</w:t>
      </w:r>
    </w:p>
    <w:p w14:paraId="67AA7123"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货代方式计费：订舱费、THC、报关费、拖卡费；按集装箱箱型计费；</w:t>
      </w:r>
    </w:p>
    <w:p w14:paraId="10C33F8F"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其他费用：木架费、上楼费、托盘返回费、待时费、超远配送费、油价费、回单费。</w:t>
      </w:r>
    </w:p>
    <w:p w14:paraId="2D69FD62" w14:textId="77777777" w:rsidR="007C3827" w:rsidRDefault="00000000">
      <w:pPr>
        <w:pStyle w:val="2"/>
        <w:keepNext w:val="0"/>
        <w:spacing w:line="360" w:lineRule="auto"/>
        <w:rPr>
          <w:rFonts w:ascii="宋体" w:hAnsi="宋体" w:cs="宋体" w:hint="eastAsia"/>
          <w:lang w:eastAsia="zh-CN"/>
        </w:rPr>
      </w:pPr>
      <w:bookmarkStart w:id="248" w:name="_Toc732779741"/>
      <w:bookmarkStart w:id="249" w:name="_Toc25290"/>
      <w:bookmarkStart w:id="250" w:name="_Toc30588"/>
      <w:bookmarkStart w:id="251" w:name="_Toc1499"/>
      <w:bookmarkStart w:id="252" w:name="_Toc6504"/>
      <w:bookmarkStart w:id="253" w:name="_Toc29586"/>
      <w:bookmarkStart w:id="254" w:name="_Toc21967"/>
      <w:bookmarkStart w:id="255" w:name="_Toc32250"/>
      <w:bookmarkStart w:id="256" w:name="_Toc26626"/>
      <w:bookmarkStart w:id="257" w:name="_Toc25616"/>
      <w:bookmarkStart w:id="258" w:name="_Toc21951"/>
      <w:bookmarkStart w:id="259" w:name="_Toc11851"/>
      <w:bookmarkStart w:id="260" w:name="_Toc29420"/>
      <w:bookmarkStart w:id="261" w:name="_Toc22090"/>
      <w:bookmarkStart w:id="262" w:name="_Toc30990"/>
      <w:bookmarkStart w:id="263" w:name="_Toc25172"/>
      <w:bookmarkStart w:id="264" w:name="_Toc3519"/>
      <w:bookmarkStart w:id="265" w:name="_Toc5239"/>
      <w:r>
        <w:rPr>
          <w:rFonts w:ascii="宋体" w:hAnsi="宋体" w:cs="宋体" w:hint="eastAsia"/>
          <w:lang w:eastAsia="zh-CN"/>
        </w:rPr>
        <w:lastRenderedPageBreak/>
        <w:t>销售/样品/特殊发运现状流程概述</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562A676D" w14:textId="77777777" w:rsidR="007C3827" w:rsidRDefault="00000000">
      <w:pPr>
        <w:keepLines/>
        <w:widowControl w:val="0"/>
        <w:spacing w:line="360" w:lineRule="auto"/>
        <w:ind w:firstLine="420"/>
        <w:jc w:val="both"/>
        <w:rPr>
          <w:rFonts w:ascii="宋体" w:hAnsi="宋体" w:cs="宋体" w:hint="eastAsia"/>
          <w:lang w:eastAsia="zh-CN"/>
        </w:rPr>
      </w:pPr>
      <w:r>
        <w:rPr>
          <w:rFonts w:ascii="宋体" w:hAnsi="宋体" w:cs="宋体" w:hint="eastAsia"/>
          <w:lang w:eastAsia="zh-CN"/>
        </w:rPr>
        <w:t>生产工厂通过各种渠道将货物运输到收货地的过程，其中主要业务场景涵盖了工厂—客户、工厂—外仓、工厂—始发港等三种场景。</w:t>
      </w:r>
    </w:p>
    <w:p w14:paraId="33CE9DBC" w14:textId="77777777" w:rsidR="007C3827" w:rsidRDefault="00000000">
      <w:pPr>
        <w:pStyle w:val="3"/>
        <w:keepNext w:val="0"/>
        <w:spacing w:line="360" w:lineRule="auto"/>
        <w:rPr>
          <w:rFonts w:ascii="宋体" w:hAnsi="宋体" w:cs="宋体" w:hint="eastAsia"/>
          <w:lang w:eastAsia="zh-CN"/>
        </w:rPr>
      </w:pPr>
      <w:bookmarkStart w:id="266" w:name="_Toc17057"/>
      <w:bookmarkStart w:id="267" w:name="_Toc21660"/>
      <w:bookmarkStart w:id="268" w:name="_Toc14948"/>
      <w:bookmarkStart w:id="269" w:name="_Toc27656"/>
      <w:bookmarkStart w:id="270" w:name="_Toc5796"/>
      <w:bookmarkStart w:id="271" w:name="_Toc29550"/>
      <w:bookmarkStart w:id="272" w:name="_Toc859"/>
      <w:bookmarkStart w:id="273" w:name="_Toc31222"/>
      <w:bookmarkStart w:id="274" w:name="_Toc6498"/>
      <w:bookmarkStart w:id="275" w:name="_Toc9324"/>
      <w:bookmarkStart w:id="276" w:name="_Toc21561"/>
      <w:bookmarkStart w:id="277" w:name="_Toc1311299071"/>
      <w:bookmarkStart w:id="278" w:name="_Toc21156"/>
      <w:bookmarkStart w:id="279" w:name="_Toc31037"/>
      <w:bookmarkStart w:id="280" w:name="_Toc28856"/>
      <w:bookmarkStart w:id="281" w:name="_Toc883"/>
      <w:bookmarkStart w:id="282" w:name="_Toc13057"/>
      <w:bookmarkStart w:id="283" w:name="_Toc22335"/>
      <w:r>
        <w:rPr>
          <w:rFonts w:ascii="宋体" w:hAnsi="宋体" w:cs="宋体" w:hint="eastAsia"/>
          <w:lang w:eastAsia="zh-CN"/>
        </w:rPr>
        <w:t>销售/样品/特殊发运流程图</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188606AC" w14:textId="77777777" w:rsidR="007C3827" w:rsidRDefault="00000000">
      <w:pPr>
        <w:pStyle w:val="10"/>
        <w:keepLines/>
        <w:spacing w:line="360" w:lineRule="auto"/>
        <w:jc w:val="center"/>
        <w:rPr>
          <w:rFonts w:ascii="宋体" w:hAnsi="宋体" w:cs="宋体" w:hint="eastAsia"/>
          <w:lang w:eastAsia="zh-CN"/>
        </w:rPr>
      </w:pPr>
      <w:r>
        <w:rPr>
          <w:rFonts w:ascii="宋体" w:hAnsi="宋体" w:cs="宋体" w:hint="eastAsia"/>
          <w:noProof/>
        </w:rPr>
        <w:drawing>
          <wp:inline distT="0" distB="0" distL="114300" distR="114300" wp14:anchorId="5C7791E6" wp14:editId="7225164B">
            <wp:extent cx="4779010" cy="5007610"/>
            <wp:effectExtent l="0" t="0" r="889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6"/>
                    <a:stretch>
                      <a:fillRect/>
                    </a:stretch>
                  </pic:blipFill>
                  <pic:spPr>
                    <a:xfrm>
                      <a:off x="0" y="0"/>
                      <a:ext cx="4779010" cy="5007610"/>
                    </a:xfrm>
                    <a:prstGeom prst="rect">
                      <a:avLst/>
                    </a:prstGeom>
                  </pic:spPr>
                </pic:pic>
              </a:graphicData>
            </a:graphic>
          </wp:inline>
        </w:drawing>
      </w:r>
    </w:p>
    <w:p w14:paraId="68BAB200" w14:textId="77777777" w:rsidR="007C3827" w:rsidRDefault="00000000">
      <w:pPr>
        <w:pStyle w:val="3"/>
        <w:keepNext w:val="0"/>
        <w:spacing w:line="360" w:lineRule="auto"/>
        <w:rPr>
          <w:rFonts w:ascii="宋体" w:hAnsi="宋体" w:cs="宋体" w:hint="eastAsia"/>
          <w:lang w:eastAsia="zh-CN"/>
        </w:rPr>
      </w:pPr>
      <w:bookmarkStart w:id="284" w:name="_Toc14496"/>
      <w:bookmarkStart w:id="285" w:name="_Toc2837"/>
      <w:bookmarkStart w:id="286" w:name="_Toc27992"/>
      <w:bookmarkStart w:id="287" w:name="_Toc18831"/>
      <w:bookmarkStart w:id="288" w:name="_Toc54876889"/>
      <w:bookmarkStart w:id="289" w:name="_Toc27017"/>
      <w:bookmarkStart w:id="290" w:name="_Toc22599"/>
      <w:bookmarkStart w:id="291" w:name="_Toc2551"/>
      <w:bookmarkStart w:id="292" w:name="_Toc32008"/>
      <w:bookmarkStart w:id="293" w:name="_Toc3755"/>
      <w:bookmarkStart w:id="294" w:name="_Toc27622"/>
      <w:bookmarkStart w:id="295" w:name="_Toc27012"/>
      <w:bookmarkStart w:id="296" w:name="_Toc7166"/>
      <w:bookmarkStart w:id="297" w:name="_Toc14644"/>
      <w:bookmarkStart w:id="298" w:name="_Toc14897"/>
      <w:bookmarkStart w:id="299" w:name="_Toc10862"/>
      <w:bookmarkStart w:id="300" w:name="_Toc21395"/>
      <w:bookmarkStart w:id="301" w:name="_Toc14334"/>
      <w:r>
        <w:rPr>
          <w:rFonts w:ascii="宋体" w:hAnsi="宋体" w:cs="宋体" w:hint="eastAsia"/>
          <w:lang w:eastAsia="zh-CN"/>
        </w:rPr>
        <w:t>销售/样品/特殊发运流程概述</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5D4B88B5" w14:textId="77777777" w:rsidR="007C3827" w:rsidRDefault="00000000">
      <w:pPr>
        <w:pStyle w:val="10"/>
        <w:keepLines/>
        <w:numPr>
          <w:ilvl w:val="0"/>
          <w:numId w:val="15"/>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确定订单数量</w:t>
      </w:r>
    </w:p>
    <w:p w14:paraId="35C8785F" w14:textId="529CAF2E" w:rsidR="007C3827" w:rsidRDefault="00802F1C">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SH汽零：</w:t>
      </w:r>
    </w:p>
    <w:p w14:paraId="66BEAE93" w14:textId="77777777" w:rsidR="007C3827" w:rsidRDefault="00000000">
      <w:pPr>
        <w:pStyle w:val="10"/>
        <w:keepLines/>
        <w:numPr>
          <w:ilvl w:val="0"/>
          <w:numId w:val="16"/>
        </w:numPr>
        <w:spacing w:line="360" w:lineRule="auto"/>
        <w:ind w:firstLineChars="0"/>
        <w:rPr>
          <w:rFonts w:ascii="宋体" w:hAnsi="宋体" w:cs="宋体" w:hint="eastAsia"/>
          <w:lang w:eastAsia="zh-CN"/>
        </w:rPr>
      </w:pPr>
      <w:r>
        <w:rPr>
          <w:rFonts w:ascii="宋体" w:hAnsi="宋体" w:cs="宋体" w:hint="eastAsia"/>
          <w:lang w:eastAsia="zh-CN"/>
        </w:rPr>
        <w:t>邮件/微信/客户系统获取采购订单/采购需求，营业部客户计划/单证员在PES进行需求编辑，下推排产计划，生产部门反馈入库计划。</w:t>
      </w:r>
    </w:p>
    <w:p w14:paraId="3C3C23FB" w14:textId="77777777" w:rsidR="007C3827" w:rsidRDefault="00000000">
      <w:pPr>
        <w:pStyle w:val="10"/>
        <w:keepLines/>
        <w:numPr>
          <w:ilvl w:val="0"/>
          <w:numId w:val="16"/>
        </w:numPr>
        <w:spacing w:line="360" w:lineRule="auto"/>
        <w:ind w:firstLineChars="0"/>
        <w:rPr>
          <w:rFonts w:ascii="宋体" w:hAnsi="宋体" w:cs="宋体" w:hint="eastAsia"/>
          <w:lang w:eastAsia="zh-CN"/>
        </w:rPr>
      </w:pPr>
      <w:r>
        <w:rPr>
          <w:rFonts w:ascii="宋体" w:hAnsi="宋体" w:cs="宋体" w:hint="eastAsia"/>
          <w:lang w:eastAsia="zh-CN"/>
        </w:rPr>
        <w:lastRenderedPageBreak/>
        <w:t>批量品（国内由客户计划员负责，国外客户由单证员负责）：客户EDI，邮件，微信，最终通过邮件发送正式文件；</w:t>
      </w:r>
    </w:p>
    <w:p w14:paraId="6A3D2135" w14:textId="77777777" w:rsidR="007C3827" w:rsidRDefault="00000000">
      <w:pPr>
        <w:pStyle w:val="10"/>
        <w:keepLines/>
        <w:numPr>
          <w:ilvl w:val="0"/>
          <w:numId w:val="16"/>
        </w:numPr>
        <w:spacing w:line="360" w:lineRule="auto"/>
        <w:ind w:firstLineChars="0"/>
        <w:rPr>
          <w:rFonts w:ascii="宋体" w:hAnsi="宋体" w:cs="宋体" w:hint="eastAsia"/>
          <w:lang w:eastAsia="zh-CN"/>
        </w:rPr>
      </w:pPr>
      <w:r>
        <w:rPr>
          <w:rFonts w:ascii="宋体" w:hAnsi="宋体" w:cs="宋体" w:hint="eastAsia"/>
          <w:lang w:eastAsia="zh-CN"/>
        </w:rPr>
        <w:t>样品：国内客户由业务员负责，国外客户由单证员负责。</w:t>
      </w:r>
    </w:p>
    <w:p w14:paraId="462FE3F7"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家用商用：邮件/微信/客户系统获取采购订单/采购需求，营业部发运员/单证员在PES制作销售订单，制造处制定排产计划并反馈入库时间。（商用是营销办计划及国内事务处确定排产计划，家用是制造部）</w:t>
      </w:r>
    </w:p>
    <w:p w14:paraId="36496248" w14:textId="77777777" w:rsidR="007C3827" w:rsidRDefault="00000000">
      <w:pPr>
        <w:pStyle w:val="10"/>
        <w:keepLines/>
        <w:numPr>
          <w:ilvl w:val="0"/>
          <w:numId w:val="14"/>
        </w:numPr>
        <w:spacing w:line="360" w:lineRule="auto"/>
        <w:ind w:firstLineChars="0"/>
        <w:rPr>
          <w:rFonts w:ascii="宋体" w:hAnsi="宋体" w:cs="宋体" w:hint="eastAsia"/>
          <w:szCs w:val="21"/>
          <w:lang w:eastAsia="zh-CN"/>
        </w:rPr>
      </w:pPr>
      <w:r>
        <w:rPr>
          <w:rFonts w:ascii="宋体" w:hAnsi="宋体" w:cs="宋体" w:hint="eastAsia"/>
          <w:szCs w:val="21"/>
          <w:lang w:eastAsia="zh-CN" w:bidi="ar"/>
        </w:rPr>
        <w:t>先途电子：邮件/微信/客户系统获取采购订单/采购需求，内务员/单证员根据客户需求，线下整理订单台账，</w:t>
      </w:r>
      <w:r>
        <w:rPr>
          <w:rFonts w:ascii="宋体" w:hAnsi="宋体" w:cs="宋体" w:hint="eastAsia"/>
          <w:color w:val="000000"/>
          <w:szCs w:val="21"/>
          <w:lang w:eastAsia="zh-CN" w:bidi="ar"/>
        </w:rPr>
        <w:t>在MES进行需求编辑，下推排产计划，生产部门反馈交期，内务员需要在客户台账补充发货日期，</w:t>
      </w:r>
      <w:r>
        <w:rPr>
          <w:rFonts w:ascii="宋体" w:hAnsi="宋体" w:cs="宋体" w:hint="eastAsia"/>
          <w:szCs w:val="21"/>
          <w:lang w:eastAsia="zh-CN" w:bidi="ar"/>
        </w:rPr>
        <w:t>生产部门反馈入库计划。</w:t>
      </w:r>
    </w:p>
    <w:p w14:paraId="384C3F0C"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微通道：邮件/微信/客户系统获取采购订单/采购需求，订单科在SAP制作销售订单，下推计划部分解任务生成排产单，下推排产计划后，计划部向订单科反馈交期。</w:t>
      </w:r>
    </w:p>
    <w:p w14:paraId="601B6F7F" w14:textId="77777777" w:rsidR="007C3827" w:rsidRDefault="00000000">
      <w:pPr>
        <w:pStyle w:val="10"/>
        <w:keepLines/>
        <w:numPr>
          <w:ilvl w:val="0"/>
          <w:numId w:val="15"/>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制作发运计划：</w:t>
      </w:r>
    </w:p>
    <w:p w14:paraId="17914790" w14:textId="7DF07AE7" w:rsidR="007C3827" w:rsidRDefault="00802F1C">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SH汽零：</w:t>
      </w:r>
    </w:p>
    <w:p w14:paraId="3B730C6C" w14:textId="77777777" w:rsidR="007C3827" w:rsidRDefault="00000000">
      <w:pPr>
        <w:pStyle w:val="10"/>
        <w:keepLines/>
        <w:numPr>
          <w:ilvl w:val="0"/>
          <w:numId w:val="17"/>
        </w:numPr>
        <w:spacing w:line="360" w:lineRule="auto"/>
        <w:ind w:firstLineChars="0"/>
        <w:rPr>
          <w:rFonts w:ascii="宋体" w:hAnsi="宋体" w:cs="宋体" w:hint="eastAsia"/>
          <w:lang w:eastAsia="zh-CN"/>
        </w:rPr>
      </w:pPr>
      <w:r>
        <w:rPr>
          <w:rFonts w:ascii="宋体" w:hAnsi="宋体" w:cs="宋体" w:hint="eastAsia"/>
          <w:lang w:eastAsia="zh-CN"/>
        </w:rPr>
        <w:t>内贸：营业部客户计划员根据审核的入库计划，在PES制作日发货计划，运营部发运员进行审核、补充日发货计划单，下推至仓库。同时线下Excel制作订单跟踪表（发运计划表），通过邮件通知承运商承运。</w:t>
      </w:r>
    </w:p>
    <w:p w14:paraId="47B04C0C" w14:textId="77777777" w:rsidR="007C3827" w:rsidRDefault="00000000">
      <w:pPr>
        <w:pStyle w:val="10"/>
        <w:keepLines/>
        <w:numPr>
          <w:ilvl w:val="0"/>
          <w:numId w:val="17"/>
        </w:numPr>
        <w:spacing w:line="360" w:lineRule="auto"/>
        <w:ind w:firstLineChars="0"/>
        <w:rPr>
          <w:rFonts w:ascii="宋体" w:hAnsi="宋体" w:cs="宋体" w:hint="eastAsia"/>
          <w:lang w:eastAsia="zh-CN"/>
        </w:rPr>
      </w:pPr>
      <w:r>
        <w:rPr>
          <w:rFonts w:ascii="宋体" w:hAnsi="宋体" w:cs="宋体" w:hint="eastAsia"/>
          <w:lang w:eastAsia="zh-CN"/>
        </w:rPr>
        <w:t>国内产品的样品分AB\CD样：AB样由营业样品发运员负责制作日发货计划，并执行日发货计划审核，推送至仓库，并邮件通知仓库发货信息；CD样由样品发运员制作日发货计划，运营部发运员进行审核，推送至仓库，同批量的操作；</w:t>
      </w:r>
    </w:p>
    <w:p w14:paraId="516246C5" w14:textId="77777777" w:rsidR="007C3827" w:rsidRDefault="00000000">
      <w:pPr>
        <w:pStyle w:val="10"/>
        <w:keepLines/>
        <w:numPr>
          <w:ilvl w:val="0"/>
          <w:numId w:val="17"/>
        </w:numPr>
        <w:spacing w:line="360" w:lineRule="auto"/>
        <w:ind w:firstLineChars="0"/>
        <w:rPr>
          <w:rFonts w:ascii="宋体" w:hAnsi="宋体" w:cs="宋体" w:hint="eastAsia"/>
          <w:lang w:eastAsia="zh-CN"/>
        </w:rPr>
      </w:pPr>
      <w:r>
        <w:rPr>
          <w:rFonts w:ascii="宋体" w:hAnsi="宋体" w:cs="宋体" w:hint="eastAsia"/>
          <w:lang w:eastAsia="zh-CN"/>
        </w:rPr>
        <w:t>样品的发货除了执行拣货看板外，非看板操作包括：</w:t>
      </w:r>
    </w:p>
    <w:p w14:paraId="4241C84F" w14:textId="77777777" w:rsidR="007C3827" w:rsidRDefault="00000000">
      <w:pPr>
        <w:pStyle w:val="10"/>
        <w:keepLines/>
        <w:numPr>
          <w:ilvl w:val="0"/>
          <w:numId w:val="18"/>
        </w:numPr>
        <w:spacing w:line="360" w:lineRule="auto"/>
        <w:ind w:firstLineChars="0" w:firstLine="420"/>
        <w:rPr>
          <w:rFonts w:ascii="宋体" w:hAnsi="宋体" w:cs="宋体" w:hint="eastAsia"/>
          <w:lang w:eastAsia="zh-CN"/>
        </w:rPr>
      </w:pPr>
      <w:r>
        <w:rPr>
          <w:rFonts w:ascii="宋体" w:hAnsi="宋体" w:cs="宋体" w:hint="eastAsia"/>
          <w:lang w:eastAsia="zh-CN"/>
        </w:rPr>
        <w:t xml:space="preserve">营业通过邮件通知发运发货信息，发运员在发起任务—收费样品出库编辑 提交给仓库 </w:t>
      </w:r>
      <w:r>
        <w:rPr>
          <w:rFonts w:ascii="宋体" w:hAnsi="宋体" w:cs="宋体" w:hint="eastAsia"/>
          <w:lang w:eastAsia="zh-CN"/>
        </w:rPr>
        <w:tab/>
      </w:r>
    </w:p>
    <w:p w14:paraId="70AE693F" w14:textId="77777777" w:rsidR="007C3827" w:rsidRDefault="00000000">
      <w:pPr>
        <w:pStyle w:val="10"/>
        <w:keepLines/>
        <w:numPr>
          <w:ilvl w:val="0"/>
          <w:numId w:val="18"/>
        </w:numPr>
        <w:spacing w:line="360" w:lineRule="auto"/>
        <w:ind w:firstLineChars="0" w:firstLine="420"/>
        <w:rPr>
          <w:rFonts w:ascii="宋体" w:hAnsi="宋体" w:cs="宋体" w:hint="eastAsia"/>
          <w:lang w:eastAsia="zh-CN"/>
        </w:rPr>
      </w:pPr>
      <w:r>
        <w:rPr>
          <w:rFonts w:ascii="宋体" w:hAnsi="宋体" w:cs="宋体" w:hint="eastAsia"/>
          <w:lang w:eastAsia="zh-CN"/>
        </w:rPr>
        <w:t>营业发运员直接在发起任务执行收费样品出库编辑 提交给仓库</w:t>
      </w:r>
    </w:p>
    <w:p w14:paraId="6E087AF6" w14:textId="77777777" w:rsidR="007C3827" w:rsidRDefault="00000000">
      <w:pPr>
        <w:pStyle w:val="10"/>
        <w:keepLines/>
        <w:numPr>
          <w:ilvl w:val="0"/>
          <w:numId w:val="18"/>
        </w:numPr>
        <w:spacing w:line="360" w:lineRule="auto"/>
        <w:ind w:firstLineChars="0" w:firstLine="420"/>
        <w:rPr>
          <w:rFonts w:ascii="宋体" w:hAnsi="宋体" w:cs="宋体" w:hint="eastAsia"/>
          <w:lang w:eastAsia="zh-CN"/>
        </w:rPr>
      </w:pPr>
      <w:r>
        <w:rPr>
          <w:rFonts w:ascii="宋体" w:hAnsi="宋体" w:cs="宋体" w:hint="eastAsia"/>
          <w:lang w:eastAsia="zh-CN"/>
        </w:rPr>
        <w:t>对应免费样品，营业发运员 直接在 发起任务 执行免费样品出库编辑提交给财务，财务确认后提交给仓库</w:t>
      </w:r>
    </w:p>
    <w:p w14:paraId="566230EB" w14:textId="77777777" w:rsidR="007C3827" w:rsidRDefault="00000000">
      <w:pPr>
        <w:pStyle w:val="10"/>
        <w:keepLines/>
        <w:numPr>
          <w:ilvl w:val="0"/>
          <w:numId w:val="19"/>
        </w:numPr>
        <w:spacing w:line="360" w:lineRule="auto"/>
        <w:ind w:firstLineChars="0"/>
        <w:rPr>
          <w:rFonts w:ascii="宋体" w:hAnsi="宋体" w:cs="宋体" w:hint="eastAsia"/>
          <w:lang w:eastAsia="zh-CN"/>
        </w:rPr>
      </w:pPr>
      <w:r>
        <w:rPr>
          <w:rFonts w:ascii="宋体" w:hAnsi="宋体" w:cs="宋体" w:hint="eastAsia"/>
          <w:lang w:eastAsia="zh-CN"/>
        </w:rPr>
        <w:t>山众--特殊客户存在使用：营业部客户计划邮件发送每日发货指令，运营部发运员执行</w:t>
      </w:r>
    </w:p>
    <w:p w14:paraId="0FFB8376" w14:textId="77777777" w:rsidR="007C3827" w:rsidRDefault="00000000">
      <w:pPr>
        <w:pStyle w:val="10"/>
        <w:keepLines/>
        <w:numPr>
          <w:ilvl w:val="0"/>
          <w:numId w:val="20"/>
        </w:numPr>
        <w:spacing w:line="360" w:lineRule="auto"/>
        <w:ind w:firstLineChars="0" w:firstLine="420"/>
        <w:rPr>
          <w:rFonts w:ascii="宋体" w:hAnsi="宋体" w:cs="宋体" w:hint="eastAsia"/>
          <w:lang w:eastAsia="zh-CN"/>
        </w:rPr>
      </w:pPr>
      <w:r>
        <w:rPr>
          <w:rFonts w:ascii="宋体" w:hAnsi="宋体" w:cs="宋体" w:hint="eastAsia"/>
          <w:lang w:eastAsia="zh-CN"/>
        </w:rPr>
        <w:t>发起任务—营业销售制作销售订单</w:t>
      </w:r>
    </w:p>
    <w:p w14:paraId="3EEF0269" w14:textId="77777777" w:rsidR="007C3827" w:rsidRDefault="00000000">
      <w:pPr>
        <w:pStyle w:val="10"/>
        <w:keepLines/>
        <w:numPr>
          <w:ilvl w:val="0"/>
          <w:numId w:val="20"/>
        </w:numPr>
        <w:spacing w:line="360" w:lineRule="auto"/>
        <w:ind w:firstLineChars="0" w:firstLine="420"/>
        <w:rPr>
          <w:rFonts w:ascii="宋体" w:hAnsi="宋体" w:cs="宋体" w:hint="eastAsia"/>
          <w:lang w:eastAsia="zh-CN"/>
        </w:rPr>
      </w:pPr>
      <w:r>
        <w:rPr>
          <w:rFonts w:ascii="宋体" w:hAnsi="宋体" w:cs="宋体" w:hint="eastAsia"/>
          <w:lang w:eastAsia="zh-CN"/>
        </w:rPr>
        <w:t>发起任务—发货计划编辑—看板选择可用的销售订单完成发货计划编辑</w:t>
      </w:r>
    </w:p>
    <w:p w14:paraId="723C46FD" w14:textId="77777777" w:rsidR="007C3827" w:rsidRDefault="00000000">
      <w:pPr>
        <w:pStyle w:val="10"/>
        <w:keepLines/>
        <w:numPr>
          <w:ilvl w:val="0"/>
          <w:numId w:val="20"/>
        </w:numPr>
        <w:spacing w:line="360" w:lineRule="auto"/>
        <w:ind w:firstLineChars="0" w:firstLine="420"/>
        <w:rPr>
          <w:rFonts w:ascii="宋体" w:hAnsi="宋体" w:cs="宋体" w:hint="eastAsia"/>
          <w:lang w:eastAsia="zh-CN"/>
        </w:rPr>
      </w:pPr>
      <w:r>
        <w:rPr>
          <w:rFonts w:ascii="宋体" w:hAnsi="宋体" w:cs="宋体" w:hint="eastAsia"/>
          <w:lang w:eastAsia="zh-CN"/>
        </w:rPr>
        <w:t>待办任务—打包通知单编辑，提交给仓库</w:t>
      </w:r>
    </w:p>
    <w:p w14:paraId="0D7C57BE" w14:textId="77777777" w:rsidR="007C3827" w:rsidRDefault="00000000">
      <w:pPr>
        <w:pStyle w:val="10"/>
        <w:keepLines/>
        <w:numPr>
          <w:ilvl w:val="0"/>
          <w:numId w:val="19"/>
        </w:numPr>
        <w:spacing w:line="360" w:lineRule="auto"/>
        <w:ind w:firstLineChars="0"/>
        <w:rPr>
          <w:rFonts w:ascii="宋体" w:hAnsi="宋体" w:cs="宋体" w:hint="eastAsia"/>
          <w:lang w:eastAsia="zh-CN"/>
        </w:rPr>
      </w:pPr>
      <w:r>
        <w:rPr>
          <w:rFonts w:ascii="宋体" w:hAnsi="宋体" w:cs="宋体" w:hint="eastAsia"/>
          <w:lang w:eastAsia="zh-CN"/>
        </w:rPr>
        <w:lastRenderedPageBreak/>
        <w:t>外贸：营业部单证员根据审核的入库计划，向货代提交订舱委托，货代反馈装箱通知/进仓 通知。单证员在PES制作日发货计划并进行审核下推至仓库，同时线下制作打包指令，连同装箱通知/进仓通知一起邮件通知仓库。（需要外贸确认，并且提供外贸客户的样品发运流程）</w:t>
      </w:r>
    </w:p>
    <w:p w14:paraId="763EC300"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家用商用：</w:t>
      </w:r>
    </w:p>
    <w:p w14:paraId="60CBD2EE" w14:textId="77777777" w:rsidR="007C3827" w:rsidRDefault="00000000">
      <w:pPr>
        <w:pStyle w:val="10"/>
        <w:keepLines/>
        <w:numPr>
          <w:ilvl w:val="0"/>
          <w:numId w:val="21"/>
        </w:numPr>
        <w:spacing w:line="360" w:lineRule="auto"/>
        <w:ind w:firstLineChars="0"/>
        <w:rPr>
          <w:rFonts w:ascii="宋体" w:hAnsi="宋体" w:cs="宋体" w:hint="eastAsia"/>
          <w:lang w:eastAsia="zh-CN"/>
        </w:rPr>
      </w:pPr>
      <w:r>
        <w:rPr>
          <w:rFonts w:ascii="宋体" w:hAnsi="宋体" w:cs="宋体" w:hint="eastAsia"/>
          <w:lang w:eastAsia="zh-CN"/>
        </w:rPr>
        <w:t>内贸：营业部发运员根据销售订单和工厂排产完成情况，线下制作发货管理表EXCEL，在PES中制作发货计划（与线下的EXCEL存在时间差），推送至仓库。同时线下制作送货单，推送至物流部。物流部根据仓库线下Excel合并发货计划制作的发货管理表（提货前可调整发运物料信息），按照线路、客户等维度拆分为各线路发货承运表，通过邮件通知承运商。</w:t>
      </w:r>
    </w:p>
    <w:p w14:paraId="0667DF16" w14:textId="77777777" w:rsidR="007C3827" w:rsidRDefault="00000000">
      <w:pPr>
        <w:pStyle w:val="10"/>
        <w:keepLines/>
        <w:numPr>
          <w:ilvl w:val="0"/>
          <w:numId w:val="21"/>
        </w:numPr>
        <w:spacing w:line="360" w:lineRule="auto"/>
        <w:ind w:firstLineChars="0"/>
        <w:rPr>
          <w:rFonts w:ascii="宋体" w:hAnsi="宋体" w:cs="宋体" w:hint="eastAsia"/>
          <w:lang w:eastAsia="zh-CN"/>
        </w:rPr>
      </w:pPr>
      <w:r>
        <w:rPr>
          <w:rFonts w:ascii="宋体" w:hAnsi="宋体" w:cs="宋体" w:hint="eastAsia"/>
          <w:lang w:eastAsia="zh-CN"/>
        </w:rPr>
        <w:t>外贸：营业部单证员根据销售订单和工厂排产完成情况，向货代提交订舱委托，货代反馈装箱通知/进仓通知。单证员在PES中制作发货计划，推送至仓库。同时单证员线下制作发货管理表（排柜计划），推送至仓库。</w:t>
      </w:r>
    </w:p>
    <w:p w14:paraId="59E614AD"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先途电子：</w:t>
      </w:r>
    </w:p>
    <w:p w14:paraId="6AB407D6"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内贸：内务员根据客户订单台账和排产入库计划，线下制作送货单（内），邮件推送给仓库，同时在MES中制作发货计划推送至仓库。仓</w:t>
      </w:r>
      <w:r>
        <w:rPr>
          <w:rFonts w:ascii="宋体" w:hAnsi="宋体" w:cs="宋体" w:hint="eastAsia"/>
          <w:color w:val="000000"/>
          <w:lang w:eastAsia="zh-CN"/>
        </w:rPr>
        <w:t>库根据出货邮件/发货计划通知承运商（现状：发货计划晚于邮件发送时间，存在时间差）。（珠海研发送样会在</w:t>
      </w:r>
      <w:r>
        <w:rPr>
          <w:rFonts w:ascii="宋体" w:hAnsi="宋体" w:cs="宋体" w:hint="eastAsia"/>
          <w:lang w:eastAsia="zh-CN"/>
        </w:rPr>
        <w:t>MES</w:t>
      </w:r>
      <w:r>
        <w:rPr>
          <w:rFonts w:ascii="宋体" w:hAnsi="宋体" w:cs="宋体" w:hint="eastAsia"/>
          <w:color w:val="000000"/>
          <w:lang w:eastAsia="zh-CN"/>
        </w:rPr>
        <w:t>制作发货计划，但是不在仓库进行发运，走快递进行发运不需要进行</w:t>
      </w:r>
      <w:r>
        <w:rPr>
          <w:rFonts w:ascii="宋体" w:hAnsi="宋体" w:cs="宋体" w:hint="eastAsia"/>
          <w:lang w:eastAsia="zh-CN"/>
        </w:rPr>
        <w:t>OTWB</w:t>
      </w:r>
      <w:r>
        <w:rPr>
          <w:rFonts w:ascii="宋体" w:hAnsi="宋体" w:cs="宋体" w:hint="eastAsia"/>
          <w:color w:val="000000"/>
          <w:lang w:eastAsia="zh-CN"/>
        </w:rPr>
        <w:t>发运，杭州先途样品正常进行发运；</w:t>
      </w:r>
      <w:r>
        <w:rPr>
          <w:rFonts w:ascii="宋体" w:hAnsi="宋体" w:cs="宋体" w:hint="eastAsia"/>
          <w:lang w:eastAsia="zh-CN"/>
        </w:rPr>
        <w:t>MES</w:t>
      </w:r>
      <w:r>
        <w:rPr>
          <w:rFonts w:ascii="宋体" w:hAnsi="宋体" w:cs="宋体" w:hint="eastAsia"/>
          <w:color w:val="000000"/>
          <w:lang w:eastAsia="zh-CN"/>
        </w:rPr>
        <w:t>中没有关于快递</w:t>
      </w:r>
      <w:r>
        <w:rPr>
          <w:rFonts w:ascii="宋体" w:hAnsi="宋体" w:cs="宋体" w:hint="eastAsia"/>
          <w:lang w:eastAsia="zh-CN"/>
        </w:rPr>
        <w:t>发运需</w:t>
      </w:r>
      <w:r>
        <w:rPr>
          <w:rFonts w:ascii="宋体" w:hAnsi="宋体" w:cs="宋体" w:hint="eastAsia"/>
          <w:color w:val="000000"/>
          <w:lang w:eastAsia="zh-CN"/>
        </w:rPr>
        <w:t>求的标识，需要</w:t>
      </w:r>
      <w:r>
        <w:rPr>
          <w:rFonts w:ascii="宋体" w:hAnsi="宋体" w:cs="宋体" w:hint="eastAsia"/>
          <w:lang w:eastAsia="zh-CN"/>
        </w:rPr>
        <w:t>在OTWB补</w:t>
      </w:r>
      <w:r>
        <w:rPr>
          <w:rFonts w:ascii="宋体" w:hAnsi="宋体" w:cs="宋体" w:hint="eastAsia"/>
          <w:color w:val="000000"/>
          <w:lang w:eastAsia="zh-CN"/>
        </w:rPr>
        <w:t>充物流订单信息时选择发运方式要求和收货地址、收货人、电话；）</w:t>
      </w:r>
    </w:p>
    <w:p w14:paraId="179D9887"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color w:val="000000"/>
          <w:szCs w:val="21"/>
          <w:lang w:eastAsia="zh-CN" w:bidi="ar"/>
        </w:rPr>
        <w:t>外</w:t>
      </w:r>
      <w:r>
        <w:rPr>
          <w:rFonts w:ascii="宋体" w:hAnsi="宋体" w:cs="宋体" w:hint="eastAsia"/>
          <w:lang w:eastAsia="zh-CN"/>
        </w:rPr>
        <w:t>贸：单证员根据订单需求、排产计划结合船期进行排柜，整理月度发货计划，邮件向货代提交订舱委托，承运商反馈装箱通知/进仓通知后，单证员在MES中制作发货计划推送仓库，同时线下制作排柜表、打包作业指导书、唛头、箱单等资料，邮件推送给仓库</w:t>
      </w:r>
      <w:r>
        <w:rPr>
          <w:rFonts w:ascii="宋体" w:hAnsi="宋体" w:cs="宋体" w:hint="eastAsia"/>
          <w:szCs w:val="21"/>
          <w:lang w:eastAsia="zh-CN" w:bidi="ar"/>
        </w:rPr>
        <w:t>。</w:t>
      </w:r>
    </w:p>
    <w:p w14:paraId="13F12938"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w:t>
      </w:r>
    </w:p>
    <w:p w14:paraId="25C70956"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内贸：订单科邮件发送发货通知，物流科接收后制作Excel发货单，物流科在SAP制作交货单，同步到门户网站系统，补充发货信息后生成交货通知单并推送至仓库出库单，同时通过邮件通知承运商。</w:t>
      </w:r>
    </w:p>
    <w:p w14:paraId="5FBDE05D"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外贸：订单科邮件发送发货计划，物流科接到发货计划后，联系货代订舱（提交订舱委托书），货代反馈船期。物流科进行排柜，货代装箱号信息/进仓通知信息。物流科</w:t>
      </w:r>
      <w:r>
        <w:rPr>
          <w:rFonts w:ascii="宋体" w:hAnsi="宋体" w:cs="宋体" w:hint="eastAsia"/>
          <w:lang w:eastAsia="zh-CN"/>
        </w:rPr>
        <w:lastRenderedPageBreak/>
        <w:t>在SAP制作交货单，同步到门户网站（报表平台）系统，补充发货信息后推送至仓库生成出库单，同时通过邮件通知承运商。</w:t>
      </w:r>
    </w:p>
    <w:p w14:paraId="12552B80" w14:textId="77777777" w:rsidR="007C3827" w:rsidRDefault="00000000">
      <w:pPr>
        <w:pStyle w:val="10"/>
        <w:keepLines/>
        <w:numPr>
          <w:ilvl w:val="0"/>
          <w:numId w:val="15"/>
        </w:numPr>
        <w:spacing w:line="360" w:lineRule="auto"/>
        <w:ind w:leftChars="74" w:left="310" w:hangingChars="74" w:hanging="155"/>
        <w:rPr>
          <w:rFonts w:ascii="宋体" w:hAnsi="宋体" w:cs="宋体" w:hint="eastAsia"/>
          <w:lang w:eastAsia="zh-CN"/>
        </w:rPr>
      </w:pPr>
      <w:r>
        <w:rPr>
          <w:rFonts w:ascii="宋体" w:hAnsi="宋体" w:cs="宋体" w:hint="eastAsia"/>
          <w:lang w:eastAsia="zh-CN"/>
        </w:rPr>
        <w:t>仓库拣货打包：</w:t>
      </w:r>
    </w:p>
    <w:p w14:paraId="68728D90"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 xml:space="preserve">汽零: </w:t>
      </w:r>
    </w:p>
    <w:p w14:paraId="0DADB2C5"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内贸：从PES系统制作日发货计划提交后，仓库工作人员可查看拣货任务看板，打印拣货任务单进行拣货（PDA扫分拣任务二维码--&gt;扫描托码或箱码下架到打包区）--&gt;打包完成。</w:t>
      </w:r>
    </w:p>
    <w:p w14:paraId="5BAFE0CB" w14:textId="77777777" w:rsidR="007C3827" w:rsidRDefault="00000000">
      <w:pPr>
        <w:pStyle w:val="10"/>
        <w:numPr>
          <w:ilvl w:val="0"/>
          <w:numId w:val="23"/>
        </w:numPr>
        <w:spacing w:line="360" w:lineRule="auto"/>
        <w:ind w:firstLineChars="0"/>
        <w:rPr>
          <w:rFonts w:ascii="宋体" w:hAnsi="宋体" w:cs="宋体" w:hint="eastAsia"/>
          <w:lang w:eastAsia="zh-CN"/>
        </w:rPr>
      </w:pPr>
      <w:r>
        <w:rPr>
          <w:rFonts w:ascii="宋体" w:hAnsi="宋体" w:cs="宋体" w:hint="eastAsia"/>
          <w:lang w:eastAsia="zh-CN"/>
        </w:rPr>
        <w:t>除了拣货看板场景之外，非看板的样品，仓库在待办环节执行样品出库确认，打印拣货单之后执行拣货；</w:t>
      </w:r>
    </w:p>
    <w:p w14:paraId="054FB28D" w14:textId="77777777" w:rsidR="007C3827" w:rsidRDefault="00000000">
      <w:pPr>
        <w:pStyle w:val="10"/>
        <w:numPr>
          <w:ilvl w:val="0"/>
          <w:numId w:val="23"/>
        </w:numPr>
        <w:spacing w:line="360" w:lineRule="auto"/>
        <w:ind w:firstLineChars="0"/>
        <w:rPr>
          <w:rFonts w:ascii="宋体" w:hAnsi="宋体" w:cs="宋体" w:hint="eastAsia"/>
          <w:lang w:eastAsia="zh-CN"/>
        </w:rPr>
      </w:pPr>
      <w:r>
        <w:rPr>
          <w:rFonts w:ascii="宋体" w:hAnsi="宋体" w:cs="宋体" w:hint="eastAsia"/>
          <w:lang w:eastAsia="zh-CN"/>
        </w:rPr>
        <w:t>山众特殊客户场景：仓库在发货任务执行出库发货编辑，看板查看发运提交的发货计划，打印拣货任务单后执行拣货</w:t>
      </w:r>
    </w:p>
    <w:p w14:paraId="5D8186CA" w14:textId="77777777" w:rsidR="007C3827" w:rsidRDefault="00000000">
      <w:pPr>
        <w:pStyle w:val="10"/>
        <w:numPr>
          <w:ilvl w:val="0"/>
          <w:numId w:val="23"/>
        </w:numPr>
        <w:spacing w:line="360" w:lineRule="auto"/>
        <w:ind w:firstLineChars="0"/>
        <w:rPr>
          <w:rFonts w:ascii="宋体" w:hAnsi="宋体" w:cs="宋体" w:hint="eastAsia"/>
          <w:lang w:eastAsia="zh-CN"/>
        </w:rPr>
      </w:pPr>
      <w:r>
        <w:rPr>
          <w:rFonts w:ascii="宋体" w:hAnsi="宋体" w:cs="宋体" w:hint="eastAsia"/>
          <w:lang w:eastAsia="zh-CN"/>
        </w:rPr>
        <w:t>样品全部是非条码仓库，拣货执行电脑端操作，不执行扫码；其他拣货看板或者山众客户区分条码仓库和非条码仓库，条码仓库PDA扫任务码 和实物后下架到打包区；非条码仓库，执行电脑端操作，不执行扫码.（以上是关于仓库拣货打包环节的修改，仓库环节不需要区分内贸和外贸，只是打包的线下指导文件不一样）</w:t>
      </w:r>
    </w:p>
    <w:p w14:paraId="4D1CDCBB" w14:textId="77777777" w:rsidR="007C3827" w:rsidRDefault="00000000">
      <w:pPr>
        <w:pStyle w:val="10"/>
        <w:spacing w:line="360" w:lineRule="auto"/>
        <w:ind w:left="420"/>
        <w:rPr>
          <w:rFonts w:ascii="宋体" w:hAnsi="宋体" w:cs="宋体" w:hint="eastAsia"/>
          <w:lang w:eastAsia="zh-CN"/>
        </w:rPr>
      </w:pPr>
      <w:r>
        <w:rPr>
          <w:rFonts w:ascii="宋体" w:hAnsi="宋体" w:cs="宋体" w:hint="eastAsia"/>
          <w:lang w:eastAsia="zh-CN"/>
        </w:rPr>
        <w:t>拣货完毕后，打包区完成打包。</w:t>
      </w:r>
    </w:p>
    <w:p w14:paraId="674CDA9B"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外贸：从PES系统制作日发货计划提交后，仓库工作人员可查看拣货任务看板，打印拣货任务单进行拣货（PDA扫</w:t>
      </w:r>
      <w:r>
        <w:rPr>
          <w:rFonts w:ascii="宋体" w:hAnsi="宋体" w:cs="宋体" w:hint="eastAsia"/>
          <w:lang w:eastAsia="zh-CN"/>
        </w:rPr>
        <w:tab/>
        <w:t xml:space="preserve">分拣任务二维码--&gt;扫描托码或箱码下架到打包区），打包区根据打包指令进行组托打包--&gt;打包完成。 </w:t>
      </w:r>
    </w:p>
    <w:p w14:paraId="0A6B6300" w14:textId="77777777" w:rsidR="007C3827" w:rsidRDefault="00000000">
      <w:pPr>
        <w:pStyle w:val="10"/>
        <w:numPr>
          <w:ilvl w:val="0"/>
          <w:numId w:val="24"/>
        </w:numPr>
        <w:spacing w:line="360" w:lineRule="auto"/>
        <w:ind w:firstLineChars="0"/>
        <w:rPr>
          <w:rFonts w:ascii="宋体" w:hAnsi="宋体" w:cs="宋体" w:hint="eastAsia"/>
          <w:lang w:eastAsia="zh-CN"/>
        </w:rPr>
      </w:pPr>
      <w:r>
        <w:rPr>
          <w:rFonts w:ascii="宋体" w:hAnsi="宋体" w:cs="宋体" w:hint="eastAsia"/>
          <w:lang w:eastAsia="zh-CN"/>
        </w:rPr>
        <w:t>厂内成品仓和场外分仓都会存在：</w:t>
      </w:r>
    </w:p>
    <w:p w14:paraId="54C19FAF" w14:textId="77777777" w:rsidR="007C3827" w:rsidRDefault="00000000">
      <w:pPr>
        <w:pStyle w:val="10"/>
        <w:numPr>
          <w:ilvl w:val="0"/>
          <w:numId w:val="24"/>
        </w:numPr>
        <w:spacing w:line="360" w:lineRule="auto"/>
        <w:ind w:firstLineChars="0"/>
        <w:rPr>
          <w:rFonts w:ascii="宋体" w:hAnsi="宋体" w:cs="宋体" w:hint="eastAsia"/>
          <w:lang w:eastAsia="zh-CN"/>
        </w:rPr>
      </w:pPr>
      <w:r>
        <w:rPr>
          <w:rFonts w:ascii="宋体" w:hAnsi="宋体" w:cs="宋体" w:hint="eastAsia"/>
          <w:lang w:eastAsia="zh-CN"/>
        </w:rPr>
        <w:t>条码仓：生产成品；</w:t>
      </w:r>
    </w:p>
    <w:p w14:paraId="2317EE9E" w14:textId="77777777" w:rsidR="007C3827" w:rsidRDefault="00000000">
      <w:pPr>
        <w:pStyle w:val="10"/>
        <w:numPr>
          <w:ilvl w:val="0"/>
          <w:numId w:val="24"/>
        </w:numPr>
        <w:spacing w:line="360" w:lineRule="auto"/>
        <w:ind w:firstLineChars="0"/>
        <w:rPr>
          <w:rFonts w:ascii="宋体" w:hAnsi="宋体" w:cs="宋体" w:hint="eastAsia"/>
          <w:lang w:eastAsia="zh-CN"/>
        </w:rPr>
      </w:pPr>
      <w:r>
        <w:rPr>
          <w:rFonts w:ascii="宋体" w:hAnsi="宋体" w:cs="宋体" w:hint="eastAsia"/>
          <w:lang w:eastAsia="zh-CN"/>
        </w:rPr>
        <w:t>非条码仓：采购件、样品件、滨海调拨件。</w:t>
      </w:r>
    </w:p>
    <w:p w14:paraId="6829E868"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家用商用：</w:t>
      </w:r>
    </w:p>
    <w:p w14:paraId="2AC5C2C9"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内贸：仓库账务员打印拣货单--&gt;仓库查看拣货单进行拣货（PDA扫分拣任务二维码--&gt;扫描托码或箱码下架到打包区）--&gt;发货员PDA点击装车确认。</w:t>
      </w:r>
    </w:p>
    <w:p w14:paraId="7FCE6D29"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外贸：仓库账务员打印拣货单--&gt;仓库查看拣货单进行拣货（PDA扫</w:t>
      </w:r>
      <w:r>
        <w:rPr>
          <w:rFonts w:ascii="宋体" w:hAnsi="宋体" w:cs="宋体" w:hint="eastAsia"/>
          <w:lang w:eastAsia="zh-CN"/>
        </w:rPr>
        <w:tab/>
        <w:t>分拣任务二维码--&gt;扫描托码或箱码下架到打包区）--&gt;仓库人员在打包区根据发货管理表进行组托打包--&gt;根据装箱计划装箱。</w:t>
      </w:r>
    </w:p>
    <w:p w14:paraId="2D3EBD6D"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新昌外购仓不存在条码管理（不用扫码分拣下架）。</w:t>
      </w:r>
    </w:p>
    <w:p w14:paraId="5AF5B811"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先途电子：</w:t>
      </w:r>
    </w:p>
    <w:p w14:paraId="1FA34A3B"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lastRenderedPageBreak/>
        <w:t>内贸：内务员MES下推发货计划--&gt;仓库打印出库单---&gt;仓库查看出库单进行拣货（PDA扫分拣任务二维码--&gt;扫描托码或箱码下架到打包区）--&gt;仓库发货员PDA点击装车确认。</w:t>
      </w:r>
    </w:p>
    <w:p w14:paraId="56637C0B"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外贸：单证员在MES下推发货计划--&gt;仓库打印出库单--&gt;仓库查看出库单进行拣货（PDA扫分拣任务二维码--&gt;扫描托码或箱码下架到打包区）--&gt;打包区根据发货管理表进行组托打包--&gt;根据装箱单装箱。</w:t>
      </w:r>
    </w:p>
    <w:p w14:paraId="419A9E31"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w:t>
      </w:r>
    </w:p>
    <w:p w14:paraId="63B3A2BA"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内贸：仓库在门户网站上接收出库任务信息并打印出库单--&gt;仓库查看出库单进行拣货（PDA扫分拣任务二维码--&gt;扫描托码或箱码下架到打包区）--&gt;仓库发货员PDA点击装车确认。</w:t>
      </w:r>
    </w:p>
    <w:p w14:paraId="7D76AD1B"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物流科需要把客户附带的一些文件（单据）打印线下送到仓库--&gt;仓库在门户网站上接收出库任务信息并打印出库单-&gt;仓库查看出库单进行拣货（PDA扫分拣任务二维码--&gt;扫描托码或箱码下架到打包区）--&gt;打包区根据发货管理表进行组托打包--&gt;根据装箱计划装箱。</w:t>
      </w:r>
    </w:p>
    <w:p w14:paraId="4CDBE875" w14:textId="77777777" w:rsidR="007C3827" w:rsidRDefault="00000000">
      <w:pPr>
        <w:keepLines/>
        <w:widowControl w:val="0"/>
        <w:numPr>
          <w:ilvl w:val="0"/>
          <w:numId w:val="25"/>
        </w:numPr>
        <w:tabs>
          <w:tab w:val="clear" w:pos="420"/>
        </w:tabs>
        <w:spacing w:line="360" w:lineRule="auto"/>
        <w:ind w:firstLine="155"/>
        <w:jc w:val="both"/>
        <w:rPr>
          <w:rFonts w:ascii="宋体" w:hAnsi="宋体" w:cs="宋体" w:hint="eastAsia"/>
          <w:lang w:eastAsia="zh-CN"/>
        </w:rPr>
      </w:pPr>
      <w:r>
        <w:rPr>
          <w:rFonts w:ascii="宋体" w:hAnsi="宋体" w:cs="宋体" w:hint="eastAsia"/>
          <w:lang w:eastAsia="zh-CN"/>
        </w:rPr>
        <w:t>匹配承运商&amp;派车发运：</w:t>
      </w:r>
    </w:p>
    <w:p w14:paraId="2B71AFE4"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汽零：</w:t>
      </w:r>
    </w:p>
    <w:p w14:paraId="43757A12"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运营部发运员导出发运计划表，同步给承运商，仓库人员，营业部，质量部门，发运员在时效满足的情况下首选零担承运（零担和整车的选择会根据货量和线路对比费用的性价比来选择），如果客户有交货时效要求，对比整车和快递费用，选择费用少的；同时按照客户收发地判断适配承运商，邮件通知承运商承运。承运商指派车辆提货，整车反馈车牌号、司机姓名、联系电话等信息，零担由承运商驻厂人员进行交接；跟单需要联系承运商的客服人员。</w:t>
      </w:r>
    </w:p>
    <w:p w14:paraId="0CD8DFE1"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有些客户会指定货代公司承运如不指定货代营业部单证员根据客户发运需求判断是否满足整柜，如满足整柜则直接选择对应线路的货代公司完成工厂到始发港的发运。如不满足整柜，则选用国内物流承运商完成工厂到始发港的发运；货代公司（满柜）/物流公司（不满柜）根据装箱通知/进仓通知信息派车提货，并反馈车牌号/箱号、司机姓名、联系电话等信息。</w:t>
      </w:r>
    </w:p>
    <w:p w14:paraId="77117E52"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家用商用：</w:t>
      </w:r>
    </w:p>
    <w:p w14:paraId="752809D8"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内贸：营业部根据订单时效要求确定运输方式，有时效要求时根据物料规格和数量选择整车或快递承运，正常时效的运输方式选择零担承运，再根据客户收发地，判断适</w:t>
      </w:r>
      <w:r>
        <w:rPr>
          <w:rFonts w:ascii="宋体" w:hAnsi="宋体" w:cs="宋体" w:hint="eastAsia"/>
          <w:lang w:eastAsia="zh-CN"/>
        </w:rPr>
        <w:lastRenderedPageBreak/>
        <w:t>配承运商，邮件通知承运商承运；承运商指派车辆提货，并反馈车牌号、司机姓名、联系电话等信息。</w:t>
      </w:r>
    </w:p>
    <w:p w14:paraId="1C0E9FA1"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rPr>
        <w:t>外贸：单证员根据物料包装和托盘组托，满柜时仓库通知货代，发送订舱委托书，货代公司反馈船期，装箱通知书。不满柜时根据发货地、收货地、时效要求、运输方式判断适配承运商；承运商指派车辆提货，并反馈车牌号、司机姓名、联系电话等信息。</w:t>
      </w:r>
    </w:p>
    <w:p w14:paraId="780E9636"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先途电子：</w:t>
      </w:r>
    </w:p>
    <w:p w14:paraId="62A594B2"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bidi="ar"/>
        </w:rPr>
        <w:t>内贸：仓库根据邮件，安排承运商，一般选择零担运输，时效有要求时选择整车运输，在根据客户收发地，判断适配承运商，微信或电话通知承运商承运。</w:t>
      </w:r>
    </w:p>
    <w:p w14:paraId="05464CE8" w14:textId="77777777" w:rsidR="007C3827" w:rsidRDefault="00000000">
      <w:pPr>
        <w:pStyle w:val="10"/>
        <w:numPr>
          <w:ilvl w:val="0"/>
          <w:numId w:val="22"/>
        </w:numPr>
        <w:spacing w:line="360" w:lineRule="auto"/>
        <w:ind w:firstLineChars="0"/>
        <w:rPr>
          <w:rFonts w:ascii="宋体" w:hAnsi="宋体" w:cs="宋体" w:hint="eastAsia"/>
          <w:lang w:eastAsia="zh-CN"/>
        </w:rPr>
      </w:pPr>
      <w:r>
        <w:rPr>
          <w:rFonts w:ascii="宋体" w:hAnsi="宋体" w:cs="宋体" w:hint="eastAsia"/>
          <w:lang w:eastAsia="zh-CN" w:bidi="ar"/>
        </w:rPr>
        <w:t>外贸：根据物料包装和托盘组托，满柜时单证员通知货代，发送订舱通知书，货代公司反馈船期，装箱通知书。不满柜时按照客户收发地、时效要求、运输方式与横向业务单元进行拼柜，发运至指定仓库（费用跟货代进行对账结算）（如果存在横向调拨需要仓库联系承运商派车运输）。部分客户指定货代，单证员与货代公司确认交付时间及地点后，承运商提供进仓单，单证员邮件通知仓库发运至指定地点，或承运商指派车辆提货，并反馈车牌号、司机姓名、联系电话等信息</w:t>
      </w:r>
      <w:r>
        <w:rPr>
          <w:rFonts w:ascii="宋体" w:hAnsi="宋体" w:cs="宋体" w:hint="eastAsia"/>
          <w:lang w:eastAsia="zh-CN"/>
        </w:rPr>
        <w:t>。</w:t>
      </w:r>
    </w:p>
    <w:p w14:paraId="75010465"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w:t>
      </w:r>
    </w:p>
    <w:p w14:paraId="431285A9" w14:textId="77777777" w:rsidR="007C3827" w:rsidRDefault="00000000">
      <w:pPr>
        <w:pStyle w:val="10"/>
        <w:numPr>
          <w:ilvl w:val="0"/>
          <w:numId w:val="22"/>
        </w:numPr>
        <w:spacing w:line="360" w:lineRule="auto"/>
        <w:ind w:firstLineChars="0"/>
        <w:rPr>
          <w:rFonts w:ascii="宋体" w:hAnsi="宋体" w:cs="宋体" w:hint="eastAsia"/>
          <w:lang w:eastAsia="zh-CN" w:bidi="ar"/>
        </w:rPr>
      </w:pPr>
      <w:r>
        <w:rPr>
          <w:rFonts w:ascii="宋体" w:hAnsi="宋体" w:cs="宋体" w:hint="eastAsia"/>
          <w:lang w:eastAsia="zh-CN" w:bidi="ar"/>
        </w:rPr>
        <w:t>内贸运输：物流科微信同步发货单给承运商，整车会反馈具体来车时间及司机信息，零担一般默认通知当天晚上8:00前装车发走。</w:t>
      </w:r>
    </w:p>
    <w:p w14:paraId="389E7EAF" w14:textId="77777777" w:rsidR="007C3827" w:rsidRDefault="00000000">
      <w:pPr>
        <w:pStyle w:val="10"/>
        <w:numPr>
          <w:ilvl w:val="0"/>
          <w:numId w:val="22"/>
        </w:numPr>
        <w:spacing w:line="360" w:lineRule="auto"/>
        <w:ind w:firstLineChars="0"/>
        <w:rPr>
          <w:rFonts w:ascii="宋体" w:hAnsi="宋体" w:cs="宋体" w:hint="eastAsia"/>
          <w:lang w:eastAsia="zh-CN" w:bidi="ar"/>
        </w:rPr>
      </w:pPr>
      <w:r>
        <w:rPr>
          <w:rFonts w:ascii="宋体" w:hAnsi="宋体" w:cs="宋体" w:hint="eastAsia"/>
          <w:lang w:eastAsia="zh-CN" w:bidi="ar"/>
        </w:rPr>
        <w:t>外贸运输：物流科接到发货计划后物流科联系货代订仓，货代收到订仓委托书后确认并反馈船期；物流科进行排柜（集装箱托盘装载方案），给货代提供准确的集装箱需求数；货代公司反馈提单号信息（装箱通知书或进仓通知）；物流科在SAP制作交货单，交货单信息同步更新到门户网站；仓库在门户网站上接收出库任务信息（出库单）;司机带着装箱单到仓库装车，仓库比对装箱单提单号和出库单提单号；散货由司机携带发货单与仓库确认提货;司机给仓库在出库单或装箱单做装车签字确认。</w:t>
      </w:r>
    </w:p>
    <w:p w14:paraId="336ED4B2" w14:textId="77777777" w:rsidR="007C3827" w:rsidRDefault="00000000">
      <w:pPr>
        <w:keepLines/>
        <w:widowControl w:val="0"/>
        <w:numPr>
          <w:ilvl w:val="0"/>
          <w:numId w:val="26"/>
        </w:numPr>
        <w:spacing w:line="360" w:lineRule="auto"/>
        <w:jc w:val="both"/>
        <w:rPr>
          <w:rFonts w:ascii="宋体" w:hAnsi="宋体" w:cs="宋体" w:hint="eastAsia"/>
          <w:lang w:eastAsia="zh-CN"/>
        </w:rPr>
      </w:pPr>
      <w:r>
        <w:rPr>
          <w:rFonts w:ascii="宋体" w:hAnsi="宋体" w:cs="宋体" w:hint="eastAsia"/>
          <w:lang w:eastAsia="zh-CN"/>
        </w:rPr>
        <w:t>承运商对账结算：</w:t>
      </w:r>
    </w:p>
    <w:p w14:paraId="3DE27154"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汽零：承运商计算运费明细--&gt;汽零进行费用核对--&gt;调整费用--&gt;承运商开票--&gt;OA请款--&gt;财务付款。</w:t>
      </w:r>
    </w:p>
    <w:p w14:paraId="332273FD" w14:textId="77777777" w:rsidR="007C3827" w:rsidRDefault="00000000">
      <w:pPr>
        <w:pStyle w:val="10"/>
        <w:keepLines/>
        <w:spacing w:line="360" w:lineRule="auto"/>
        <w:ind w:firstLineChars="400" w:firstLine="840"/>
        <w:rPr>
          <w:rFonts w:ascii="宋体" w:hAnsi="宋体" w:cs="宋体" w:hint="eastAsia"/>
          <w:lang w:eastAsia="zh-CN"/>
        </w:rPr>
      </w:pPr>
      <w:r>
        <w:rPr>
          <w:rFonts w:ascii="宋体" w:hAnsi="宋体" w:cs="宋体" w:hint="eastAsia"/>
          <w:lang w:eastAsia="zh-CN"/>
        </w:rPr>
        <w:t>与货代对账：货代提供对账单(明细记录）与实际发运体积、报价信息进行对账。开票--OA流程支付。</w:t>
      </w:r>
    </w:p>
    <w:p w14:paraId="4BC88DE5"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lastRenderedPageBreak/>
        <w:t>家用/商用：次月15日前承运商/货代提供上月客户回执单--&gt;记账员根据发货管理表出《承运清单》--&gt;《承运清单》与承运商核对无误后记账员出具《月度线路承运表》（含：重量、单价、金额），有时会涉及金额调整--&gt;对账完成后，承运商/货代开发票，记账员根据对账清单+发票，在每刻提交结算流程。</w:t>
      </w:r>
    </w:p>
    <w:p w14:paraId="67F873FD" w14:textId="77777777" w:rsidR="007C3827" w:rsidRDefault="00000000">
      <w:pPr>
        <w:pStyle w:val="10"/>
        <w:keepLines/>
        <w:numPr>
          <w:ilvl w:val="0"/>
          <w:numId w:val="14"/>
        </w:numPr>
        <w:spacing w:line="360" w:lineRule="auto"/>
        <w:ind w:firstLineChars="0"/>
        <w:rPr>
          <w:rFonts w:ascii="宋体" w:hAnsi="宋体" w:cs="宋体" w:hint="eastAsia"/>
          <w:color w:val="000000"/>
          <w:lang w:eastAsia="zh-CN"/>
        </w:rPr>
      </w:pPr>
      <w:r>
        <w:rPr>
          <w:rFonts w:ascii="宋体" w:hAnsi="宋体" w:cs="宋体" w:hint="eastAsia"/>
          <w:color w:val="000000"/>
          <w:szCs w:val="21"/>
          <w:lang w:eastAsia="zh-CN" w:bidi="ar"/>
        </w:rPr>
        <w:t>先途电子：仓库文员统计发运清单与承运商对账，并发送内务员核对（区分费用分摊，到品质部判责（返修、返修后--&gt;合格品发运；加急费用分摊））--&gt;仓库填写纸质的支付传票（承运商对账清单+发票+加急物流审核单，分摊费用清单至各部门签字）。外贸：单证员根据费用确认件核对费用--&gt;单证员填写纸质的支付传票（对账单+发票）</w:t>
      </w:r>
    </w:p>
    <w:p w14:paraId="41869D08"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微通道：每月固定时间与承运商对账（承运商提供清单）--&gt;账务调整（对账单金额）--&gt;物流科在每刻发起费用结算申请（对账单、超额运费申请单、发票）--&gt;财务结算</w:t>
      </w:r>
    </w:p>
    <w:p w14:paraId="644319DD" w14:textId="77777777" w:rsidR="007C3827" w:rsidRDefault="00000000">
      <w:pPr>
        <w:pStyle w:val="2"/>
        <w:keepNext w:val="0"/>
        <w:spacing w:line="360" w:lineRule="auto"/>
        <w:rPr>
          <w:rFonts w:ascii="宋体" w:hAnsi="宋体" w:cs="宋体" w:hint="eastAsia"/>
          <w:lang w:eastAsia="zh-CN"/>
        </w:rPr>
      </w:pPr>
      <w:bookmarkStart w:id="302" w:name="_Toc24054"/>
      <w:bookmarkStart w:id="303" w:name="_Toc20335"/>
      <w:bookmarkStart w:id="304" w:name="_Toc26468"/>
      <w:bookmarkStart w:id="305" w:name="_Toc2168"/>
      <w:bookmarkStart w:id="306" w:name="_Toc12508"/>
      <w:bookmarkStart w:id="307" w:name="_Toc3380"/>
      <w:bookmarkStart w:id="308" w:name="_Toc20085"/>
      <w:bookmarkStart w:id="309" w:name="_Toc22920"/>
      <w:bookmarkStart w:id="310" w:name="_Toc18715"/>
      <w:bookmarkStart w:id="311" w:name="_Toc18801"/>
      <w:bookmarkStart w:id="312" w:name="_Toc28230"/>
      <w:bookmarkStart w:id="313" w:name="_Toc687712031"/>
      <w:bookmarkStart w:id="314" w:name="_Toc3558"/>
      <w:bookmarkStart w:id="315" w:name="_Toc31755"/>
      <w:bookmarkStart w:id="316" w:name="_Toc20711"/>
      <w:bookmarkStart w:id="317" w:name="_Toc22000"/>
      <w:bookmarkStart w:id="318" w:name="_Toc12379"/>
      <w:bookmarkStart w:id="319" w:name="_Toc18268"/>
      <w:r>
        <w:rPr>
          <w:rFonts w:ascii="宋体" w:hAnsi="宋体" w:cs="宋体" w:hint="eastAsia"/>
          <w:lang w:eastAsia="zh-CN"/>
        </w:rPr>
        <w:t>逆向业务现状流程</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7D442AF1" w14:textId="77777777" w:rsidR="007C3827" w:rsidRDefault="00000000">
      <w:pPr>
        <w:pStyle w:val="10"/>
        <w:keepLines/>
        <w:spacing w:line="360" w:lineRule="auto"/>
        <w:rPr>
          <w:rFonts w:ascii="宋体" w:hAnsi="宋体" w:cs="宋体" w:hint="eastAsia"/>
          <w:lang w:eastAsia="zh-CN"/>
        </w:rPr>
      </w:pPr>
      <w:r>
        <w:rPr>
          <w:rFonts w:ascii="宋体" w:hAnsi="宋体" w:cs="宋体" w:hint="eastAsia"/>
          <w:lang w:eastAsia="zh-CN"/>
        </w:rPr>
        <w:t>由于物料质量问题、客户自身需求不足、外仓撤仓等原因导致退货，最终退回到始发地工厂属于退回逆向流程，主要场景包括客户——工厂、外仓——工厂两种流程。</w:t>
      </w:r>
    </w:p>
    <w:p w14:paraId="3B3062D3" w14:textId="77777777" w:rsidR="007C3827" w:rsidRDefault="00000000">
      <w:pPr>
        <w:pStyle w:val="3"/>
        <w:keepNext w:val="0"/>
        <w:spacing w:line="360" w:lineRule="auto"/>
        <w:rPr>
          <w:rFonts w:ascii="宋体" w:hAnsi="宋体" w:cs="宋体" w:hint="eastAsia"/>
          <w:lang w:eastAsia="zh-CN"/>
        </w:rPr>
      </w:pPr>
      <w:bookmarkStart w:id="320" w:name="_Toc21333"/>
      <w:bookmarkStart w:id="321" w:name="_Toc6394"/>
      <w:bookmarkStart w:id="322" w:name="_Toc15152"/>
      <w:bookmarkStart w:id="323" w:name="_Toc17283"/>
      <w:bookmarkStart w:id="324" w:name="_Toc2067285723"/>
      <w:bookmarkStart w:id="325" w:name="_Toc18910"/>
      <w:bookmarkStart w:id="326" w:name="_Toc25011"/>
      <w:bookmarkStart w:id="327" w:name="_Toc23095"/>
      <w:bookmarkStart w:id="328" w:name="_Toc24158"/>
      <w:bookmarkStart w:id="329" w:name="_Toc213"/>
      <w:bookmarkStart w:id="330" w:name="_Toc25840"/>
      <w:bookmarkStart w:id="331" w:name="_Toc1512"/>
      <w:bookmarkStart w:id="332" w:name="_Toc21949"/>
      <w:bookmarkStart w:id="333" w:name="_Toc23984"/>
      <w:bookmarkStart w:id="334" w:name="_Toc3327"/>
      <w:bookmarkStart w:id="335" w:name="_Toc31770"/>
      <w:bookmarkStart w:id="336" w:name="_Toc770"/>
      <w:bookmarkStart w:id="337" w:name="_Toc30572"/>
      <w:r>
        <w:rPr>
          <w:rFonts w:ascii="宋体" w:hAnsi="宋体" w:cs="宋体" w:hint="eastAsia"/>
          <w:lang w:eastAsia="zh-CN"/>
        </w:rPr>
        <w:t>逆向业务流程图</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4A4C1B7C" w14:textId="77777777" w:rsidR="007C3827" w:rsidRDefault="007C3827">
      <w:pPr>
        <w:pStyle w:val="10"/>
        <w:keepLines/>
        <w:spacing w:line="360" w:lineRule="auto"/>
        <w:rPr>
          <w:rFonts w:ascii="宋体" w:hAnsi="宋体" w:cs="宋体" w:hint="eastAsia"/>
          <w:lang w:eastAsia="zh-CN"/>
        </w:rPr>
      </w:pPr>
    </w:p>
    <w:p w14:paraId="64C72DED" w14:textId="77777777" w:rsidR="007C3827" w:rsidRDefault="00000000">
      <w:pPr>
        <w:pStyle w:val="10"/>
        <w:keepLines/>
        <w:spacing w:line="360" w:lineRule="auto"/>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13D5311C" wp14:editId="74C9CE5E">
            <wp:extent cx="5752465" cy="3914775"/>
            <wp:effectExtent l="0" t="0" r="635" b="9525"/>
            <wp:docPr id="12" name="图片 12" descr="退货流程泳道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退货流程泳道图 (6)"/>
                    <pic:cNvPicPr>
                      <a:picLocks noChangeAspect="1"/>
                    </pic:cNvPicPr>
                  </pic:nvPicPr>
                  <pic:blipFill>
                    <a:blip r:embed="rId27"/>
                    <a:stretch>
                      <a:fillRect/>
                    </a:stretch>
                  </pic:blipFill>
                  <pic:spPr>
                    <a:xfrm>
                      <a:off x="0" y="0"/>
                      <a:ext cx="5752465" cy="3914775"/>
                    </a:xfrm>
                    <a:prstGeom prst="rect">
                      <a:avLst/>
                    </a:prstGeom>
                  </pic:spPr>
                </pic:pic>
              </a:graphicData>
            </a:graphic>
          </wp:inline>
        </w:drawing>
      </w:r>
    </w:p>
    <w:p w14:paraId="4839BAAF" w14:textId="77777777" w:rsidR="007C3827" w:rsidRDefault="00000000">
      <w:pPr>
        <w:pStyle w:val="3"/>
        <w:keepNext w:val="0"/>
        <w:spacing w:line="360" w:lineRule="auto"/>
        <w:rPr>
          <w:rFonts w:ascii="宋体" w:hAnsi="宋体" w:cs="宋体" w:hint="eastAsia"/>
          <w:lang w:eastAsia="zh-CN"/>
        </w:rPr>
      </w:pPr>
      <w:bookmarkStart w:id="338" w:name="_Toc3006"/>
      <w:bookmarkStart w:id="339" w:name="_Toc14532"/>
      <w:bookmarkStart w:id="340" w:name="_Toc8170"/>
      <w:bookmarkStart w:id="341" w:name="_Toc73"/>
      <w:bookmarkStart w:id="342" w:name="_Toc8671"/>
      <w:bookmarkStart w:id="343" w:name="_Toc24717"/>
      <w:bookmarkStart w:id="344" w:name="_Toc1671"/>
      <w:bookmarkStart w:id="345" w:name="_Toc23125"/>
      <w:bookmarkStart w:id="346" w:name="_Toc15440"/>
      <w:bookmarkStart w:id="347" w:name="_Toc8699"/>
      <w:bookmarkStart w:id="348" w:name="_Toc17500"/>
      <w:bookmarkStart w:id="349" w:name="_Toc24959"/>
      <w:bookmarkStart w:id="350" w:name="_Toc23027"/>
      <w:bookmarkStart w:id="351" w:name="_Toc12547"/>
      <w:bookmarkStart w:id="352" w:name="_Toc464985589"/>
      <w:bookmarkStart w:id="353" w:name="_Toc6920"/>
      <w:bookmarkStart w:id="354" w:name="_Toc4702"/>
      <w:bookmarkStart w:id="355" w:name="_Toc19294"/>
      <w:r>
        <w:rPr>
          <w:rFonts w:ascii="宋体" w:hAnsi="宋体" w:cs="宋体" w:hint="eastAsia"/>
          <w:noProof/>
        </w:rPr>
        <mc:AlternateContent>
          <mc:Choice Requires="wps">
            <w:drawing>
              <wp:anchor distT="0" distB="0" distL="114300" distR="114300" simplePos="0" relativeHeight="251665408" behindDoc="0" locked="0" layoutInCell="1" allowOverlap="1" wp14:anchorId="7CFEEC1F" wp14:editId="5AB56AC1">
                <wp:simplePos x="0" y="0"/>
                <wp:positionH relativeFrom="column">
                  <wp:posOffset>3351530</wp:posOffset>
                </wp:positionH>
                <wp:positionV relativeFrom="paragraph">
                  <wp:posOffset>-111760</wp:posOffset>
                </wp:positionV>
                <wp:extent cx="1856740" cy="872490"/>
                <wp:effectExtent l="612775" t="4445" r="6985" b="18415"/>
                <wp:wrapNone/>
                <wp:docPr id="15" name="圆角矩形标注 15"/>
                <wp:cNvGraphicFramePr/>
                <a:graphic xmlns:a="http://schemas.openxmlformats.org/drawingml/2006/main">
                  <a:graphicData uri="http://schemas.microsoft.com/office/word/2010/wordprocessingShape">
                    <wps:wsp>
                      <wps:cNvSpPr/>
                      <wps:spPr>
                        <a:xfrm>
                          <a:off x="0" y="0"/>
                          <a:ext cx="1856740" cy="872490"/>
                        </a:xfrm>
                        <a:prstGeom prst="wedgeRoundRectCallout">
                          <a:avLst>
                            <a:gd name="adj1" fmla="val -81566"/>
                            <a:gd name="adj2" fmla="val 32605"/>
                            <a:gd name="adj3" fmla="val 16667"/>
                          </a:avLst>
                        </a:prstGeom>
                      </wps:spPr>
                      <wps:style>
                        <a:lnRef idx="1">
                          <a:schemeClr val="accent6"/>
                        </a:lnRef>
                        <a:fillRef idx="2">
                          <a:schemeClr val="accent6"/>
                        </a:fillRef>
                        <a:effectRef idx="1">
                          <a:schemeClr val="accent6"/>
                        </a:effectRef>
                        <a:fontRef idx="minor">
                          <a:schemeClr val="dk1"/>
                        </a:fontRef>
                      </wps:style>
                      <wps:txbx>
                        <w:txbxContent>
                          <w:p w14:paraId="71774915" w14:textId="77777777" w:rsidR="007C3827" w:rsidRDefault="00000000">
                            <w:pPr>
                              <w:rPr>
                                <w:rFonts w:ascii="宋体" w:hAnsi="宋体" w:cs="宋体" w:hint="eastAsia"/>
                                <w:color w:val="000000" w:themeColor="text1"/>
                                <w:szCs w:val="21"/>
                                <w:lang w:eastAsia="zh-CN"/>
                              </w:rPr>
                            </w:pPr>
                            <w:r>
                              <w:rPr>
                                <w:rFonts w:ascii="宋体" w:hAnsi="宋体" w:cs="宋体" w:hint="eastAsia"/>
                                <w:color w:val="000000" w:themeColor="text1"/>
                                <w:szCs w:val="21"/>
                                <w:lang w:eastAsia="zh-CN"/>
                              </w:rPr>
                              <w:t>目前实物退回和PES账务退回不同步，otwb可以只确认实物退回</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CFEEC1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5" o:spid="_x0000_s1026" type="#_x0000_t62" style="position:absolute;left:0;text-align:left;margin-left:263.9pt;margin-top:-8.8pt;width:146.2pt;height:68.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" adj="-6818,17843" fillcolor="#f9b883 [2169]" strokecolor="#f79646 [3209]" strokeweight=".5pt">
                <v:fill color2="#f8a969 [2617]" rotate="t" colors="0 #fdcaab;.5 #fbbf9c;1 #ffb689" focus="100%" type="gradient">
                  <o:fill v:ext="view" type="gradientUnscaled"/>
                </v:fill>
                <v:textbox>
                  <w:txbxContent>
                    <w:p w14:paraId="71774915" w14:textId="77777777" w:rsidR="007C3827" w:rsidRDefault="00000000">
                      <w:pPr>
                        <w:rPr>
                          <w:rFonts w:ascii="宋体" w:hAnsi="宋体" w:cs="宋体" w:hint="eastAsia"/>
                          <w:color w:val="000000" w:themeColor="text1"/>
                          <w:szCs w:val="21"/>
                          <w:lang w:eastAsia="zh-CN"/>
                        </w:rPr>
                      </w:pPr>
                      <w:r>
                        <w:rPr>
                          <w:rFonts w:ascii="宋体" w:hAnsi="宋体" w:cs="宋体" w:hint="eastAsia"/>
                          <w:color w:val="000000" w:themeColor="text1"/>
                          <w:szCs w:val="21"/>
                          <w:lang w:eastAsia="zh-CN"/>
                        </w:rPr>
                        <w:t>目前实物退回和PES账务退回不同步，otwb可以只确认实物退回</w:t>
                      </w:r>
                    </w:p>
                  </w:txbxContent>
                </v:textbox>
              </v:shape>
            </w:pict>
          </mc:Fallback>
        </mc:AlternateContent>
      </w:r>
      <w:r>
        <w:rPr>
          <w:rFonts w:ascii="宋体" w:hAnsi="宋体" w:cs="宋体" w:hint="eastAsia"/>
          <w:lang w:eastAsia="zh-CN"/>
        </w:rPr>
        <w:t>逆向业务流程描述</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083BA285" w14:textId="77777777" w:rsidR="007C3827" w:rsidRDefault="00000000">
      <w:pPr>
        <w:pStyle w:val="10"/>
        <w:keepLines/>
        <w:numPr>
          <w:ilvl w:val="0"/>
          <w:numId w:val="27"/>
        </w:numPr>
        <w:spacing w:line="360" w:lineRule="auto"/>
        <w:ind w:left="155" w:firstLineChars="0" w:hanging="155"/>
        <w:rPr>
          <w:rFonts w:ascii="宋体" w:hAnsi="宋体" w:cs="宋体" w:hint="eastAsia"/>
          <w:lang w:eastAsia="zh-CN"/>
        </w:rPr>
      </w:pPr>
      <w:r>
        <w:rPr>
          <w:rFonts w:ascii="宋体" w:hAnsi="宋体" w:cs="宋体" w:hint="eastAsia"/>
          <w:lang w:eastAsia="zh-CN"/>
        </w:rPr>
        <w:t>逆向业务流程由发起部门：</w:t>
      </w:r>
    </w:p>
    <w:p w14:paraId="72D6847B" w14:textId="003A956D" w:rsidR="007C3827" w:rsidRDefault="00802F1C">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SH汽零：</w:t>
      </w:r>
    </w:p>
    <w:p w14:paraId="2AA55D6B" w14:textId="77777777" w:rsidR="007C3827" w:rsidRDefault="00000000">
      <w:pPr>
        <w:pStyle w:val="10"/>
        <w:keepLines/>
        <w:numPr>
          <w:ilvl w:val="0"/>
          <w:numId w:val="28"/>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客户通知营业部，营业部业务员在OA提起退回审批流程；</w:t>
      </w:r>
    </w:p>
    <w:p w14:paraId="24FD99BB" w14:textId="77777777" w:rsidR="007C3827" w:rsidRDefault="00000000">
      <w:pPr>
        <w:pStyle w:val="10"/>
        <w:keepLines/>
        <w:numPr>
          <w:ilvl w:val="0"/>
          <w:numId w:val="28"/>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物流运输的破损等物流原因的退回，运营部发运员在OA提起退回审批流程</w:t>
      </w:r>
    </w:p>
    <w:p w14:paraId="2FFF55D4" w14:textId="77777777" w:rsidR="007C3827" w:rsidRDefault="00000000">
      <w:pPr>
        <w:pStyle w:val="10"/>
        <w:keepLines/>
        <w:numPr>
          <w:ilvl w:val="0"/>
          <w:numId w:val="28"/>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发运员与客户或外仓确认数量，发运员发起空箱返货；</w:t>
      </w:r>
    </w:p>
    <w:p w14:paraId="718C7703" w14:textId="77777777" w:rsidR="007C3827" w:rsidRDefault="00000000">
      <w:pPr>
        <w:pStyle w:val="10"/>
        <w:keepLines/>
        <w:numPr>
          <w:ilvl w:val="0"/>
          <w:numId w:val="28"/>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外贸退货：单证员联系货代运回</w:t>
      </w:r>
    </w:p>
    <w:p w14:paraId="34BE957E"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w:t>
      </w:r>
    </w:p>
    <w:p w14:paraId="0E79CFBA" w14:textId="77777777" w:rsidR="007C3827" w:rsidRDefault="00000000">
      <w:pPr>
        <w:keepLines/>
        <w:widowControl w:val="0"/>
        <w:numPr>
          <w:ilvl w:val="0"/>
          <w:numId w:val="29"/>
        </w:numPr>
        <w:tabs>
          <w:tab w:val="clear" w:pos="1680"/>
        </w:tabs>
        <w:spacing w:line="360" w:lineRule="auto"/>
        <w:ind w:left="995" w:hanging="155"/>
        <w:jc w:val="both"/>
        <w:rPr>
          <w:rFonts w:ascii="宋体" w:hAnsi="宋体" w:cs="宋体" w:hint="eastAsia"/>
          <w:lang w:eastAsia="zh-CN"/>
        </w:rPr>
      </w:pPr>
      <w:r>
        <w:rPr>
          <w:rFonts w:ascii="宋体" w:hAnsi="宋体" w:cs="宋体" w:hint="eastAsia"/>
          <w:lang w:eastAsia="zh-CN"/>
        </w:rPr>
        <w:t>客户找质量管理部门在通达OA发起退货审批流程</w:t>
      </w:r>
    </w:p>
    <w:p w14:paraId="7222DAF3" w14:textId="77777777" w:rsidR="007C3827" w:rsidRDefault="00000000">
      <w:pPr>
        <w:keepLines/>
        <w:widowControl w:val="0"/>
        <w:numPr>
          <w:ilvl w:val="0"/>
          <w:numId w:val="29"/>
        </w:numPr>
        <w:tabs>
          <w:tab w:val="clear" w:pos="1680"/>
        </w:tabs>
        <w:spacing w:line="360" w:lineRule="auto"/>
        <w:ind w:left="995" w:hanging="155"/>
        <w:jc w:val="both"/>
        <w:rPr>
          <w:rFonts w:ascii="宋体" w:hAnsi="宋体" w:cs="宋体" w:hint="eastAsia"/>
          <w:lang w:eastAsia="zh-CN"/>
        </w:rPr>
      </w:pPr>
      <w:r>
        <w:rPr>
          <w:rFonts w:ascii="宋体" w:hAnsi="宋体" w:cs="宋体" w:hint="eastAsia"/>
          <w:lang w:eastAsia="zh-CN"/>
        </w:rPr>
        <w:t>销售在通达OA发起退货审批流程</w:t>
      </w:r>
    </w:p>
    <w:p w14:paraId="3E3687F3"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商用/家用：</w:t>
      </w:r>
    </w:p>
    <w:p w14:paraId="4D0A4FDD" w14:textId="77777777" w:rsidR="007C3827" w:rsidRDefault="00000000">
      <w:pPr>
        <w:keepLines/>
        <w:widowControl w:val="0"/>
        <w:numPr>
          <w:ilvl w:val="0"/>
          <w:numId w:val="30"/>
        </w:numPr>
        <w:tabs>
          <w:tab w:val="clear" w:pos="1680"/>
        </w:tabs>
        <w:spacing w:line="360" w:lineRule="auto"/>
        <w:ind w:left="995" w:hanging="155"/>
        <w:jc w:val="both"/>
        <w:rPr>
          <w:rFonts w:ascii="宋体" w:hAnsi="宋体" w:cs="宋体" w:hint="eastAsia"/>
          <w:lang w:eastAsia="zh-CN"/>
        </w:rPr>
      </w:pPr>
      <w:r>
        <w:rPr>
          <w:rFonts w:ascii="宋体" w:hAnsi="宋体" w:cs="宋体" w:hint="eastAsia"/>
          <w:lang w:eastAsia="zh-CN"/>
        </w:rPr>
        <w:t>客户联系销售，销售发起OA质量信息反馈单</w:t>
      </w:r>
    </w:p>
    <w:p w14:paraId="1FA6C248" w14:textId="77777777" w:rsidR="007C3827" w:rsidRDefault="00000000">
      <w:pPr>
        <w:keepLines/>
        <w:widowControl w:val="0"/>
        <w:numPr>
          <w:ilvl w:val="0"/>
          <w:numId w:val="30"/>
        </w:numPr>
        <w:tabs>
          <w:tab w:val="clear" w:pos="1680"/>
        </w:tabs>
        <w:spacing w:line="360" w:lineRule="auto"/>
        <w:ind w:left="995" w:hanging="155"/>
        <w:jc w:val="both"/>
        <w:rPr>
          <w:rFonts w:ascii="宋体" w:hAnsi="宋体" w:cs="宋体" w:hint="eastAsia"/>
          <w:lang w:eastAsia="zh-CN"/>
        </w:rPr>
      </w:pPr>
      <w:r>
        <w:rPr>
          <w:rFonts w:ascii="宋体" w:hAnsi="宋体" w:cs="宋体" w:hint="eastAsia"/>
          <w:lang w:eastAsia="zh-CN"/>
        </w:rPr>
        <w:t>质量工程师在OA发起顾客质量信息反馈单</w:t>
      </w:r>
    </w:p>
    <w:p w14:paraId="5B77F455"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先途电子：</w:t>
      </w:r>
    </w:p>
    <w:p w14:paraId="23E55937" w14:textId="77777777" w:rsidR="007C3827" w:rsidRDefault="00000000">
      <w:pPr>
        <w:keepLines/>
        <w:numPr>
          <w:ilvl w:val="0"/>
          <w:numId w:val="31"/>
        </w:numPr>
        <w:tabs>
          <w:tab w:val="clear" w:pos="1260"/>
        </w:tabs>
        <w:spacing w:line="360" w:lineRule="auto"/>
        <w:ind w:left="995" w:hanging="155"/>
        <w:rPr>
          <w:rFonts w:ascii="宋体" w:hAnsi="宋体" w:cs="宋体" w:hint="eastAsia"/>
          <w:lang w:eastAsia="zh-CN"/>
        </w:rPr>
      </w:pPr>
      <w:r>
        <w:rPr>
          <w:rFonts w:ascii="宋体" w:hAnsi="宋体" w:cs="宋体" w:hint="eastAsia"/>
          <w:szCs w:val="21"/>
          <w:lang w:eastAsia="zh-CN" w:bidi="ar"/>
        </w:rPr>
        <w:lastRenderedPageBreak/>
        <w:t>业务/质量工程师邮件或微信通知仓库安排物流，客退品仓库签收后根据退回清单核对实物确认后，业务在OA提起产品退回处理单，提交部长审核后由仓库入库客退品仓。</w:t>
      </w:r>
    </w:p>
    <w:p w14:paraId="309C61E2" w14:textId="77777777" w:rsidR="007C3827" w:rsidRDefault="00000000">
      <w:pPr>
        <w:pStyle w:val="10"/>
        <w:keepLines/>
        <w:numPr>
          <w:ilvl w:val="0"/>
          <w:numId w:val="27"/>
        </w:numPr>
        <w:spacing w:line="360" w:lineRule="auto"/>
        <w:ind w:left="155" w:firstLineChars="0" w:hanging="155"/>
        <w:rPr>
          <w:rFonts w:ascii="宋体" w:hAnsi="宋体" w:cs="宋体" w:hint="eastAsia"/>
          <w:lang w:eastAsia="zh-CN"/>
        </w:rPr>
      </w:pPr>
      <w:r>
        <w:rPr>
          <w:rFonts w:ascii="宋体" w:hAnsi="宋体" w:cs="宋体" w:hint="eastAsia"/>
          <w:lang w:eastAsia="zh-CN"/>
        </w:rPr>
        <w:t>确认退回类型</w:t>
      </w:r>
    </w:p>
    <w:p w14:paraId="7A63D8D7" w14:textId="5A6B29AC" w:rsidR="007C3827" w:rsidRDefault="00802F1C">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SH汽零：</w:t>
      </w:r>
    </w:p>
    <w:p w14:paraId="6382A3B8" w14:textId="77777777" w:rsidR="007C3827" w:rsidRDefault="00000000">
      <w:pPr>
        <w:pStyle w:val="10"/>
        <w:keepLines/>
        <w:numPr>
          <w:ilvl w:val="0"/>
          <w:numId w:val="32"/>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不良品退货：客户通知营业部，营业部在OA提起退回审批；</w:t>
      </w:r>
    </w:p>
    <w:p w14:paraId="25CFAE2D" w14:textId="77777777" w:rsidR="007C3827" w:rsidRDefault="00000000">
      <w:pPr>
        <w:pStyle w:val="10"/>
        <w:keepLines/>
        <w:numPr>
          <w:ilvl w:val="0"/>
          <w:numId w:val="32"/>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良品退货:</w:t>
      </w:r>
    </w:p>
    <w:p w14:paraId="2B59B024" w14:textId="77777777" w:rsidR="007C3827" w:rsidRDefault="00000000">
      <w:pPr>
        <w:pStyle w:val="10"/>
        <w:keepLines/>
        <w:numPr>
          <w:ilvl w:val="0"/>
          <w:numId w:val="32"/>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返空箱：发运员发起</w:t>
      </w:r>
    </w:p>
    <w:p w14:paraId="2AC72CF8"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w:t>
      </w:r>
    </w:p>
    <w:p w14:paraId="36150268"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不良品退货</w:t>
      </w:r>
    </w:p>
    <w:p w14:paraId="5F0A213A"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良品退货</w:t>
      </w:r>
    </w:p>
    <w:p w14:paraId="22A998EC"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外仓撤仓</w:t>
      </w:r>
    </w:p>
    <w:p w14:paraId="5F5C49F5"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商用/家用</w:t>
      </w:r>
    </w:p>
    <w:p w14:paraId="728E2CFE"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不良品退货</w:t>
      </w:r>
    </w:p>
    <w:p w14:paraId="5361092E"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良品退货</w:t>
      </w:r>
    </w:p>
    <w:p w14:paraId="4CA9FBC2"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先途电子</w:t>
      </w:r>
    </w:p>
    <w:p w14:paraId="302C1758"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不良品退货</w:t>
      </w:r>
    </w:p>
    <w:p w14:paraId="26886AF4" w14:textId="77777777" w:rsidR="007C3827" w:rsidRDefault="00000000">
      <w:pPr>
        <w:pStyle w:val="10"/>
        <w:keepLines/>
        <w:numPr>
          <w:ilvl w:val="0"/>
          <w:numId w:val="33"/>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良品退货</w:t>
      </w:r>
    </w:p>
    <w:p w14:paraId="5A7BE044" w14:textId="77777777" w:rsidR="007C3827" w:rsidRDefault="00000000">
      <w:pPr>
        <w:pStyle w:val="10"/>
        <w:keepLines/>
        <w:numPr>
          <w:ilvl w:val="0"/>
          <w:numId w:val="34"/>
        </w:numPr>
        <w:tabs>
          <w:tab w:val="clear" w:pos="420"/>
        </w:tabs>
        <w:spacing w:line="360" w:lineRule="auto"/>
        <w:ind w:left="995" w:firstLineChars="0" w:hanging="155"/>
        <w:rPr>
          <w:rFonts w:ascii="宋体" w:hAnsi="宋体" w:cs="宋体" w:hint="eastAsia"/>
          <w:lang w:eastAsia="zh-CN"/>
        </w:rPr>
      </w:pPr>
      <w:r>
        <w:rPr>
          <w:rFonts w:ascii="宋体" w:hAnsi="宋体" w:cs="宋体" w:hint="eastAsia"/>
          <w:lang w:eastAsia="zh-CN"/>
        </w:rPr>
        <w:t>返空箱</w:t>
      </w:r>
    </w:p>
    <w:p w14:paraId="5D57716F" w14:textId="77777777" w:rsidR="007C3827" w:rsidRDefault="00000000">
      <w:pPr>
        <w:pStyle w:val="10"/>
        <w:keepLines/>
        <w:numPr>
          <w:ilvl w:val="0"/>
          <w:numId w:val="27"/>
        </w:numPr>
        <w:spacing w:line="360" w:lineRule="auto"/>
        <w:ind w:left="155" w:firstLineChars="0" w:hanging="155"/>
        <w:rPr>
          <w:rFonts w:ascii="宋体" w:hAnsi="宋体" w:cs="宋体" w:hint="eastAsia"/>
          <w:lang w:eastAsia="zh-CN"/>
        </w:rPr>
      </w:pPr>
      <w:r>
        <w:rPr>
          <w:rFonts w:ascii="宋体" w:hAnsi="宋体" w:cs="宋体" w:hint="eastAsia"/>
          <w:lang w:eastAsia="zh-CN"/>
        </w:rPr>
        <w:t>指派承运商退回</w:t>
      </w:r>
    </w:p>
    <w:p w14:paraId="7EA79C44"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物流部</w:t>
      </w:r>
    </w:p>
    <w:p w14:paraId="7F22E0F3"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营业发运员</w:t>
      </w:r>
    </w:p>
    <w:p w14:paraId="781CBB0B"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仓库</w:t>
      </w:r>
    </w:p>
    <w:p w14:paraId="01407D13"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物流科</w:t>
      </w:r>
    </w:p>
    <w:p w14:paraId="220B00EB" w14:textId="77777777" w:rsidR="007C3827" w:rsidRDefault="00000000">
      <w:pPr>
        <w:pStyle w:val="10"/>
        <w:keepLines/>
        <w:numPr>
          <w:ilvl w:val="0"/>
          <w:numId w:val="27"/>
        </w:numPr>
        <w:spacing w:line="360" w:lineRule="auto"/>
        <w:ind w:left="155" w:firstLineChars="0" w:hanging="155"/>
        <w:rPr>
          <w:rFonts w:ascii="宋体" w:hAnsi="宋体" w:cs="宋体" w:hint="eastAsia"/>
          <w:lang w:eastAsia="zh-CN"/>
        </w:rPr>
      </w:pPr>
      <w:r>
        <w:rPr>
          <w:rFonts w:ascii="宋体" w:hAnsi="宋体" w:cs="宋体" w:hint="eastAsia"/>
          <w:lang w:eastAsia="zh-CN"/>
        </w:rPr>
        <w:t>退货签收</w:t>
      </w:r>
    </w:p>
    <w:p w14:paraId="1B2F07FF"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客退品仓签收</w:t>
      </w:r>
    </w:p>
    <w:p w14:paraId="765291B2"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物流部</w:t>
      </w:r>
    </w:p>
    <w:p w14:paraId="58AC49DE"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仓库</w:t>
      </w:r>
    </w:p>
    <w:p w14:paraId="649AB6F8" w14:textId="77777777" w:rsidR="007C3827" w:rsidRDefault="00000000">
      <w:pPr>
        <w:pStyle w:val="10"/>
        <w:keepLines/>
        <w:numPr>
          <w:ilvl w:val="0"/>
          <w:numId w:val="27"/>
        </w:numPr>
        <w:spacing w:line="360" w:lineRule="auto"/>
        <w:ind w:left="155" w:firstLineChars="0" w:hanging="155"/>
        <w:rPr>
          <w:rFonts w:ascii="宋体" w:hAnsi="宋体" w:cs="宋体" w:hint="eastAsia"/>
          <w:lang w:eastAsia="zh-CN"/>
        </w:rPr>
      </w:pPr>
      <w:r>
        <w:rPr>
          <w:rFonts w:ascii="宋体" w:hAnsi="宋体" w:cs="宋体" w:hint="eastAsia"/>
          <w:lang w:eastAsia="zh-CN"/>
        </w:rPr>
        <w:t>退回品处理（由质量部门确认处理方式）</w:t>
      </w:r>
    </w:p>
    <w:p w14:paraId="1E6A2276"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维修</w:t>
      </w:r>
    </w:p>
    <w:p w14:paraId="68B8BE97"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lastRenderedPageBreak/>
        <w:t>报废</w:t>
      </w:r>
    </w:p>
    <w:p w14:paraId="127489C4"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质检入库</w:t>
      </w:r>
    </w:p>
    <w:p w14:paraId="1BD5CEB1" w14:textId="77777777" w:rsidR="007C3827" w:rsidRDefault="00000000">
      <w:pPr>
        <w:pStyle w:val="10"/>
        <w:keepLines/>
        <w:numPr>
          <w:ilvl w:val="0"/>
          <w:numId w:val="35"/>
        </w:numPr>
        <w:tabs>
          <w:tab w:val="clear" w:pos="420"/>
        </w:tabs>
        <w:spacing w:line="360" w:lineRule="auto"/>
        <w:ind w:leftChars="74" w:left="310" w:hangingChars="74" w:hanging="155"/>
        <w:rPr>
          <w:rFonts w:ascii="宋体" w:hAnsi="宋体" w:cs="宋体" w:hint="eastAsia"/>
          <w:lang w:eastAsia="zh-CN"/>
        </w:rPr>
      </w:pPr>
      <w:r>
        <w:rPr>
          <w:rFonts w:ascii="宋体" w:hAnsi="宋体" w:cs="宋体" w:hint="eastAsia"/>
          <w:lang w:eastAsia="zh-CN"/>
        </w:rPr>
        <w:t>承运商运费</w:t>
      </w:r>
    </w:p>
    <w:p w14:paraId="74670F66"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匹配现有承运商：</w:t>
      </w:r>
    </w:p>
    <w:p w14:paraId="30C6B79D" w14:textId="77777777" w:rsidR="007C3827" w:rsidRDefault="00000000">
      <w:pPr>
        <w:pStyle w:val="10"/>
        <w:keepLines/>
        <w:spacing w:line="360" w:lineRule="auto"/>
        <w:ind w:leftChars="74" w:left="310" w:hangingChars="74" w:hanging="155"/>
        <w:rPr>
          <w:rFonts w:ascii="宋体" w:hAnsi="宋体" w:cs="宋体" w:hint="eastAsia"/>
          <w:lang w:eastAsia="zh-CN"/>
        </w:rPr>
      </w:pPr>
      <w:r>
        <w:rPr>
          <w:rFonts w:ascii="宋体" w:hAnsi="宋体" w:cs="宋体" w:hint="eastAsia"/>
          <w:lang w:eastAsia="zh-CN"/>
        </w:rPr>
        <w:t>根据需求的起始地所属区域及线路，匹配承运商，线下通知承运商进行承运，月度对账</w:t>
      </w:r>
    </w:p>
    <w:p w14:paraId="527EC9BE"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客户安排承运商退回无需与承运商结算费用</w:t>
      </w:r>
    </w:p>
    <w:p w14:paraId="650E5157" w14:textId="77777777" w:rsidR="007C3827" w:rsidRDefault="00000000">
      <w:pPr>
        <w:pStyle w:val="2"/>
        <w:keepNext w:val="0"/>
        <w:spacing w:line="360" w:lineRule="auto"/>
        <w:rPr>
          <w:rFonts w:ascii="宋体" w:hAnsi="宋体" w:cs="宋体" w:hint="eastAsia"/>
          <w:lang w:eastAsia="zh-CN"/>
        </w:rPr>
      </w:pPr>
      <w:bookmarkStart w:id="356" w:name="_Toc5965"/>
      <w:bookmarkStart w:id="357" w:name="_Toc14506"/>
      <w:bookmarkStart w:id="358" w:name="_Toc9707"/>
      <w:bookmarkStart w:id="359" w:name="_Toc4611"/>
      <w:bookmarkStart w:id="360" w:name="_Toc8860"/>
      <w:bookmarkStart w:id="361" w:name="_Toc27561"/>
      <w:bookmarkStart w:id="362" w:name="_Toc1178"/>
      <w:bookmarkStart w:id="363" w:name="_Toc3239"/>
      <w:bookmarkStart w:id="364" w:name="_Toc12507"/>
      <w:bookmarkStart w:id="365" w:name="_Toc22782"/>
      <w:bookmarkStart w:id="366" w:name="_Toc16315"/>
      <w:bookmarkStart w:id="367" w:name="_Toc15776"/>
      <w:bookmarkStart w:id="368" w:name="_Toc16080"/>
      <w:bookmarkStart w:id="369" w:name="_Toc18592"/>
      <w:bookmarkStart w:id="370" w:name="_Toc16751"/>
      <w:bookmarkStart w:id="371" w:name="_Toc22891"/>
      <w:bookmarkStart w:id="372" w:name="_Toc13938"/>
      <w:bookmarkStart w:id="373" w:name="_Toc1316280978"/>
      <w:r>
        <w:rPr>
          <w:rFonts w:ascii="宋体" w:hAnsi="宋体" w:cs="宋体" w:hint="eastAsia"/>
          <w:lang w:eastAsia="zh-CN"/>
        </w:rPr>
        <w:t>调拨业务现状流程</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71537635" w14:textId="77777777" w:rsidR="007C3827" w:rsidRDefault="00000000">
      <w:pPr>
        <w:keepLines/>
        <w:spacing w:line="360" w:lineRule="auto"/>
        <w:ind w:leftChars="74" w:left="155" w:firstLine="420"/>
        <w:rPr>
          <w:rFonts w:ascii="宋体" w:hAnsi="宋体" w:cs="宋体" w:hint="eastAsia"/>
          <w:lang w:eastAsia="zh-CN"/>
        </w:rPr>
      </w:pPr>
      <w:r>
        <w:rPr>
          <w:rFonts w:ascii="宋体" w:hAnsi="宋体" w:cs="宋体" w:hint="eastAsia"/>
          <w:lang w:eastAsia="zh-CN"/>
        </w:rPr>
        <w:t>横向业务主要包括工厂到工厂、工厂到分仓、外仓到外仓等三类横向业务场景，主要流程涉及由营业部门进行横向调拨单，由发运员进行指派承运商进行发运，以及最终收货部门进行签收。</w:t>
      </w:r>
    </w:p>
    <w:p w14:paraId="29EAB5E8" w14:textId="77777777" w:rsidR="007C3827" w:rsidRDefault="00000000">
      <w:pPr>
        <w:pStyle w:val="3"/>
        <w:keepNext w:val="0"/>
        <w:spacing w:line="360" w:lineRule="auto"/>
        <w:rPr>
          <w:rFonts w:ascii="宋体" w:hAnsi="宋体" w:cs="宋体" w:hint="eastAsia"/>
          <w:lang w:eastAsia="zh-CN"/>
        </w:rPr>
      </w:pPr>
      <w:bookmarkStart w:id="374" w:name="_Toc23478"/>
      <w:bookmarkStart w:id="375" w:name="_Toc19797"/>
      <w:bookmarkStart w:id="376" w:name="_Toc8533"/>
      <w:bookmarkStart w:id="377" w:name="_Toc18573"/>
      <w:bookmarkStart w:id="378" w:name="_Toc17776"/>
      <w:bookmarkStart w:id="379" w:name="_Toc6314"/>
      <w:bookmarkStart w:id="380" w:name="_Toc15563"/>
      <w:bookmarkStart w:id="381" w:name="_Toc28020"/>
      <w:bookmarkStart w:id="382" w:name="_Toc6420"/>
      <w:bookmarkStart w:id="383" w:name="_Toc2719"/>
      <w:bookmarkStart w:id="384" w:name="_Toc22138"/>
      <w:bookmarkStart w:id="385" w:name="_Toc21036"/>
      <w:bookmarkStart w:id="386" w:name="_Toc10002"/>
      <w:bookmarkStart w:id="387" w:name="_Toc20953"/>
      <w:bookmarkStart w:id="388" w:name="_Toc32605"/>
      <w:bookmarkStart w:id="389" w:name="_Toc1852631381"/>
      <w:bookmarkStart w:id="390" w:name="_Toc17437"/>
      <w:bookmarkStart w:id="391" w:name="_Toc18134"/>
      <w:r>
        <w:rPr>
          <w:rFonts w:ascii="宋体" w:hAnsi="宋体" w:cs="宋体" w:hint="eastAsia"/>
          <w:lang w:eastAsia="zh-CN"/>
        </w:rPr>
        <w:t>调拨业务流程图</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2C51596D" w14:textId="77777777" w:rsidR="007C3827" w:rsidRDefault="00000000">
      <w:pPr>
        <w:pStyle w:val="10"/>
        <w:keepLines/>
        <w:spacing w:line="360" w:lineRule="auto"/>
        <w:rPr>
          <w:rFonts w:ascii="宋体" w:hAnsi="宋体" w:cs="宋体" w:hint="eastAsia"/>
          <w:lang w:eastAsia="zh-CN"/>
        </w:rPr>
      </w:pPr>
      <w:r>
        <w:rPr>
          <w:rFonts w:ascii="宋体" w:hAnsi="宋体" w:cs="宋体" w:hint="eastAsia"/>
          <w:noProof/>
          <w:lang w:eastAsia="zh-CN"/>
        </w:rPr>
        <w:drawing>
          <wp:inline distT="0" distB="0" distL="114300" distR="114300" wp14:anchorId="7CCD53F0" wp14:editId="6C1A189E">
            <wp:extent cx="5756910" cy="3533140"/>
            <wp:effectExtent l="0" t="0" r="8890" b="10160"/>
            <wp:docPr id="9" name="图片 9" descr="横向流程泳道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横向流程泳道图 (1)"/>
                    <pic:cNvPicPr>
                      <a:picLocks noChangeAspect="1"/>
                    </pic:cNvPicPr>
                  </pic:nvPicPr>
                  <pic:blipFill>
                    <a:blip r:embed="rId28"/>
                    <a:stretch>
                      <a:fillRect/>
                    </a:stretch>
                  </pic:blipFill>
                  <pic:spPr>
                    <a:xfrm>
                      <a:off x="0" y="0"/>
                      <a:ext cx="5756910" cy="3533140"/>
                    </a:xfrm>
                    <a:prstGeom prst="rect">
                      <a:avLst/>
                    </a:prstGeom>
                  </pic:spPr>
                </pic:pic>
              </a:graphicData>
            </a:graphic>
          </wp:inline>
        </w:drawing>
      </w:r>
    </w:p>
    <w:p w14:paraId="47E083C3" w14:textId="77777777" w:rsidR="007C3827" w:rsidRDefault="00000000">
      <w:pPr>
        <w:pStyle w:val="3"/>
        <w:keepNext w:val="0"/>
        <w:spacing w:line="360" w:lineRule="auto"/>
        <w:rPr>
          <w:rFonts w:ascii="宋体" w:hAnsi="宋体" w:cs="宋体" w:hint="eastAsia"/>
          <w:lang w:eastAsia="zh-CN"/>
        </w:rPr>
      </w:pPr>
      <w:bookmarkStart w:id="392" w:name="_Toc11579"/>
      <w:bookmarkStart w:id="393" w:name="_Toc7496"/>
      <w:bookmarkStart w:id="394" w:name="_Toc26431"/>
      <w:bookmarkStart w:id="395" w:name="_Toc11111"/>
      <w:bookmarkStart w:id="396" w:name="_Toc5938"/>
      <w:bookmarkStart w:id="397" w:name="_Toc25871"/>
      <w:bookmarkStart w:id="398" w:name="_Toc3257"/>
      <w:bookmarkStart w:id="399" w:name="_Toc26655"/>
      <w:bookmarkStart w:id="400" w:name="_Toc17414"/>
      <w:bookmarkStart w:id="401" w:name="_Toc30729"/>
      <w:bookmarkStart w:id="402" w:name="_Toc28156"/>
      <w:bookmarkStart w:id="403" w:name="_Toc28296"/>
      <w:bookmarkStart w:id="404" w:name="_Toc1102"/>
      <w:bookmarkStart w:id="405" w:name="_Toc5926"/>
      <w:bookmarkStart w:id="406" w:name="_Toc831891415"/>
      <w:bookmarkStart w:id="407" w:name="_Toc19002"/>
      <w:bookmarkStart w:id="408" w:name="_Toc10646"/>
      <w:bookmarkStart w:id="409" w:name="_Toc16009"/>
      <w:r>
        <w:rPr>
          <w:rFonts w:ascii="宋体" w:hAnsi="宋体" w:cs="宋体" w:hint="eastAsia"/>
          <w:lang w:eastAsia="zh-CN"/>
        </w:rPr>
        <w:t>调拨业务流程描述</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p w14:paraId="0B2BAF87"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需求部门发起横向业务需求单</w:t>
      </w:r>
    </w:p>
    <w:p w14:paraId="25F97FCC"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汽零业务：</w:t>
      </w:r>
    </w:p>
    <w:p w14:paraId="6FA87FF6"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lastRenderedPageBreak/>
        <w:t>工厂——工厂：由需求方（任意有需求的部门）在OA发起内部协调单，完成协调单的审批；滨海-杭州：客户计划员邮件通知仓库人员：货品、数量、调拨时间，调出仓安排自有车辆/通知发运员联系承运商派车。</w:t>
      </w:r>
    </w:p>
    <w:p w14:paraId="2E41EBD1"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工厂——分仓：属于短驳业务，由整车进行统一配送发运；</w:t>
      </w:r>
    </w:p>
    <w:p w14:paraId="320076AF"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外仓——外仓：邮件通知发运和外仓的转账员（调整外仓库存数据和实际库存相符）：提货点、到货点、货品型号、数量、要求到货时间、备注调拨原因；在OA进行特殊费用申请。</w:t>
      </w:r>
    </w:p>
    <w:p w14:paraId="56D5F589" w14:textId="77777777" w:rsidR="007C3827" w:rsidRDefault="00000000">
      <w:pPr>
        <w:pStyle w:val="10"/>
        <w:keepLines/>
        <w:numPr>
          <w:ilvl w:val="2"/>
          <w:numId w:val="27"/>
        </w:numPr>
        <w:spacing w:line="360" w:lineRule="auto"/>
        <w:ind w:firstLineChars="0"/>
        <w:rPr>
          <w:rFonts w:ascii="宋体" w:hAnsi="宋体" w:cs="宋体" w:hint="eastAsia"/>
          <w:lang w:eastAsia="zh-CN"/>
        </w:rPr>
      </w:pPr>
      <w:r>
        <w:rPr>
          <w:rFonts w:ascii="宋体" w:hAnsi="宋体" w:cs="宋体" w:hint="eastAsia"/>
          <w:lang w:eastAsia="zh-CN"/>
        </w:rPr>
        <w:t>家用商用业务：</w:t>
      </w:r>
    </w:p>
    <w:p w14:paraId="69395A11"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由营业部发起，通知物流部进行横向调拨；</w:t>
      </w:r>
    </w:p>
    <w:p w14:paraId="58411B16"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微通道业务：需求部门线下联系物流科进行承运商派车。</w:t>
      </w:r>
    </w:p>
    <w:p w14:paraId="54B8FDD2"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通知承运商进行承运</w:t>
      </w:r>
    </w:p>
    <w:p w14:paraId="57EE5188"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匹配现有承运商：</w:t>
      </w:r>
    </w:p>
    <w:p w14:paraId="6CBAABFD" w14:textId="77777777" w:rsidR="007C3827" w:rsidRDefault="00000000">
      <w:pPr>
        <w:pStyle w:val="10"/>
        <w:keepLines/>
        <w:spacing w:line="360" w:lineRule="auto"/>
        <w:ind w:firstLineChars="400" w:firstLine="840"/>
        <w:rPr>
          <w:rFonts w:ascii="宋体" w:hAnsi="宋体" w:cs="宋体" w:hint="eastAsia"/>
          <w:lang w:eastAsia="zh-CN"/>
        </w:rPr>
      </w:pPr>
      <w:r>
        <w:rPr>
          <w:rFonts w:ascii="宋体" w:hAnsi="宋体" w:cs="宋体" w:hint="eastAsia"/>
          <w:lang w:eastAsia="zh-CN"/>
        </w:rPr>
        <w:t>根据需求的起始地所属区域及线路，匹配承运商，线下通知承运商进行承运</w:t>
      </w:r>
    </w:p>
    <w:p w14:paraId="50650417"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临时议价</w:t>
      </w:r>
    </w:p>
    <w:p w14:paraId="4E5AD7DF" w14:textId="77777777" w:rsidR="007C3827" w:rsidRDefault="00000000">
      <w:pPr>
        <w:pStyle w:val="10"/>
        <w:keepLines/>
        <w:spacing w:line="360" w:lineRule="auto"/>
        <w:ind w:left="840" w:firstLineChars="0"/>
        <w:rPr>
          <w:rFonts w:ascii="宋体" w:hAnsi="宋体" w:cs="宋体" w:hint="eastAsia"/>
          <w:lang w:eastAsia="zh-CN"/>
        </w:rPr>
      </w:pPr>
      <w:r>
        <w:rPr>
          <w:rFonts w:ascii="宋体" w:hAnsi="宋体" w:cs="宋体" w:hint="eastAsia"/>
          <w:lang w:eastAsia="zh-CN"/>
        </w:rPr>
        <w:t>议价流程：</w:t>
      </w:r>
    </w:p>
    <w:p w14:paraId="0E1866F9"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没有匹配线路的报价信息时发运员发起临时询价（整车、零担）；</w:t>
      </w:r>
    </w:p>
    <w:p w14:paraId="59331394"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承运商进行报价；</w:t>
      </w:r>
    </w:p>
    <w:p w14:paraId="17830CA7"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运营部审批承运商报价信息，选择最优的承运商报价；</w:t>
      </w:r>
    </w:p>
    <w:p w14:paraId="19892E20"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通知承运商详细的发运信息。</w:t>
      </w:r>
    </w:p>
    <w:p w14:paraId="3EBB31BB"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报价与合同报价相同</w:t>
      </w:r>
    </w:p>
    <w:p w14:paraId="2E6F9DF0"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根据实际运输收发货地距离，运输货品信息计算运费。</w:t>
      </w:r>
    </w:p>
    <w:p w14:paraId="0B0AD336"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下次出现相同收发货地的需求根据上次报价计算运费。</w:t>
      </w:r>
    </w:p>
    <w:p w14:paraId="39557BFC"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当前线路以外的新线路，与系统内合同承运商进行线上临时议价。</w:t>
      </w:r>
    </w:p>
    <w:p w14:paraId="1F824352"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自用车辆发运</w:t>
      </w:r>
    </w:p>
    <w:p w14:paraId="635D7349"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调拨承运商报价计费规则</w:t>
      </w:r>
    </w:p>
    <w:p w14:paraId="131C90D6"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按照运输线路价格计费</w:t>
      </w:r>
    </w:p>
    <w:p w14:paraId="49ED2900"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按趟计费：每趟XX元</w:t>
      </w:r>
    </w:p>
    <w:p w14:paraId="2A4AB4E0"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t>包天计费：一天XX元（在一定时间范围内不限趟数，如早8点-晚18点，可无限次发运）</w:t>
      </w:r>
    </w:p>
    <w:p w14:paraId="0F09C0FB" w14:textId="77777777" w:rsidR="007C3827" w:rsidRDefault="00000000">
      <w:pPr>
        <w:pStyle w:val="10"/>
        <w:keepLines/>
        <w:numPr>
          <w:ilvl w:val="3"/>
          <w:numId w:val="27"/>
        </w:numPr>
        <w:spacing w:line="360" w:lineRule="auto"/>
        <w:ind w:firstLineChars="0"/>
        <w:rPr>
          <w:rFonts w:ascii="宋体" w:hAnsi="宋体" w:cs="宋体" w:hint="eastAsia"/>
          <w:lang w:eastAsia="zh-CN"/>
        </w:rPr>
      </w:pPr>
      <w:r>
        <w:rPr>
          <w:rFonts w:ascii="宋体" w:hAnsi="宋体" w:cs="宋体" w:hint="eastAsia"/>
          <w:lang w:eastAsia="zh-CN"/>
        </w:rPr>
        <w:lastRenderedPageBreak/>
        <w:t>加班车计费：当包天计费超过限定时间后，仍需继续承运，则在包天计费基础上按加班趟数累积计费。</w:t>
      </w:r>
    </w:p>
    <w:p w14:paraId="043D1B3A"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承运商安排司机装车</w:t>
      </w:r>
    </w:p>
    <w:p w14:paraId="374A42D5" w14:textId="77777777" w:rsidR="007C3827" w:rsidRDefault="00000000">
      <w:pPr>
        <w:pStyle w:val="10"/>
        <w:keepLines/>
        <w:numPr>
          <w:ilvl w:val="0"/>
          <w:numId w:val="14"/>
        </w:numPr>
        <w:spacing w:line="360" w:lineRule="auto"/>
        <w:ind w:firstLineChars="0"/>
        <w:rPr>
          <w:rFonts w:ascii="宋体" w:hAnsi="宋体" w:cs="宋体" w:hint="eastAsia"/>
          <w:lang w:eastAsia="zh-CN"/>
        </w:rPr>
      </w:pPr>
      <w:r>
        <w:rPr>
          <w:rFonts w:ascii="宋体" w:hAnsi="宋体" w:cs="宋体" w:hint="eastAsia"/>
          <w:lang w:eastAsia="zh-CN"/>
        </w:rPr>
        <w:t>司机确认实际的装车与发运的数量</w:t>
      </w:r>
    </w:p>
    <w:p w14:paraId="36F2B926"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司机进行发运运输</w:t>
      </w:r>
    </w:p>
    <w:p w14:paraId="18B5C37E"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工厂/外仓进行签收</w:t>
      </w:r>
    </w:p>
    <w:p w14:paraId="101986B4" w14:textId="77777777" w:rsidR="007C3827" w:rsidRDefault="00000000">
      <w:pPr>
        <w:pStyle w:val="10"/>
        <w:keepLines/>
        <w:spacing w:line="360" w:lineRule="auto"/>
        <w:rPr>
          <w:rFonts w:ascii="宋体" w:hAnsi="宋体" w:cs="宋体" w:hint="eastAsia"/>
          <w:lang w:eastAsia="zh-CN"/>
        </w:rPr>
      </w:pPr>
      <w:r>
        <w:rPr>
          <w:rFonts w:ascii="宋体" w:hAnsi="宋体" w:cs="宋体" w:hint="eastAsia"/>
          <w:lang w:eastAsia="zh-CN"/>
        </w:rPr>
        <w:t>签收完成后需要由司机将签收回执单带回。</w:t>
      </w:r>
    </w:p>
    <w:p w14:paraId="3E515745" w14:textId="77777777" w:rsidR="007C3827" w:rsidRDefault="00000000">
      <w:pPr>
        <w:pStyle w:val="10"/>
        <w:keepLines/>
        <w:numPr>
          <w:ilvl w:val="0"/>
          <w:numId w:val="27"/>
        </w:numPr>
        <w:spacing w:line="360" w:lineRule="auto"/>
        <w:ind w:left="474" w:firstLineChars="0"/>
        <w:rPr>
          <w:rFonts w:ascii="宋体" w:hAnsi="宋体" w:cs="宋体" w:hint="eastAsia"/>
          <w:lang w:eastAsia="zh-CN"/>
        </w:rPr>
      </w:pPr>
      <w:r>
        <w:rPr>
          <w:rFonts w:ascii="宋体" w:hAnsi="宋体" w:cs="宋体" w:hint="eastAsia"/>
          <w:lang w:eastAsia="zh-CN"/>
        </w:rPr>
        <w:t>在MES完成调拨</w:t>
      </w:r>
    </w:p>
    <w:p w14:paraId="518DCE87" w14:textId="77777777" w:rsidR="007C3827" w:rsidRDefault="00000000">
      <w:pPr>
        <w:spacing w:line="360" w:lineRule="auto"/>
        <w:ind w:firstLineChars="200" w:firstLine="420"/>
        <w:rPr>
          <w:rFonts w:ascii="宋体" w:hAnsi="宋体" w:cs="宋体" w:hint="eastAsia"/>
          <w:lang w:eastAsia="zh-CN"/>
        </w:rPr>
      </w:pPr>
      <w:r>
        <w:rPr>
          <w:rFonts w:ascii="宋体" w:hAnsi="宋体" w:cs="宋体" w:hint="eastAsia"/>
          <w:lang w:eastAsia="zh-CN"/>
        </w:rPr>
        <w:t>外仓——外仓：外仓签收完成后，需要在MES进行调拨操作。</w:t>
      </w:r>
      <w:bookmarkStart w:id="410" w:name="_Toc17928"/>
      <w:bookmarkStart w:id="411" w:name="_Toc90083605"/>
    </w:p>
    <w:p w14:paraId="4838F06D" w14:textId="77777777" w:rsidR="007C3827" w:rsidRDefault="00000000">
      <w:pPr>
        <w:pStyle w:val="1"/>
        <w:keepNext w:val="0"/>
        <w:rPr>
          <w:rFonts w:ascii="宋体" w:hAnsi="宋体" w:cs="宋体" w:hint="eastAsia"/>
          <w:lang w:eastAsia="zh-CN"/>
        </w:rPr>
      </w:pPr>
      <w:bookmarkStart w:id="412" w:name="_Toc17032"/>
      <w:bookmarkStart w:id="413" w:name="_Toc29634"/>
      <w:bookmarkStart w:id="414" w:name="_Toc7731"/>
      <w:bookmarkStart w:id="415" w:name="_Toc25139"/>
      <w:bookmarkStart w:id="416" w:name="_Toc18791"/>
      <w:bookmarkStart w:id="417" w:name="_Toc16202"/>
      <w:bookmarkStart w:id="418" w:name="_Toc27924"/>
      <w:bookmarkStart w:id="419" w:name="_Toc17290"/>
      <w:bookmarkStart w:id="420" w:name="_Toc15050"/>
      <w:bookmarkStart w:id="421" w:name="_Toc11134"/>
      <w:bookmarkStart w:id="422" w:name="_Toc9137"/>
      <w:bookmarkStart w:id="423" w:name="_Toc10751"/>
      <w:bookmarkStart w:id="424" w:name="_Toc12774"/>
      <w:bookmarkStart w:id="425" w:name="_Toc2357"/>
      <w:bookmarkStart w:id="426" w:name="_Toc14239"/>
      <w:bookmarkStart w:id="427" w:name="_Toc19590"/>
      <w:bookmarkStart w:id="428" w:name="_Toc21710"/>
      <w:r>
        <w:rPr>
          <w:rFonts w:ascii="宋体" w:hAnsi="宋体" w:cs="宋体" w:hint="eastAsia"/>
          <w:lang w:eastAsia="zh-CN"/>
        </w:rPr>
        <w:t>项目概述</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r>
        <w:rPr>
          <w:rFonts w:ascii="宋体" w:hAnsi="宋体" w:cs="宋体" w:hint="eastAsia"/>
          <w:lang w:eastAsia="zh-CN"/>
        </w:rPr>
        <w:t xml:space="preserve"> </w:t>
      </w:r>
    </w:p>
    <w:p w14:paraId="4B6C6834" w14:textId="77777777" w:rsidR="007C3827" w:rsidRDefault="00000000">
      <w:pPr>
        <w:pStyle w:val="2"/>
        <w:keepNext w:val="0"/>
        <w:spacing w:line="360" w:lineRule="auto"/>
        <w:rPr>
          <w:rFonts w:ascii="宋体" w:hAnsi="宋体" w:cs="宋体" w:hint="eastAsia"/>
          <w:color w:val="000000"/>
          <w:lang w:eastAsia="zh-CN"/>
        </w:rPr>
      </w:pPr>
      <w:bookmarkStart w:id="429" w:name="_Toc30109"/>
      <w:bookmarkStart w:id="430" w:name="_Toc12402"/>
      <w:bookmarkStart w:id="431" w:name="_Toc6779"/>
      <w:bookmarkStart w:id="432" w:name="_Toc18035"/>
      <w:bookmarkStart w:id="433" w:name="_Toc1558"/>
      <w:bookmarkStart w:id="434" w:name="_Toc24201"/>
      <w:bookmarkStart w:id="435" w:name="_Toc9688"/>
      <w:bookmarkStart w:id="436" w:name="_Toc25872"/>
      <w:bookmarkStart w:id="437" w:name="_Toc31523"/>
      <w:bookmarkStart w:id="438" w:name="_Toc9581"/>
      <w:bookmarkStart w:id="439" w:name="_Toc13232"/>
      <w:bookmarkStart w:id="440" w:name="_Toc14384"/>
      <w:bookmarkStart w:id="441" w:name="_Toc1035"/>
      <w:bookmarkStart w:id="442" w:name="_Toc12443"/>
      <w:bookmarkStart w:id="443" w:name="_Toc5917"/>
      <w:bookmarkStart w:id="444" w:name="_Toc6795814"/>
      <w:bookmarkStart w:id="445" w:name="_Toc17433"/>
      <w:bookmarkStart w:id="446" w:name="_Toc19157"/>
      <w:bookmarkStart w:id="447" w:name="_Toc29502"/>
      <w:r>
        <w:rPr>
          <w:rFonts w:ascii="宋体" w:hAnsi="宋体" w:cs="宋体" w:hint="eastAsia"/>
          <w:color w:val="000000"/>
          <w:szCs w:val="21"/>
          <w:lang w:eastAsia="zh-CN"/>
        </w:rPr>
        <w:t>项目范围</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18E66E3B" w14:textId="77777777" w:rsidR="007C3827" w:rsidRDefault="00000000">
      <w:pPr>
        <w:pStyle w:val="F3"/>
        <w:keepLines/>
        <w:spacing w:before="156" w:after="156" w:line="360" w:lineRule="auto"/>
        <w:ind w:firstLineChars="0" w:firstLine="0"/>
        <w:jc w:val="center"/>
        <w:rPr>
          <w:rFonts w:ascii="宋体" w:hAnsi="宋体" w:cs="宋体" w:hint="eastAsia"/>
          <w:szCs w:val="21"/>
        </w:rPr>
      </w:pPr>
      <w:r>
        <w:rPr>
          <w:rFonts w:ascii="宋体" w:hAnsi="宋体" w:cs="宋体" w:hint="eastAsia"/>
          <w:noProof/>
        </w:rPr>
        <w:drawing>
          <wp:inline distT="0" distB="0" distL="114300" distR="114300" wp14:anchorId="402F5E1C" wp14:editId="743A239F">
            <wp:extent cx="4198620" cy="3028950"/>
            <wp:effectExtent l="0" t="0" r="0" b="0"/>
            <wp:docPr id="4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1"/>
                    <pic:cNvPicPr>
                      <a:picLocks noChangeAspect="1"/>
                    </pic:cNvPicPr>
                  </pic:nvPicPr>
                  <pic:blipFill>
                    <a:blip r:embed="rId29"/>
                    <a:srcRect/>
                    <a:stretch>
                      <a:fillRect/>
                    </a:stretch>
                  </pic:blipFill>
                  <pic:spPr>
                    <a:xfrm>
                      <a:off x="0" y="0"/>
                      <a:ext cx="4206762" cy="3034659"/>
                    </a:xfrm>
                    <a:prstGeom prst="rect">
                      <a:avLst/>
                    </a:prstGeom>
                    <a:solidFill>
                      <a:srgbClr val="FFFFFF"/>
                    </a:solidFill>
                  </pic:spPr>
                </pic:pic>
              </a:graphicData>
            </a:graphic>
          </wp:inline>
        </w:drawing>
      </w:r>
    </w:p>
    <w:p w14:paraId="5B1F9105" w14:textId="77777777" w:rsidR="007C3827" w:rsidRDefault="00000000">
      <w:pPr>
        <w:pStyle w:val="F3"/>
        <w:keepLines/>
        <w:numPr>
          <w:ilvl w:val="0"/>
          <w:numId w:val="36"/>
        </w:numPr>
        <w:spacing w:beforeLines="0" w:before="0" w:afterLines="0" w:after="0" w:line="360" w:lineRule="auto"/>
        <w:ind w:leftChars="74" w:left="575" w:firstLineChars="0"/>
        <w:rPr>
          <w:rFonts w:ascii="宋体" w:hAnsi="宋体" w:cs="宋体" w:hint="eastAsia"/>
          <w:szCs w:val="21"/>
        </w:rPr>
      </w:pPr>
      <w:r>
        <w:rPr>
          <w:rFonts w:ascii="宋体" w:hAnsi="宋体" w:cs="宋体" w:hint="eastAsia"/>
          <w:szCs w:val="21"/>
        </w:rPr>
        <w:t>系统实施范围</w:t>
      </w:r>
    </w:p>
    <w:p w14:paraId="650B4082" w14:textId="77777777" w:rsidR="007C3827" w:rsidRDefault="00000000">
      <w:pPr>
        <w:pStyle w:val="F3"/>
        <w:keepLines/>
        <w:spacing w:beforeLines="0" w:before="0" w:afterLines="0" w:after="0" w:line="360" w:lineRule="auto"/>
        <w:ind w:firstLineChars="0"/>
        <w:rPr>
          <w:rFonts w:ascii="宋体" w:hAnsi="宋体" w:cs="宋体" w:hint="eastAsia"/>
          <w:szCs w:val="21"/>
        </w:rPr>
      </w:pPr>
      <w:r>
        <w:rPr>
          <w:rFonts w:ascii="宋体" w:hAnsi="宋体" w:cs="宋体" w:hint="eastAsia"/>
          <w:szCs w:val="21"/>
        </w:rPr>
        <w:t>上图红线区域内为本次项目实施范围所覆盖的实施的业务场景，即成品发运的国内运输，国外运输的国内段。</w:t>
      </w:r>
    </w:p>
    <w:p w14:paraId="7BB6B74E" w14:textId="77777777" w:rsidR="007C3827" w:rsidRDefault="00000000">
      <w:pPr>
        <w:pStyle w:val="F3"/>
        <w:keepLines/>
        <w:numPr>
          <w:ilvl w:val="0"/>
          <w:numId w:val="37"/>
        </w:numPr>
        <w:spacing w:beforeLines="0" w:before="0" w:afterLines="0" w:after="0" w:line="360" w:lineRule="auto"/>
        <w:ind w:leftChars="74" w:left="575" w:firstLineChars="0"/>
        <w:rPr>
          <w:rFonts w:ascii="宋体" w:hAnsi="宋体" w:cs="宋体" w:hint="eastAsia"/>
          <w:color w:val="000000"/>
          <w:szCs w:val="21"/>
        </w:rPr>
      </w:pPr>
      <w:r>
        <w:rPr>
          <w:rFonts w:ascii="宋体" w:hAnsi="宋体" w:cs="宋体" w:hint="eastAsia"/>
          <w:szCs w:val="21"/>
        </w:rPr>
        <w:t>系统结构范围：系统机构主要包含电脑端（简称PC端）、手机小程序端两部分。</w:t>
      </w:r>
      <w:r>
        <w:rPr>
          <w:rFonts w:ascii="宋体" w:hAnsi="宋体" w:cs="宋体" w:hint="eastAsia"/>
          <w:color w:val="000000"/>
          <w:szCs w:val="21"/>
        </w:rPr>
        <w:t>主数据维护的部门确认：数据--维护部门</w:t>
      </w:r>
    </w:p>
    <w:p w14:paraId="2BA323BF" w14:textId="77777777" w:rsidR="007C3827" w:rsidRDefault="00000000">
      <w:pPr>
        <w:pStyle w:val="F3"/>
        <w:keepLines/>
        <w:numPr>
          <w:ilvl w:val="0"/>
          <w:numId w:val="38"/>
        </w:numPr>
        <w:spacing w:beforeLines="0" w:before="0" w:afterLines="0" w:after="0" w:line="360" w:lineRule="auto"/>
        <w:ind w:leftChars="74" w:left="575" w:firstLineChars="0"/>
        <w:rPr>
          <w:rFonts w:ascii="宋体" w:hAnsi="宋体" w:cs="宋体" w:hint="eastAsia"/>
        </w:rPr>
      </w:pPr>
      <w:r>
        <w:rPr>
          <w:rFonts w:ascii="宋体" w:hAnsi="宋体" w:cs="宋体" w:hint="eastAsia"/>
          <w:szCs w:val="21"/>
        </w:rPr>
        <w:t>用户范围：</w:t>
      </w:r>
    </w:p>
    <w:p w14:paraId="2C9F2C55" w14:textId="77777777" w:rsidR="007C3827" w:rsidRDefault="00000000">
      <w:pPr>
        <w:pStyle w:val="10"/>
        <w:keepLines/>
        <w:numPr>
          <w:ilvl w:val="0"/>
          <w:numId w:val="14"/>
        </w:numPr>
        <w:spacing w:line="360" w:lineRule="auto"/>
        <w:ind w:firstLineChars="0"/>
        <w:rPr>
          <w:rFonts w:ascii="宋体" w:hAnsi="宋体" w:cs="宋体" w:hint="eastAsia"/>
          <w:szCs w:val="21"/>
        </w:rPr>
      </w:pPr>
      <w:r>
        <w:rPr>
          <w:rFonts w:ascii="宋体" w:hAnsi="宋体" w:cs="宋体" w:hint="eastAsia"/>
          <w:lang w:eastAsia="zh-CN"/>
        </w:rPr>
        <w:t>PC</w:t>
      </w:r>
      <w:r>
        <w:rPr>
          <w:rFonts w:ascii="宋体" w:hAnsi="宋体" w:cs="宋体" w:hint="eastAsia"/>
          <w:szCs w:val="21"/>
        </w:rPr>
        <w:t>端主要用户包括：</w:t>
      </w:r>
    </w:p>
    <w:p w14:paraId="71747977" w14:textId="77777777" w:rsidR="007C3827" w:rsidRDefault="00000000">
      <w:pPr>
        <w:pStyle w:val="F3"/>
        <w:keepLines/>
        <w:numPr>
          <w:ilvl w:val="0"/>
          <w:numId w:val="39"/>
        </w:numPr>
        <w:tabs>
          <w:tab w:val="clear" w:pos="420"/>
        </w:tabs>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lastRenderedPageBreak/>
        <w:t>系统管理人员</w:t>
      </w:r>
    </w:p>
    <w:p w14:paraId="1C64BA1A" w14:textId="77777777" w:rsidR="007C3827" w:rsidRDefault="00000000">
      <w:pPr>
        <w:pStyle w:val="F3"/>
        <w:keepLines/>
        <w:numPr>
          <w:ilvl w:val="0"/>
          <w:numId w:val="39"/>
        </w:numPr>
        <w:tabs>
          <w:tab w:val="clear" w:pos="420"/>
        </w:tabs>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各业务板块管理员</w:t>
      </w:r>
    </w:p>
    <w:p w14:paraId="5F443243"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营业单据管理人员</w:t>
      </w:r>
    </w:p>
    <w:p w14:paraId="564924BB"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物流发运管理人员</w:t>
      </w:r>
    </w:p>
    <w:p w14:paraId="4F130575"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仓库管理人员</w:t>
      </w:r>
    </w:p>
    <w:p w14:paraId="27C52615"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运输承运商</w:t>
      </w:r>
    </w:p>
    <w:p w14:paraId="5152BF88" w14:textId="77777777" w:rsidR="007C3827" w:rsidRDefault="00000000">
      <w:pPr>
        <w:pStyle w:val="10"/>
        <w:keepLines/>
        <w:numPr>
          <w:ilvl w:val="0"/>
          <w:numId w:val="14"/>
        </w:numPr>
        <w:spacing w:before="156" w:after="156" w:line="360" w:lineRule="auto"/>
        <w:ind w:firstLineChars="0"/>
        <w:rPr>
          <w:rFonts w:ascii="宋体" w:hAnsi="宋体" w:cs="宋体" w:hint="eastAsia"/>
          <w:szCs w:val="21"/>
          <w:lang w:eastAsia="zh-CN"/>
        </w:rPr>
      </w:pPr>
      <w:r>
        <w:rPr>
          <w:rFonts w:ascii="宋体" w:hAnsi="宋体" w:cs="宋体" w:hint="eastAsia"/>
          <w:szCs w:val="21"/>
          <w:lang w:eastAsia="zh-CN"/>
        </w:rPr>
        <w:t>移动小程序端主要用户包括：</w:t>
      </w:r>
    </w:p>
    <w:p w14:paraId="6E8A9E51"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司机</w:t>
      </w:r>
    </w:p>
    <w:p w14:paraId="56E8886E"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客户</w:t>
      </w:r>
    </w:p>
    <w:p w14:paraId="31C6B94E" w14:textId="77777777" w:rsidR="007C3827" w:rsidRDefault="00000000">
      <w:pPr>
        <w:pStyle w:val="F3"/>
        <w:keepLines/>
        <w:numPr>
          <w:ilvl w:val="0"/>
          <w:numId w:val="40"/>
        </w:numPr>
        <w:spacing w:beforeLines="0" w:before="0" w:afterLines="0" w:after="0" w:line="360" w:lineRule="auto"/>
        <w:ind w:left="995" w:firstLineChars="0" w:hanging="155"/>
        <w:rPr>
          <w:rFonts w:ascii="宋体" w:hAnsi="宋体" w:cs="宋体" w:hint="eastAsia"/>
          <w:szCs w:val="21"/>
        </w:rPr>
      </w:pPr>
      <w:r>
        <w:rPr>
          <w:rFonts w:ascii="宋体" w:hAnsi="宋体" w:cs="宋体" w:hint="eastAsia"/>
          <w:szCs w:val="21"/>
        </w:rPr>
        <w:t>营业外务</w:t>
      </w:r>
    </w:p>
    <w:p w14:paraId="2FBFBAE8" w14:textId="77777777" w:rsidR="007C3827" w:rsidRDefault="00000000">
      <w:pPr>
        <w:pStyle w:val="10"/>
        <w:keepLines/>
        <w:numPr>
          <w:ilvl w:val="0"/>
          <w:numId w:val="14"/>
        </w:numPr>
        <w:spacing w:before="156" w:after="156" w:line="360" w:lineRule="auto"/>
        <w:ind w:firstLineChars="0"/>
        <w:rPr>
          <w:rFonts w:ascii="宋体" w:hAnsi="宋体" w:cs="宋体" w:hint="eastAsia"/>
          <w:szCs w:val="21"/>
        </w:rPr>
      </w:pPr>
      <w:r>
        <w:rPr>
          <w:rFonts w:ascii="宋体" w:hAnsi="宋体" w:cs="宋体" w:hint="eastAsia"/>
          <w:szCs w:val="21"/>
        </w:rPr>
        <w:t>系统功能范围：</w:t>
      </w:r>
    </w:p>
    <w:tbl>
      <w:tblPr>
        <w:tblStyle w:val="af7"/>
        <w:tblW w:w="8930" w:type="dxa"/>
        <w:tblInd w:w="279" w:type="dxa"/>
        <w:tblLayout w:type="fixed"/>
        <w:tblLook w:val="04A0" w:firstRow="1" w:lastRow="0" w:firstColumn="1" w:lastColumn="0" w:noHBand="0" w:noVBand="1"/>
      </w:tblPr>
      <w:tblGrid>
        <w:gridCol w:w="1040"/>
        <w:gridCol w:w="1796"/>
        <w:gridCol w:w="6094"/>
      </w:tblGrid>
      <w:tr w:rsidR="007C3827" w14:paraId="7C1A8966" w14:textId="77777777">
        <w:trPr>
          <w:trHeight w:val="350"/>
        </w:trPr>
        <w:tc>
          <w:tcPr>
            <w:tcW w:w="1040" w:type="dxa"/>
            <w:noWrap/>
            <w:vAlign w:val="center"/>
          </w:tcPr>
          <w:p w14:paraId="69721A64"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序号</w:t>
            </w:r>
          </w:p>
        </w:tc>
        <w:tc>
          <w:tcPr>
            <w:tcW w:w="1796" w:type="dxa"/>
            <w:noWrap/>
            <w:vAlign w:val="center"/>
          </w:tcPr>
          <w:p w14:paraId="596B4C7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业务功能</w:t>
            </w:r>
          </w:p>
        </w:tc>
        <w:tc>
          <w:tcPr>
            <w:tcW w:w="6094" w:type="dxa"/>
            <w:noWrap/>
            <w:vAlign w:val="center"/>
          </w:tcPr>
          <w:p w14:paraId="046043ED"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功能描述</w:t>
            </w:r>
          </w:p>
        </w:tc>
      </w:tr>
      <w:tr w:rsidR="007C3827" w14:paraId="1BC9E3C1" w14:textId="77777777">
        <w:trPr>
          <w:trHeight w:val="960"/>
        </w:trPr>
        <w:tc>
          <w:tcPr>
            <w:tcW w:w="1040" w:type="dxa"/>
            <w:vAlign w:val="center"/>
          </w:tcPr>
          <w:p w14:paraId="2116180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3.1</w:t>
            </w:r>
          </w:p>
        </w:tc>
        <w:tc>
          <w:tcPr>
            <w:tcW w:w="1796" w:type="dxa"/>
            <w:vAlign w:val="center"/>
          </w:tcPr>
          <w:p w14:paraId="67A37AE9"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OMS系统-发货计划</w:t>
            </w:r>
          </w:p>
        </w:tc>
        <w:tc>
          <w:tcPr>
            <w:tcW w:w="6094" w:type="dxa"/>
            <w:vAlign w:val="center"/>
          </w:tcPr>
          <w:p w14:paraId="05AF1E5B"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1、支持批量导入和在线创建发货计划，并根据当前成品在库和在制品库存数据对发货计划进行校验，进行缺货预警；</w:t>
            </w:r>
          </w:p>
          <w:p w14:paraId="2A2C3724"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2、发货计划核查：对上游下发的发货计划进行核查，包括数据完整性和正确性，展示不可执行的订单并做进一步处理；</w:t>
            </w:r>
          </w:p>
          <w:p w14:paraId="7D4C2EC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3、物流信息匹配：匹配目的地、物流路线、包装信息、运输方式等，生成物流订单；</w:t>
            </w:r>
          </w:p>
          <w:p w14:paraId="6EAA714F"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4、对整车和集装箱发运，使用算法自动形成组托方案和卡车装载方案，装载方案指导仓库打包和装车操作；</w:t>
            </w:r>
          </w:p>
        </w:tc>
      </w:tr>
      <w:tr w:rsidR="007C3827" w14:paraId="5E77E76A" w14:textId="77777777">
        <w:trPr>
          <w:trHeight w:val="1560"/>
        </w:trPr>
        <w:tc>
          <w:tcPr>
            <w:tcW w:w="1040" w:type="dxa"/>
            <w:vAlign w:val="center"/>
          </w:tcPr>
          <w:p w14:paraId="2B3326ED"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3.2</w:t>
            </w:r>
          </w:p>
        </w:tc>
        <w:tc>
          <w:tcPr>
            <w:tcW w:w="1796" w:type="dxa"/>
            <w:vAlign w:val="center"/>
          </w:tcPr>
          <w:p w14:paraId="64691455"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OMS系统-订单管理与跟踪</w:t>
            </w:r>
          </w:p>
        </w:tc>
        <w:tc>
          <w:tcPr>
            <w:tcW w:w="6094" w:type="dxa"/>
            <w:vAlign w:val="center"/>
          </w:tcPr>
          <w:p w14:paraId="2E3DF099"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1、订单管理：物流订单确认，物流订单下发，物流订单拆分和修改。支持按条件查询订单等；</w:t>
            </w:r>
          </w:p>
          <w:p w14:paraId="1943F0C1"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2、订单跟踪：查询发货计划的执行状态，支持按目的地、日期、零件号查询；</w:t>
            </w:r>
          </w:p>
        </w:tc>
      </w:tr>
      <w:tr w:rsidR="007C3827" w14:paraId="2D63240C" w14:textId="77777777">
        <w:trPr>
          <w:trHeight w:val="815"/>
        </w:trPr>
        <w:tc>
          <w:tcPr>
            <w:tcW w:w="1040" w:type="dxa"/>
            <w:vAlign w:val="center"/>
          </w:tcPr>
          <w:p w14:paraId="38F5BC67"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3.3</w:t>
            </w:r>
          </w:p>
        </w:tc>
        <w:tc>
          <w:tcPr>
            <w:tcW w:w="1796" w:type="dxa"/>
            <w:vAlign w:val="center"/>
          </w:tcPr>
          <w:p w14:paraId="46498EAA"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WMS系统-库存管理</w:t>
            </w:r>
          </w:p>
        </w:tc>
        <w:tc>
          <w:tcPr>
            <w:tcW w:w="6094" w:type="dxa"/>
            <w:vAlign w:val="center"/>
          </w:tcPr>
          <w:p w14:paraId="0EF2E208" w14:textId="77777777" w:rsidR="007C3827" w:rsidRDefault="00000000">
            <w:pPr>
              <w:keepLines/>
              <w:numPr>
                <w:ilvl w:val="0"/>
                <w:numId w:val="41"/>
              </w:numPr>
              <w:spacing w:line="360" w:lineRule="auto"/>
              <w:rPr>
                <w:rFonts w:ascii="宋体" w:hAnsi="宋体" w:cs="宋体" w:hint="eastAsia"/>
                <w:szCs w:val="21"/>
                <w:lang w:eastAsia="zh-CN"/>
              </w:rPr>
            </w:pPr>
            <w:r>
              <w:rPr>
                <w:rFonts w:ascii="宋体" w:hAnsi="宋体" w:cs="宋体" w:hint="eastAsia"/>
                <w:szCs w:val="21"/>
                <w:lang w:eastAsia="zh-CN"/>
              </w:rPr>
              <w:t>库存管理界面：查询成品仓和外仓库存信息；</w:t>
            </w:r>
          </w:p>
          <w:p w14:paraId="16D61152" w14:textId="77777777" w:rsidR="007C3827" w:rsidRDefault="00000000">
            <w:pPr>
              <w:keepLines/>
              <w:numPr>
                <w:ilvl w:val="0"/>
                <w:numId w:val="41"/>
              </w:numPr>
              <w:spacing w:line="360" w:lineRule="auto"/>
              <w:rPr>
                <w:rFonts w:ascii="宋体" w:hAnsi="宋体" w:cs="宋体" w:hint="eastAsia"/>
                <w:szCs w:val="21"/>
                <w:lang w:eastAsia="zh-CN"/>
              </w:rPr>
            </w:pPr>
            <w:r>
              <w:rPr>
                <w:rFonts w:ascii="宋体" w:hAnsi="宋体" w:cs="宋体" w:hint="eastAsia"/>
                <w:szCs w:val="21"/>
                <w:lang w:eastAsia="zh-CN"/>
              </w:rPr>
              <w:t>入厂车辆协同：入厂车辆提货时间窗和卸货口预约，车辆进出卸货口的排队调度.</w:t>
            </w:r>
          </w:p>
        </w:tc>
      </w:tr>
      <w:tr w:rsidR="007C3827" w14:paraId="17C09DD9" w14:textId="77777777">
        <w:trPr>
          <w:trHeight w:val="280"/>
        </w:trPr>
        <w:tc>
          <w:tcPr>
            <w:tcW w:w="1040" w:type="dxa"/>
            <w:vAlign w:val="center"/>
          </w:tcPr>
          <w:p w14:paraId="4F6AAF1C"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3.4</w:t>
            </w:r>
          </w:p>
        </w:tc>
        <w:tc>
          <w:tcPr>
            <w:tcW w:w="1796" w:type="dxa"/>
            <w:vAlign w:val="center"/>
          </w:tcPr>
          <w:p w14:paraId="4ACC9B57"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TMS系统</w:t>
            </w:r>
          </w:p>
        </w:tc>
        <w:tc>
          <w:tcPr>
            <w:tcW w:w="6094" w:type="dxa"/>
            <w:vAlign w:val="center"/>
          </w:tcPr>
          <w:p w14:paraId="26702E1A"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1、物流订单列表：已接收待执行的全部物流订单；</w:t>
            </w:r>
          </w:p>
          <w:p w14:paraId="38A55896"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lastRenderedPageBreak/>
              <w:t>2、货运车辆调度：对需陆运的物流订单，可自动或手动派发至货代、承运商、司机；</w:t>
            </w:r>
          </w:p>
          <w:p w14:paraId="3A4454B9"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3、货物发运：自动或手动选择快递公司、发运时间并下单给快递公司；</w:t>
            </w:r>
          </w:p>
          <w:p w14:paraId="6A731C1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4、运输协同：支持承运商、司机在线查询运输任务，人工上报运输节点；</w:t>
            </w:r>
          </w:p>
          <w:p w14:paraId="5D08905D"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5、发运单据打印：交接单据的在线打印；</w:t>
            </w:r>
          </w:p>
          <w:p w14:paraId="2C9737F9"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6、发车确认-转运调度-确认送达全链路节点管控并反馈时间点；</w:t>
            </w:r>
          </w:p>
          <w:p w14:paraId="404B0C6C"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7、在途监控&amp;电子围栏：结合GPS实现在途车辆实时可视，和预计到达时间。此外需要设置GPS电子围栏：将工厂仓库和客户端地址通过地图的方式标记出范围，根据车辆的GPS设备自动判断是否到达过配送点；</w:t>
            </w:r>
          </w:p>
          <w:p w14:paraId="1A285138"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8、基础信息管理：包括承运商管理、车辆管理、司机管理、时效管理（支持维护不同线路，不同承运商的标准时效要求）。</w:t>
            </w:r>
          </w:p>
        </w:tc>
      </w:tr>
      <w:tr w:rsidR="007C3827" w14:paraId="57B75457" w14:textId="77777777">
        <w:trPr>
          <w:trHeight w:val="280"/>
        </w:trPr>
        <w:tc>
          <w:tcPr>
            <w:tcW w:w="1040" w:type="dxa"/>
            <w:vAlign w:val="center"/>
          </w:tcPr>
          <w:p w14:paraId="537452C4"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lastRenderedPageBreak/>
              <w:t>3.5</w:t>
            </w:r>
          </w:p>
        </w:tc>
        <w:tc>
          <w:tcPr>
            <w:tcW w:w="1796" w:type="dxa"/>
            <w:vAlign w:val="center"/>
          </w:tcPr>
          <w:p w14:paraId="3098073D"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BMS系统</w:t>
            </w:r>
          </w:p>
        </w:tc>
        <w:tc>
          <w:tcPr>
            <w:tcW w:w="6094" w:type="dxa"/>
            <w:vAlign w:val="center"/>
          </w:tcPr>
          <w:p w14:paraId="535A876D"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1、运输合同管理：维护承运商合同、外仓服务合同，合同有效期，计费规则，扣费规则等；</w:t>
            </w:r>
          </w:p>
          <w:p w14:paraId="530A3963"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2、应付费用生成：按不同计费方式自动生成费用结算单，支持人工调整及审批，人工调整留痕；</w:t>
            </w:r>
          </w:p>
          <w:p w14:paraId="4A486E2B"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3、承运商对账：费用结算单及明细推送给承运商，对结算结果进行反馈和确认</w:t>
            </w:r>
          </w:p>
        </w:tc>
      </w:tr>
      <w:tr w:rsidR="007C3827" w14:paraId="785B3B04" w14:textId="77777777">
        <w:trPr>
          <w:trHeight w:val="280"/>
        </w:trPr>
        <w:tc>
          <w:tcPr>
            <w:tcW w:w="1040" w:type="dxa"/>
            <w:vAlign w:val="center"/>
          </w:tcPr>
          <w:p w14:paraId="2F2B7CF3"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3.6</w:t>
            </w:r>
          </w:p>
        </w:tc>
        <w:tc>
          <w:tcPr>
            <w:tcW w:w="1796" w:type="dxa"/>
            <w:vAlign w:val="center"/>
          </w:tcPr>
          <w:p w14:paraId="32654CF8"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分析报表</w:t>
            </w:r>
          </w:p>
        </w:tc>
        <w:tc>
          <w:tcPr>
            <w:tcW w:w="6094" w:type="dxa"/>
            <w:vAlign w:val="center"/>
          </w:tcPr>
          <w:p w14:paraId="7346A60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支持提供订单时效统计报表、提货及时率报表、到货及时率报表、货损率报表、货量统计报表、运费统计报表、承运商考核情况分析、货物在途库存分析看板、物流数字仪表板等。</w:t>
            </w:r>
          </w:p>
        </w:tc>
      </w:tr>
      <w:tr w:rsidR="007C3827" w14:paraId="30916EC8" w14:textId="77777777">
        <w:trPr>
          <w:trHeight w:val="182"/>
        </w:trPr>
        <w:tc>
          <w:tcPr>
            <w:tcW w:w="1040" w:type="dxa"/>
            <w:vAlign w:val="center"/>
          </w:tcPr>
          <w:p w14:paraId="5EF413BE"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3.7</w:t>
            </w:r>
          </w:p>
        </w:tc>
        <w:tc>
          <w:tcPr>
            <w:tcW w:w="1796" w:type="dxa"/>
            <w:vAlign w:val="center"/>
          </w:tcPr>
          <w:p w14:paraId="54A653A3"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终端支持</w:t>
            </w:r>
          </w:p>
        </w:tc>
        <w:tc>
          <w:tcPr>
            <w:tcW w:w="6094" w:type="dxa"/>
            <w:vAlign w:val="center"/>
          </w:tcPr>
          <w:p w14:paraId="0BE37879"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用户端、司机端、客户端小程序；</w:t>
            </w:r>
          </w:p>
        </w:tc>
      </w:tr>
    </w:tbl>
    <w:p w14:paraId="5653CAAB" w14:textId="77777777" w:rsidR="007C3827" w:rsidRDefault="00000000">
      <w:pPr>
        <w:pStyle w:val="2"/>
        <w:keepNext w:val="0"/>
        <w:spacing w:line="360" w:lineRule="auto"/>
        <w:rPr>
          <w:rFonts w:ascii="宋体" w:hAnsi="宋体" w:cs="宋体" w:hint="eastAsia"/>
          <w:lang w:eastAsia="zh-CN"/>
        </w:rPr>
      </w:pPr>
      <w:bookmarkStart w:id="448" w:name="_Toc19175"/>
      <w:bookmarkStart w:id="449" w:name="_Toc29284"/>
      <w:bookmarkStart w:id="450" w:name="_Toc6937"/>
      <w:bookmarkStart w:id="451" w:name="_Toc10138"/>
      <w:bookmarkStart w:id="452" w:name="_Toc32327"/>
      <w:bookmarkStart w:id="453" w:name="_Toc10505"/>
      <w:bookmarkStart w:id="454" w:name="_Toc5590"/>
      <w:bookmarkStart w:id="455" w:name="_Toc28872"/>
      <w:bookmarkStart w:id="456" w:name="_Toc21034"/>
      <w:bookmarkStart w:id="457" w:name="_Toc21774"/>
      <w:bookmarkStart w:id="458" w:name="_Toc25181"/>
      <w:bookmarkStart w:id="459" w:name="_Toc5647"/>
      <w:bookmarkStart w:id="460" w:name="_Toc4800"/>
      <w:bookmarkStart w:id="461" w:name="_Toc13852"/>
      <w:bookmarkStart w:id="462" w:name="_Toc11222"/>
      <w:bookmarkStart w:id="463" w:name="_Toc30816"/>
      <w:bookmarkStart w:id="464" w:name="_Toc16063"/>
      <w:bookmarkStart w:id="465" w:name="_Toc413177108"/>
      <w:bookmarkStart w:id="466" w:name="_Toc21238"/>
      <w:r>
        <w:rPr>
          <w:rFonts w:ascii="宋体" w:hAnsi="宋体" w:cs="宋体" w:hint="eastAsia"/>
          <w:lang w:eastAsia="zh-CN"/>
        </w:rPr>
        <w:t>项目目标</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6792DE0E" w14:textId="77777777" w:rsidR="007C3827" w:rsidRDefault="00000000">
      <w:pPr>
        <w:pStyle w:val="3"/>
        <w:keepNext w:val="0"/>
        <w:spacing w:line="360" w:lineRule="auto"/>
        <w:rPr>
          <w:rFonts w:ascii="宋体" w:hAnsi="宋体" w:cs="宋体" w:hint="eastAsia"/>
          <w:lang w:eastAsia="zh-CN"/>
        </w:rPr>
      </w:pPr>
      <w:bookmarkStart w:id="467" w:name="_Toc30336"/>
      <w:bookmarkStart w:id="468" w:name="_Toc31613"/>
      <w:bookmarkStart w:id="469" w:name="_Toc28507"/>
      <w:bookmarkStart w:id="470" w:name="_Toc28047"/>
      <w:bookmarkStart w:id="471" w:name="_Toc17424"/>
      <w:bookmarkStart w:id="472" w:name="_Toc14545"/>
      <w:bookmarkStart w:id="473" w:name="_Toc1970868762"/>
      <w:bookmarkStart w:id="474" w:name="_Toc26523"/>
      <w:bookmarkStart w:id="475" w:name="_Toc31776"/>
      <w:bookmarkStart w:id="476" w:name="_Toc29958"/>
      <w:bookmarkStart w:id="477" w:name="_Toc14713"/>
      <w:bookmarkStart w:id="478" w:name="_Toc20505"/>
      <w:bookmarkStart w:id="479" w:name="_Toc20391"/>
      <w:bookmarkStart w:id="480" w:name="_Toc28917"/>
      <w:bookmarkStart w:id="481" w:name="_Toc24286"/>
      <w:bookmarkStart w:id="482" w:name="_Toc4930"/>
      <w:bookmarkStart w:id="483" w:name="_Toc29960"/>
      <w:bookmarkStart w:id="484" w:name="_Toc9416"/>
      <w:bookmarkStart w:id="485" w:name="_Toc14616"/>
      <w:r>
        <w:rPr>
          <w:rFonts w:ascii="宋体" w:hAnsi="宋体" w:cs="宋体" w:hint="eastAsia"/>
          <w:lang w:eastAsia="zh-CN"/>
        </w:rPr>
        <w:t>项目目标</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14:paraId="085DBA6C"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t>通过OTWB管理系统，实现外贸集装箱的智能装载管理。</w:t>
      </w:r>
    </w:p>
    <w:p w14:paraId="0EC573F7"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lastRenderedPageBreak/>
        <w:t>通过OTWB管理系统，实现数据统计与分析，提升各种应用场景中数据的及时性和准确性，为决策分析提供依据。</w:t>
      </w:r>
    </w:p>
    <w:p w14:paraId="47FE7D15"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t>通过订单管理系统OMS，实现物流订单的接收，订单解析（客户贸易条款、订单类型（内贸、外贸）等），订单状态节点监控等功能。</w:t>
      </w:r>
    </w:p>
    <w:p w14:paraId="09116ADF"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t>通过运输管理系统TMS，实现运输方案推荐、匹配承运商、承运商派车、装车发运、车辆在途监控、轨迹监控等功能，满足成品发运国内段业务的线上化操作，实现运输业务数据管理功能。</w:t>
      </w:r>
    </w:p>
    <w:p w14:paraId="7C3D9120"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t>通过仓库管理系统WMS，实现园区车控、到厂时间、指定月台、实时查看待发运、执行中、已完成的发运任务信息，查询成品仓和外仓库存信息（</w:t>
      </w:r>
      <w:r>
        <w:rPr>
          <w:rFonts w:ascii="宋体" w:hAnsi="宋体" w:cs="宋体" w:hint="eastAsia"/>
          <w:color w:val="FF0000"/>
          <w:szCs w:val="21"/>
          <w:lang w:eastAsia="zh-CN"/>
        </w:rPr>
        <w:t>需要业务部门向PES提出实现库存查询的必要性和需求</w:t>
      </w:r>
      <w:r>
        <w:rPr>
          <w:rFonts w:ascii="宋体" w:hAnsi="宋体" w:cs="宋体" w:hint="eastAsia"/>
          <w:szCs w:val="21"/>
          <w:lang w:eastAsia="zh-CN"/>
        </w:rPr>
        <w:t>）。</w:t>
      </w:r>
    </w:p>
    <w:p w14:paraId="60F56798" w14:textId="77777777" w:rsidR="007C3827" w:rsidRDefault="00000000">
      <w:pPr>
        <w:pStyle w:val="10"/>
        <w:keepLines/>
        <w:numPr>
          <w:ilvl w:val="0"/>
          <w:numId w:val="42"/>
        </w:numPr>
        <w:spacing w:line="360" w:lineRule="auto"/>
        <w:ind w:leftChars="74" w:left="575" w:firstLineChars="0"/>
        <w:rPr>
          <w:rFonts w:ascii="宋体" w:hAnsi="宋体" w:cs="宋体" w:hint="eastAsia"/>
          <w:szCs w:val="21"/>
          <w:lang w:eastAsia="zh-CN"/>
        </w:rPr>
      </w:pPr>
      <w:r>
        <w:rPr>
          <w:rFonts w:ascii="宋体" w:hAnsi="宋体" w:cs="宋体" w:hint="eastAsia"/>
          <w:szCs w:val="21"/>
          <w:lang w:eastAsia="zh-CN"/>
        </w:rPr>
        <w:t>通过费用管理系统BMS，实现依据多业务类型，多计费模型进行承运商费用明细统计、在线协同对账、费用调整等管理。</w:t>
      </w:r>
    </w:p>
    <w:p w14:paraId="41940C82" w14:textId="77777777" w:rsidR="007C3827" w:rsidRDefault="00000000">
      <w:pPr>
        <w:pStyle w:val="3"/>
        <w:keepNext w:val="0"/>
        <w:spacing w:line="360" w:lineRule="auto"/>
        <w:rPr>
          <w:rFonts w:ascii="宋体" w:hAnsi="宋体" w:cs="宋体" w:hint="eastAsia"/>
          <w:color w:val="000000"/>
          <w:szCs w:val="21"/>
          <w:lang w:eastAsia="zh-CN"/>
        </w:rPr>
      </w:pPr>
      <w:bookmarkStart w:id="486" w:name="_Toc31580"/>
      <w:bookmarkStart w:id="487" w:name="_Toc17601"/>
      <w:bookmarkStart w:id="488" w:name="_Toc1511"/>
      <w:bookmarkStart w:id="489" w:name="_Toc30355"/>
      <w:bookmarkStart w:id="490" w:name="_Toc20772"/>
      <w:bookmarkStart w:id="491" w:name="_Toc31917"/>
      <w:bookmarkStart w:id="492" w:name="_Toc31569"/>
      <w:bookmarkStart w:id="493" w:name="_Toc16826"/>
      <w:bookmarkStart w:id="494" w:name="_Toc6555"/>
      <w:bookmarkStart w:id="495" w:name="_Toc17453"/>
      <w:bookmarkStart w:id="496" w:name="_Toc9172"/>
      <w:bookmarkStart w:id="497" w:name="_Toc32165"/>
      <w:bookmarkStart w:id="498" w:name="_Toc1284"/>
      <w:bookmarkStart w:id="499" w:name="_Toc22248"/>
      <w:bookmarkStart w:id="500" w:name="_Toc31273"/>
      <w:bookmarkStart w:id="501" w:name="_Toc7675"/>
      <w:bookmarkStart w:id="502" w:name="_Toc1867"/>
      <w:r>
        <w:rPr>
          <w:rFonts w:ascii="宋体" w:hAnsi="宋体" w:cs="宋体" w:hint="eastAsia"/>
          <w:color w:val="000000"/>
          <w:szCs w:val="21"/>
          <w:lang w:eastAsia="zh-CN"/>
        </w:rPr>
        <w:t>业务板块需求</w:t>
      </w:r>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14:paraId="67B0AC58" w14:textId="77777777" w:rsidR="007C3827" w:rsidRDefault="00000000">
      <w:pPr>
        <w:keepLines/>
        <w:numPr>
          <w:ilvl w:val="0"/>
          <w:numId w:val="43"/>
        </w:numPr>
        <w:spacing w:line="360" w:lineRule="auto"/>
        <w:textAlignment w:val="center"/>
        <w:rPr>
          <w:rFonts w:ascii="宋体" w:hAnsi="宋体" w:cs="宋体" w:hint="eastAsia"/>
          <w:szCs w:val="21"/>
          <w:lang w:eastAsia="zh-CN"/>
        </w:rPr>
      </w:pPr>
      <w:r>
        <w:rPr>
          <w:rFonts w:ascii="宋体" w:hAnsi="宋体" w:cs="宋体" w:hint="eastAsia"/>
          <w:szCs w:val="21"/>
          <w:lang w:eastAsia="zh-CN"/>
        </w:rPr>
        <w:t>持来车预约，仓库看板显示来车和仓库已装车确认的任务</w:t>
      </w:r>
    </w:p>
    <w:p w14:paraId="7FD092FE" w14:textId="77777777" w:rsidR="007C3827" w:rsidRDefault="00000000">
      <w:pPr>
        <w:keepLines/>
        <w:numPr>
          <w:ilvl w:val="0"/>
          <w:numId w:val="43"/>
        </w:numPr>
        <w:spacing w:line="360" w:lineRule="auto"/>
        <w:textAlignment w:val="center"/>
        <w:rPr>
          <w:rFonts w:ascii="宋体" w:hAnsi="宋体" w:cs="宋体" w:hint="eastAsia"/>
          <w:szCs w:val="21"/>
          <w:lang w:eastAsia="zh-CN"/>
        </w:rPr>
      </w:pPr>
      <w:r>
        <w:rPr>
          <w:rFonts w:ascii="宋体" w:hAnsi="宋体" w:cs="宋体" w:hint="eastAsia"/>
          <w:szCs w:val="21"/>
          <w:lang w:eastAsia="zh-CN"/>
        </w:rPr>
        <w:t>实现线上签收、电子回单查看、线上对账</w:t>
      </w:r>
    </w:p>
    <w:p w14:paraId="7FA4111B" w14:textId="77777777" w:rsidR="007C3827" w:rsidRDefault="00000000">
      <w:pPr>
        <w:keepLines/>
        <w:numPr>
          <w:ilvl w:val="0"/>
          <w:numId w:val="43"/>
        </w:numPr>
        <w:spacing w:line="360" w:lineRule="auto"/>
        <w:textAlignment w:val="center"/>
        <w:rPr>
          <w:rFonts w:ascii="宋体" w:hAnsi="宋体" w:cs="宋体" w:hint="eastAsia"/>
          <w:szCs w:val="21"/>
          <w:lang w:eastAsia="zh-CN"/>
        </w:rPr>
      </w:pPr>
      <w:r>
        <w:rPr>
          <w:rFonts w:ascii="宋体" w:hAnsi="宋体" w:cs="宋体" w:hint="eastAsia"/>
          <w:szCs w:val="21"/>
          <w:lang w:eastAsia="zh-CN"/>
        </w:rPr>
        <w:t>承运商计费支持重泡比折算计费</w:t>
      </w:r>
    </w:p>
    <w:p w14:paraId="54313C4F" w14:textId="77777777" w:rsidR="007C3827" w:rsidRDefault="00000000">
      <w:pPr>
        <w:keepLines/>
        <w:numPr>
          <w:ilvl w:val="0"/>
          <w:numId w:val="43"/>
        </w:numPr>
        <w:spacing w:line="360" w:lineRule="auto"/>
        <w:textAlignment w:val="center"/>
        <w:rPr>
          <w:rFonts w:ascii="宋体" w:hAnsi="宋体" w:cs="宋体" w:hint="eastAsia"/>
          <w:szCs w:val="21"/>
          <w:lang w:eastAsia="zh-CN"/>
        </w:rPr>
      </w:pPr>
      <w:r>
        <w:rPr>
          <w:rFonts w:ascii="宋体" w:hAnsi="宋体" w:cs="宋体" w:hint="eastAsia"/>
          <w:szCs w:val="21"/>
          <w:lang w:eastAsia="zh-CN"/>
        </w:rPr>
        <w:t>实现仓库看板显示来车和已完成任务解决车等货（主要由生产造成）的问题</w:t>
      </w:r>
    </w:p>
    <w:p w14:paraId="7FE37425" w14:textId="77777777" w:rsidR="007C3827" w:rsidRDefault="00000000">
      <w:pPr>
        <w:keepLines/>
        <w:numPr>
          <w:ilvl w:val="0"/>
          <w:numId w:val="43"/>
        </w:numPr>
        <w:spacing w:line="360" w:lineRule="auto"/>
        <w:textAlignment w:val="center"/>
        <w:rPr>
          <w:rFonts w:ascii="宋体" w:hAnsi="宋体" w:cs="宋体" w:hint="eastAsia"/>
          <w:szCs w:val="21"/>
          <w:lang w:eastAsia="zh-CN"/>
        </w:rPr>
      </w:pPr>
      <w:r>
        <w:rPr>
          <w:rFonts w:ascii="宋体" w:hAnsi="宋体" w:cs="宋体" w:hint="eastAsia"/>
          <w:szCs w:val="21"/>
          <w:lang w:eastAsia="zh-CN"/>
        </w:rPr>
        <w:t>实现物料主数据管理</w:t>
      </w:r>
    </w:p>
    <w:p w14:paraId="53EB9A4A" w14:textId="77777777" w:rsidR="007C3827" w:rsidRDefault="00000000">
      <w:pPr>
        <w:keepLines/>
        <w:numPr>
          <w:ilvl w:val="0"/>
          <w:numId w:val="43"/>
        </w:numPr>
        <w:spacing w:line="360" w:lineRule="auto"/>
        <w:textAlignment w:val="center"/>
        <w:rPr>
          <w:rFonts w:ascii="宋体" w:hAnsi="宋体" w:cs="宋体" w:hint="eastAsia"/>
          <w:color w:val="000000"/>
          <w:szCs w:val="21"/>
          <w:lang w:eastAsia="zh-CN"/>
        </w:rPr>
      </w:pPr>
      <w:r>
        <w:rPr>
          <w:rFonts w:ascii="宋体" w:hAnsi="宋体" w:cs="宋体" w:hint="eastAsia"/>
          <w:color w:val="000000"/>
          <w:szCs w:val="21"/>
          <w:lang w:eastAsia="zh-CN"/>
        </w:rPr>
        <w:t>邮件通知代理商</w:t>
      </w:r>
    </w:p>
    <w:p w14:paraId="108AE3A0" w14:textId="77777777" w:rsidR="007C3827" w:rsidRDefault="00000000">
      <w:pPr>
        <w:keepLines/>
        <w:numPr>
          <w:ilvl w:val="0"/>
          <w:numId w:val="43"/>
        </w:numPr>
        <w:spacing w:line="360" w:lineRule="auto"/>
        <w:textAlignment w:val="center"/>
        <w:rPr>
          <w:rFonts w:ascii="宋体" w:hAnsi="宋体" w:cs="宋体" w:hint="eastAsia"/>
          <w:color w:val="000000"/>
          <w:szCs w:val="21"/>
          <w:lang w:eastAsia="zh-CN"/>
        </w:rPr>
      </w:pPr>
      <w:r>
        <w:rPr>
          <w:rFonts w:ascii="宋体" w:hAnsi="宋体" w:cs="宋体" w:hint="eastAsia"/>
          <w:szCs w:val="21"/>
          <w:lang w:eastAsia="zh-CN"/>
        </w:rPr>
        <w:t>实现运输方式变化的订单，系统自动计算价差</w:t>
      </w:r>
      <w:bookmarkStart w:id="503" w:name="_Toc14295"/>
      <w:bookmarkStart w:id="504" w:name="_Toc1886913864"/>
    </w:p>
    <w:p w14:paraId="3B4B2354" w14:textId="77777777" w:rsidR="007C3827" w:rsidRDefault="00000000">
      <w:pPr>
        <w:pStyle w:val="2"/>
        <w:keepNext w:val="0"/>
        <w:spacing w:before="140" w:after="140" w:line="360" w:lineRule="auto"/>
        <w:ind w:left="573" w:hanging="573"/>
        <w:rPr>
          <w:rFonts w:ascii="宋体" w:hAnsi="宋体" w:cs="宋体" w:hint="eastAsia"/>
          <w:szCs w:val="21"/>
          <w:lang w:eastAsia="zh-CN"/>
        </w:rPr>
      </w:pPr>
      <w:bookmarkStart w:id="505" w:name="_Toc13449"/>
      <w:bookmarkStart w:id="506" w:name="_Toc2613"/>
      <w:bookmarkStart w:id="507" w:name="_Toc21340"/>
      <w:bookmarkStart w:id="508" w:name="_Toc325"/>
      <w:bookmarkStart w:id="509" w:name="_Toc23161"/>
      <w:bookmarkStart w:id="510" w:name="_Toc10161"/>
      <w:bookmarkStart w:id="511" w:name="_Toc11423"/>
      <w:bookmarkStart w:id="512" w:name="_Toc32216"/>
      <w:bookmarkStart w:id="513" w:name="_Toc2253"/>
      <w:bookmarkStart w:id="514" w:name="_Toc14358"/>
      <w:bookmarkStart w:id="515" w:name="_Toc1872"/>
      <w:bookmarkStart w:id="516" w:name="_Toc6133"/>
      <w:bookmarkStart w:id="517" w:name="_Toc460"/>
      <w:bookmarkStart w:id="518" w:name="_Toc3658"/>
      <w:bookmarkStart w:id="519" w:name="_Toc6408"/>
      <w:bookmarkStart w:id="520" w:name="_Toc31326"/>
      <w:bookmarkStart w:id="521" w:name="_Toc24040"/>
      <w:r>
        <w:rPr>
          <w:rFonts w:ascii="宋体" w:hAnsi="宋体" w:cs="宋体" w:hint="eastAsia"/>
          <w:szCs w:val="21"/>
          <w:lang w:eastAsia="zh-CN"/>
        </w:rPr>
        <w:t>关联系统</w:t>
      </w:r>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tbl>
      <w:tblPr>
        <w:tblStyle w:val="af7"/>
        <w:tblpPr w:leftFromText="180" w:rightFromText="180" w:vertAnchor="text" w:horzAnchor="page" w:tblpX="1399" w:tblpY="474"/>
        <w:tblOverlap w:val="never"/>
        <w:tblW w:w="0" w:type="auto"/>
        <w:tblLayout w:type="fixed"/>
        <w:tblLook w:val="04A0" w:firstRow="1" w:lastRow="0" w:firstColumn="1" w:lastColumn="0" w:noHBand="0" w:noVBand="1"/>
      </w:tblPr>
      <w:tblGrid>
        <w:gridCol w:w="1394"/>
        <w:gridCol w:w="1994"/>
        <w:gridCol w:w="5700"/>
      </w:tblGrid>
      <w:tr w:rsidR="007C3827" w14:paraId="23F8D927" w14:textId="77777777">
        <w:trPr>
          <w:trHeight w:val="670"/>
        </w:trPr>
        <w:tc>
          <w:tcPr>
            <w:tcW w:w="1394" w:type="dxa"/>
            <w:shd w:val="clear" w:color="auto" w:fill="8DB3E2" w:themeFill="text2" w:themeFillTint="66"/>
          </w:tcPr>
          <w:p w14:paraId="4C971BD1" w14:textId="77777777" w:rsidR="007C3827" w:rsidRDefault="00000000">
            <w:pPr>
              <w:pStyle w:val="F3"/>
              <w:keepLines/>
              <w:spacing w:before="156" w:after="156" w:line="360" w:lineRule="auto"/>
              <w:ind w:firstLineChars="0" w:firstLine="0"/>
              <w:jc w:val="center"/>
              <w:rPr>
                <w:rFonts w:ascii="宋体" w:hAnsi="宋体" w:cs="宋体" w:hint="eastAsia"/>
                <w:szCs w:val="21"/>
              </w:rPr>
            </w:pPr>
            <w:r>
              <w:rPr>
                <w:rFonts w:ascii="宋体" w:hAnsi="宋体" w:cs="宋体" w:hint="eastAsia"/>
                <w:szCs w:val="21"/>
              </w:rPr>
              <w:t>系统名称</w:t>
            </w:r>
          </w:p>
        </w:tc>
        <w:tc>
          <w:tcPr>
            <w:tcW w:w="1994" w:type="dxa"/>
            <w:shd w:val="clear" w:color="auto" w:fill="8DB3E2" w:themeFill="text2" w:themeFillTint="66"/>
          </w:tcPr>
          <w:p w14:paraId="5C12F3A5" w14:textId="77777777" w:rsidR="007C3827" w:rsidRDefault="00000000">
            <w:pPr>
              <w:pStyle w:val="F3"/>
              <w:keepLines/>
              <w:spacing w:before="156" w:after="156" w:line="360" w:lineRule="auto"/>
              <w:ind w:firstLineChars="0" w:firstLine="0"/>
              <w:jc w:val="center"/>
              <w:rPr>
                <w:rFonts w:ascii="宋体" w:hAnsi="宋体" w:cs="宋体" w:hint="eastAsia"/>
                <w:szCs w:val="21"/>
              </w:rPr>
            </w:pPr>
            <w:r>
              <w:rPr>
                <w:rFonts w:ascii="宋体" w:hAnsi="宋体" w:cs="宋体" w:hint="eastAsia"/>
                <w:szCs w:val="21"/>
              </w:rPr>
              <w:t>系统介绍</w:t>
            </w:r>
          </w:p>
        </w:tc>
        <w:tc>
          <w:tcPr>
            <w:tcW w:w="5700" w:type="dxa"/>
            <w:shd w:val="clear" w:color="auto" w:fill="8DB3E2" w:themeFill="text2" w:themeFillTint="66"/>
          </w:tcPr>
          <w:p w14:paraId="5E19EF29" w14:textId="77777777" w:rsidR="007C3827" w:rsidRDefault="00000000">
            <w:pPr>
              <w:pStyle w:val="F3"/>
              <w:keepLines/>
              <w:spacing w:before="156" w:after="156" w:line="360" w:lineRule="auto"/>
              <w:ind w:firstLineChars="0" w:firstLine="0"/>
              <w:jc w:val="center"/>
              <w:rPr>
                <w:rFonts w:ascii="宋体" w:hAnsi="宋体" w:cs="宋体" w:hint="eastAsia"/>
                <w:szCs w:val="21"/>
              </w:rPr>
            </w:pPr>
            <w:r>
              <w:rPr>
                <w:rFonts w:ascii="宋体" w:hAnsi="宋体" w:cs="宋体" w:hint="eastAsia"/>
                <w:szCs w:val="21"/>
              </w:rPr>
              <w:t>关联内容</w:t>
            </w:r>
          </w:p>
        </w:tc>
      </w:tr>
      <w:tr w:rsidR="007C3827" w14:paraId="17224538" w14:textId="77777777">
        <w:trPr>
          <w:trHeight w:val="2215"/>
        </w:trPr>
        <w:tc>
          <w:tcPr>
            <w:tcW w:w="1394" w:type="dxa"/>
          </w:tcPr>
          <w:p w14:paraId="1CAF7E2B" w14:textId="77777777" w:rsidR="007C3827" w:rsidRDefault="00000000">
            <w:pPr>
              <w:keepLines/>
              <w:spacing w:line="360" w:lineRule="auto"/>
              <w:jc w:val="center"/>
              <w:rPr>
                <w:rFonts w:ascii="宋体" w:hAnsi="宋体" w:cs="宋体" w:hint="eastAsia"/>
                <w:szCs w:val="21"/>
                <w:lang w:eastAsia="zh-CN"/>
              </w:rPr>
            </w:pPr>
            <w:r>
              <w:rPr>
                <w:rFonts w:ascii="宋体" w:hAnsi="宋体" w:cs="宋体" w:hint="eastAsia"/>
                <w:szCs w:val="21"/>
                <w:lang w:eastAsia="zh-CN"/>
              </w:rPr>
              <w:t>PES</w:t>
            </w:r>
          </w:p>
        </w:tc>
        <w:tc>
          <w:tcPr>
            <w:tcW w:w="1994" w:type="dxa"/>
          </w:tcPr>
          <w:p w14:paraId="1387F8A9" w14:textId="695A4F84" w:rsidR="007C3827" w:rsidRDefault="00802F1C">
            <w:pPr>
              <w:pStyle w:val="F3"/>
              <w:keepLines/>
              <w:spacing w:before="156" w:after="156" w:line="360" w:lineRule="auto"/>
              <w:ind w:firstLineChars="0" w:firstLine="0"/>
              <w:rPr>
                <w:rFonts w:ascii="宋体" w:hAnsi="宋体" w:cs="宋体" w:hint="eastAsia"/>
                <w:szCs w:val="21"/>
              </w:rPr>
            </w:pPr>
            <w:r>
              <w:rPr>
                <w:rFonts w:ascii="宋体" w:hAnsi="宋体" w:cs="宋体" w:hint="eastAsia"/>
                <w:szCs w:val="21"/>
              </w:rPr>
              <w:t>SH控股自主研发，汽零、先途、家用商用目前在使用</w:t>
            </w:r>
          </w:p>
        </w:tc>
        <w:tc>
          <w:tcPr>
            <w:tcW w:w="5700" w:type="dxa"/>
          </w:tcPr>
          <w:p w14:paraId="625B3858"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1、PES向OMS推送发运计划，通过ESB进行接口对接</w:t>
            </w:r>
          </w:p>
          <w:p w14:paraId="608D76B6"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2、汽零对接PES日发货计划</w:t>
            </w:r>
          </w:p>
          <w:p w14:paraId="2E100FCA"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3、先途电子对接MES发货计划</w:t>
            </w:r>
          </w:p>
          <w:p w14:paraId="393A92E6"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lastRenderedPageBreak/>
              <w:t>4、家用/商用对接PES发货指令编辑</w:t>
            </w:r>
          </w:p>
        </w:tc>
      </w:tr>
      <w:tr w:rsidR="007C3827" w14:paraId="7FEAD763" w14:textId="77777777">
        <w:trPr>
          <w:trHeight w:val="1692"/>
        </w:trPr>
        <w:tc>
          <w:tcPr>
            <w:tcW w:w="1394" w:type="dxa"/>
          </w:tcPr>
          <w:p w14:paraId="18C629A5" w14:textId="77777777" w:rsidR="007C3827" w:rsidRDefault="00000000">
            <w:pPr>
              <w:keepLines/>
              <w:spacing w:line="360" w:lineRule="auto"/>
              <w:jc w:val="center"/>
              <w:rPr>
                <w:rFonts w:ascii="宋体" w:hAnsi="宋体" w:cs="宋体" w:hint="eastAsia"/>
                <w:szCs w:val="21"/>
                <w:lang w:eastAsia="zh-CN"/>
              </w:rPr>
            </w:pPr>
            <w:bookmarkStart w:id="522" w:name="_Toc32496"/>
            <w:r>
              <w:rPr>
                <w:rFonts w:ascii="宋体" w:hAnsi="宋体" w:cs="宋体" w:hint="eastAsia"/>
                <w:szCs w:val="21"/>
                <w:lang w:eastAsia="zh-CN"/>
              </w:rPr>
              <w:lastRenderedPageBreak/>
              <w:t>SAP</w:t>
            </w:r>
          </w:p>
        </w:tc>
        <w:tc>
          <w:tcPr>
            <w:tcW w:w="1994" w:type="dxa"/>
          </w:tcPr>
          <w:p w14:paraId="0538708B" w14:textId="77777777" w:rsidR="007C3827" w:rsidRDefault="00000000">
            <w:pPr>
              <w:pStyle w:val="F3"/>
              <w:keepLines/>
              <w:spacing w:before="156" w:after="156" w:line="360" w:lineRule="auto"/>
              <w:ind w:firstLineChars="0" w:firstLine="0"/>
              <w:rPr>
                <w:rFonts w:ascii="宋体" w:hAnsi="宋体" w:cs="宋体" w:hint="eastAsia"/>
                <w:szCs w:val="21"/>
              </w:rPr>
            </w:pPr>
            <w:r>
              <w:rPr>
                <w:rFonts w:ascii="宋体" w:hAnsi="宋体" w:cs="宋体" w:hint="eastAsia"/>
                <w:szCs w:val="21"/>
              </w:rPr>
              <w:t>微通道在用ERP系统</w:t>
            </w:r>
          </w:p>
        </w:tc>
        <w:tc>
          <w:tcPr>
            <w:tcW w:w="5700" w:type="dxa"/>
          </w:tcPr>
          <w:p w14:paraId="6142308D" w14:textId="77777777" w:rsidR="007C3827" w:rsidRDefault="00000000">
            <w:pPr>
              <w:pStyle w:val="F3"/>
              <w:keepLines/>
              <w:numPr>
                <w:ilvl w:val="0"/>
                <w:numId w:val="44"/>
              </w:numPr>
              <w:spacing w:before="156" w:after="156" w:line="360" w:lineRule="auto"/>
              <w:ind w:firstLineChars="0" w:firstLine="0"/>
              <w:jc w:val="left"/>
              <w:rPr>
                <w:rFonts w:ascii="宋体" w:hAnsi="宋体" w:cs="宋体" w:hint="eastAsia"/>
                <w:szCs w:val="21"/>
              </w:rPr>
            </w:pPr>
            <w:r>
              <w:rPr>
                <w:rFonts w:ascii="宋体" w:hAnsi="宋体" w:cs="宋体" w:hint="eastAsia"/>
                <w:szCs w:val="21"/>
              </w:rPr>
              <w:t>对接主数据-客户、物料、用户、部门、账套等到OTWB</w:t>
            </w:r>
          </w:p>
          <w:p w14:paraId="434D89EF" w14:textId="77777777" w:rsidR="007C3827" w:rsidRDefault="00000000">
            <w:pPr>
              <w:pStyle w:val="F3"/>
              <w:keepLines/>
              <w:numPr>
                <w:ilvl w:val="0"/>
                <w:numId w:val="44"/>
              </w:numPr>
              <w:spacing w:before="156" w:after="156" w:line="360" w:lineRule="auto"/>
              <w:ind w:firstLineChars="0" w:firstLine="0"/>
              <w:jc w:val="left"/>
              <w:rPr>
                <w:rFonts w:ascii="宋体" w:hAnsi="宋体" w:cs="宋体" w:hint="eastAsia"/>
                <w:szCs w:val="21"/>
              </w:rPr>
            </w:pPr>
            <w:r>
              <w:rPr>
                <w:rFonts w:ascii="宋体" w:hAnsi="宋体" w:cs="宋体" w:hint="eastAsia"/>
                <w:szCs w:val="21"/>
              </w:rPr>
              <w:t>对接SAP交货通知单到OTWB</w:t>
            </w:r>
          </w:p>
          <w:p w14:paraId="10B16135" w14:textId="77777777" w:rsidR="007C3827" w:rsidRDefault="007C3827">
            <w:pPr>
              <w:pStyle w:val="F3"/>
              <w:keepLines/>
              <w:spacing w:before="156" w:after="156" w:line="360" w:lineRule="auto"/>
              <w:ind w:firstLineChars="0" w:firstLine="0"/>
              <w:jc w:val="left"/>
              <w:rPr>
                <w:rFonts w:ascii="宋体" w:hAnsi="宋体" w:cs="宋体" w:hint="eastAsia"/>
                <w:szCs w:val="21"/>
              </w:rPr>
            </w:pPr>
          </w:p>
        </w:tc>
      </w:tr>
      <w:tr w:rsidR="007C3827" w14:paraId="62B9FB67" w14:textId="77777777">
        <w:trPr>
          <w:trHeight w:val="1692"/>
        </w:trPr>
        <w:tc>
          <w:tcPr>
            <w:tcW w:w="1394" w:type="dxa"/>
          </w:tcPr>
          <w:p w14:paraId="6F55E673" w14:textId="77777777" w:rsidR="007C3827" w:rsidRDefault="00000000">
            <w:pPr>
              <w:keepLines/>
              <w:spacing w:line="360" w:lineRule="auto"/>
              <w:jc w:val="center"/>
              <w:rPr>
                <w:rFonts w:ascii="宋体" w:hAnsi="宋体" w:cs="宋体" w:hint="eastAsia"/>
                <w:szCs w:val="21"/>
                <w:lang w:eastAsia="zh-CN"/>
              </w:rPr>
            </w:pPr>
            <w:r>
              <w:rPr>
                <w:rFonts w:ascii="宋体" w:hAnsi="宋体" w:cs="宋体" w:hint="eastAsia"/>
                <w:szCs w:val="21"/>
                <w:lang w:eastAsia="zh-CN"/>
              </w:rPr>
              <w:t>U9</w:t>
            </w:r>
          </w:p>
        </w:tc>
        <w:tc>
          <w:tcPr>
            <w:tcW w:w="1994" w:type="dxa"/>
          </w:tcPr>
          <w:p w14:paraId="4D76C2C9" w14:textId="77777777" w:rsidR="007C3827" w:rsidRDefault="00000000">
            <w:pPr>
              <w:pStyle w:val="F3"/>
              <w:keepLines/>
              <w:spacing w:before="156" w:after="156" w:line="360" w:lineRule="auto"/>
              <w:ind w:firstLineChars="0" w:firstLine="0"/>
              <w:rPr>
                <w:rFonts w:ascii="宋体" w:hAnsi="宋体" w:cs="宋体" w:hint="eastAsia"/>
                <w:szCs w:val="21"/>
              </w:rPr>
            </w:pPr>
            <w:r>
              <w:rPr>
                <w:rFonts w:ascii="宋体" w:hAnsi="宋体" w:cs="宋体" w:hint="eastAsia"/>
                <w:szCs w:val="21"/>
              </w:rPr>
              <w:t>企业互联网应用平台三方系统，汽零、家用商用、先途目前在使用</w:t>
            </w:r>
          </w:p>
        </w:tc>
        <w:tc>
          <w:tcPr>
            <w:tcW w:w="5700" w:type="dxa"/>
          </w:tcPr>
          <w:p w14:paraId="601B8058"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1、U9同步物料基础数据到OTWB</w:t>
            </w:r>
          </w:p>
          <w:p w14:paraId="1A179C51"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2、U9同步客户档案数据到OTWB</w:t>
            </w:r>
          </w:p>
          <w:p w14:paraId="16D49BEE"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3、U9同步账套数据到OTWB</w:t>
            </w:r>
          </w:p>
          <w:p w14:paraId="756EBE64"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4、U9同步用户数据到OTWB</w:t>
            </w:r>
          </w:p>
          <w:p w14:paraId="348B06BA" w14:textId="77777777" w:rsidR="007C3827" w:rsidRDefault="00000000">
            <w:pPr>
              <w:pStyle w:val="F3"/>
              <w:keepLines/>
              <w:spacing w:before="156" w:after="156" w:line="360" w:lineRule="auto"/>
              <w:ind w:firstLineChars="0" w:firstLine="0"/>
              <w:jc w:val="left"/>
              <w:rPr>
                <w:rFonts w:ascii="宋体" w:hAnsi="宋体" w:cs="宋体" w:hint="eastAsia"/>
                <w:szCs w:val="21"/>
              </w:rPr>
            </w:pPr>
            <w:r>
              <w:rPr>
                <w:rFonts w:ascii="宋体" w:hAnsi="宋体" w:cs="宋体" w:hint="eastAsia"/>
                <w:szCs w:val="21"/>
              </w:rPr>
              <w:t>5、U9同步部门数据到OTWB</w:t>
            </w:r>
          </w:p>
          <w:p w14:paraId="548DE5E9" w14:textId="77777777" w:rsidR="007C3827" w:rsidRDefault="007C3827">
            <w:pPr>
              <w:pStyle w:val="F3"/>
              <w:keepLines/>
              <w:spacing w:before="156" w:after="156" w:line="360" w:lineRule="auto"/>
              <w:ind w:firstLineChars="0" w:firstLine="0"/>
              <w:jc w:val="left"/>
              <w:rPr>
                <w:rFonts w:ascii="宋体" w:hAnsi="宋体" w:cs="宋体" w:hint="eastAsia"/>
                <w:szCs w:val="21"/>
              </w:rPr>
            </w:pPr>
          </w:p>
        </w:tc>
      </w:tr>
      <w:tr w:rsidR="007C3827" w14:paraId="250D1316" w14:textId="77777777">
        <w:trPr>
          <w:trHeight w:val="1182"/>
        </w:trPr>
        <w:tc>
          <w:tcPr>
            <w:tcW w:w="1394" w:type="dxa"/>
          </w:tcPr>
          <w:p w14:paraId="13EE7D81" w14:textId="77777777" w:rsidR="007C3827" w:rsidRDefault="00000000">
            <w:pPr>
              <w:keepLines/>
              <w:spacing w:line="360" w:lineRule="auto"/>
              <w:jc w:val="center"/>
              <w:rPr>
                <w:rFonts w:ascii="宋体" w:hAnsi="宋体" w:cs="宋体" w:hint="eastAsia"/>
                <w:szCs w:val="21"/>
                <w:lang w:eastAsia="zh-CN"/>
              </w:rPr>
            </w:pPr>
            <w:r>
              <w:rPr>
                <w:rFonts w:ascii="宋体" w:hAnsi="宋体" w:cs="宋体" w:hint="eastAsia"/>
                <w:szCs w:val="21"/>
                <w:lang w:eastAsia="zh-CN"/>
              </w:rPr>
              <w:t>ESB</w:t>
            </w:r>
          </w:p>
        </w:tc>
        <w:tc>
          <w:tcPr>
            <w:tcW w:w="1994" w:type="dxa"/>
          </w:tcPr>
          <w:p w14:paraId="3F518499" w14:textId="77777777" w:rsidR="007C3827" w:rsidRDefault="00000000">
            <w:pPr>
              <w:pStyle w:val="F3"/>
              <w:keepLines/>
              <w:spacing w:before="156" w:after="156" w:line="360" w:lineRule="auto"/>
              <w:ind w:firstLineChars="0" w:firstLine="0"/>
              <w:rPr>
                <w:rFonts w:ascii="宋体" w:hAnsi="宋体" w:cs="宋体" w:hint="eastAsia"/>
                <w:szCs w:val="21"/>
              </w:rPr>
            </w:pPr>
            <w:r>
              <w:rPr>
                <w:rFonts w:ascii="宋体" w:hAnsi="宋体" w:cs="宋体" w:hint="eastAsia"/>
                <w:szCs w:val="21"/>
              </w:rPr>
              <w:t>接口统一调用</w:t>
            </w:r>
          </w:p>
        </w:tc>
        <w:tc>
          <w:tcPr>
            <w:tcW w:w="5700" w:type="dxa"/>
          </w:tcPr>
          <w:p w14:paraId="3558A70B" w14:textId="77777777" w:rsidR="007C3827" w:rsidRDefault="00000000">
            <w:pPr>
              <w:keepLines/>
              <w:widowControl w:val="0"/>
              <w:adjustRightInd w:val="0"/>
              <w:snapToGrid w:val="0"/>
              <w:spacing w:beforeLines="50" w:before="156" w:afterLines="50" w:after="156" w:line="360" w:lineRule="auto"/>
              <w:jc w:val="both"/>
              <w:rPr>
                <w:rFonts w:ascii="宋体" w:hAnsi="宋体" w:cs="宋体" w:hint="eastAsia"/>
                <w:szCs w:val="21"/>
                <w:lang w:eastAsia="zh-CN"/>
              </w:rPr>
            </w:pPr>
            <w:r>
              <w:rPr>
                <w:rFonts w:ascii="宋体" w:hAnsi="宋体" w:cs="宋体" w:hint="eastAsia"/>
                <w:szCs w:val="21"/>
                <w:lang w:eastAsia="zh-CN"/>
              </w:rPr>
              <w:t>所有接口均通过ESB总线进行调用</w:t>
            </w:r>
          </w:p>
        </w:tc>
      </w:tr>
      <w:tr w:rsidR="007C3827" w14:paraId="129F1927" w14:textId="77777777">
        <w:trPr>
          <w:trHeight w:val="1005"/>
        </w:trPr>
        <w:tc>
          <w:tcPr>
            <w:tcW w:w="1394" w:type="dxa"/>
          </w:tcPr>
          <w:p w14:paraId="01A1EE6A" w14:textId="77777777" w:rsidR="007C3827" w:rsidRDefault="00000000">
            <w:pPr>
              <w:keepLines/>
              <w:widowControl w:val="0"/>
              <w:spacing w:line="360" w:lineRule="auto"/>
              <w:jc w:val="both"/>
              <w:rPr>
                <w:rFonts w:ascii="宋体" w:hAnsi="宋体" w:cs="宋体" w:hint="eastAsia"/>
                <w:szCs w:val="21"/>
                <w:lang w:eastAsia="zh-CN"/>
              </w:rPr>
            </w:pPr>
            <w:r>
              <w:rPr>
                <w:rFonts w:ascii="宋体" w:hAnsi="宋体" w:cs="宋体" w:hint="eastAsia"/>
                <w:szCs w:val="21"/>
                <w:lang w:eastAsia="zh-CN"/>
              </w:rPr>
              <w:t>中交兴路系统</w:t>
            </w:r>
          </w:p>
        </w:tc>
        <w:tc>
          <w:tcPr>
            <w:tcW w:w="1994" w:type="dxa"/>
          </w:tcPr>
          <w:p w14:paraId="3C440D8F" w14:textId="77777777" w:rsidR="007C3827" w:rsidRDefault="00000000">
            <w:pPr>
              <w:pStyle w:val="F3"/>
              <w:keepLines/>
              <w:spacing w:before="156" w:after="156" w:line="360" w:lineRule="auto"/>
              <w:ind w:firstLineChars="0" w:firstLine="0"/>
              <w:rPr>
                <w:rFonts w:ascii="宋体" w:hAnsi="宋体" w:cs="宋体" w:hint="eastAsia"/>
                <w:szCs w:val="21"/>
              </w:rPr>
            </w:pPr>
            <w:r>
              <w:rPr>
                <w:rFonts w:ascii="宋体" w:hAnsi="宋体" w:cs="宋体" w:hint="eastAsia"/>
                <w:szCs w:val="21"/>
              </w:rPr>
              <w:t>中交兴路/车载设备目前主要用于获取监控数据</w:t>
            </w:r>
          </w:p>
        </w:tc>
        <w:tc>
          <w:tcPr>
            <w:tcW w:w="5700" w:type="dxa"/>
          </w:tcPr>
          <w:p w14:paraId="19C8F182" w14:textId="77777777" w:rsidR="007C3827" w:rsidRDefault="00000000">
            <w:pPr>
              <w:keepLines/>
              <w:widowControl w:val="0"/>
              <w:adjustRightInd w:val="0"/>
              <w:snapToGrid w:val="0"/>
              <w:spacing w:beforeLines="50" w:before="156" w:afterLines="50" w:after="156" w:line="360" w:lineRule="auto"/>
              <w:jc w:val="both"/>
              <w:rPr>
                <w:rFonts w:ascii="宋体" w:hAnsi="宋体" w:cs="宋体" w:hint="eastAsia"/>
                <w:szCs w:val="21"/>
                <w:lang w:eastAsia="zh-CN"/>
              </w:rPr>
            </w:pPr>
            <w:r>
              <w:rPr>
                <w:rFonts w:ascii="宋体" w:hAnsi="宋体" w:cs="宋体" w:hint="eastAsia"/>
                <w:szCs w:val="21"/>
                <w:lang w:eastAsia="zh-CN"/>
              </w:rPr>
              <w:t>1、同步机制：定时/实时同步</w:t>
            </w:r>
          </w:p>
          <w:p w14:paraId="4CE5BCE7" w14:textId="77777777" w:rsidR="007C3827" w:rsidRDefault="00000000">
            <w:pPr>
              <w:keepLines/>
              <w:widowControl w:val="0"/>
              <w:adjustRightInd w:val="0"/>
              <w:snapToGrid w:val="0"/>
              <w:spacing w:beforeLines="50" w:before="156" w:afterLines="50" w:after="156" w:line="360" w:lineRule="auto"/>
              <w:jc w:val="both"/>
              <w:rPr>
                <w:rFonts w:ascii="宋体" w:hAnsi="宋体" w:cs="宋体" w:hint="eastAsia"/>
                <w:szCs w:val="21"/>
                <w:lang w:eastAsia="zh-CN"/>
              </w:rPr>
            </w:pPr>
            <w:r>
              <w:rPr>
                <w:rFonts w:ascii="宋体" w:hAnsi="宋体" w:cs="宋体" w:hint="eastAsia"/>
                <w:szCs w:val="21"/>
                <w:lang w:eastAsia="zh-CN"/>
              </w:rPr>
              <w:t>同步内容：车辆任务途中实时定位、轨迹、时速等信息</w:t>
            </w:r>
          </w:p>
          <w:p w14:paraId="248CB7FF" w14:textId="77777777" w:rsidR="007C3827" w:rsidRDefault="00000000">
            <w:pPr>
              <w:keepLines/>
              <w:widowControl w:val="0"/>
              <w:adjustRightInd w:val="0"/>
              <w:snapToGrid w:val="0"/>
              <w:spacing w:beforeLines="50" w:before="156" w:afterLines="50" w:after="156" w:line="360" w:lineRule="auto"/>
              <w:jc w:val="both"/>
              <w:rPr>
                <w:rFonts w:ascii="宋体" w:hAnsi="宋体" w:cs="宋体" w:hint="eastAsia"/>
                <w:szCs w:val="21"/>
                <w:lang w:eastAsia="zh-CN"/>
              </w:rPr>
            </w:pPr>
            <w:r>
              <w:rPr>
                <w:rFonts w:ascii="宋体" w:hAnsi="宋体" w:cs="宋体" w:hint="eastAsia"/>
                <w:szCs w:val="21"/>
                <w:lang w:eastAsia="zh-CN"/>
              </w:rPr>
              <w:t>业务单据字段：</w:t>
            </w:r>
          </w:p>
          <w:p w14:paraId="457B6F74" w14:textId="77777777" w:rsidR="007C3827" w:rsidRDefault="00000000">
            <w:pPr>
              <w:keepLines/>
              <w:widowControl w:val="0"/>
              <w:adjustRightInd w:val="0"/>
              <w:snapToGrid w:val="0"/>
              <w:spacing w:beforeLines="50" w:before="156" w:afterLines="50" w:after="156" w:line="360" w:lineRule="auto"/>
              <w:jc w:val="both"/>
              <w:rPr>
                <w:rFonts w:ascii="宋体" w:hAnsi="宋体" w:cs="宋体" w:hint="eastAsia"/>
                <w:szCs w:val="21"/>
                <w:lang w:eastAsia="zh-CN"/>
              </w:rPr>
            </w:pPr>
            <w:r>
              <w:rPr>
                <w:rFonts w:ascii="宋体" w:hAnsi="宋体" w:cs="宋体" w:hint="eastAsia"/>
                <w:szCs w:val="21"/>
                <w:lang w:eastAsia="zh-CN"/>
              </w:rPr>
              <w:t>接口内容：车牌号、位置坐标、行驶轨迹、当前时速等；</w:t>
            </w:r>
          </w:p>
          <w:p w14:paraId="2B6F895D" w14:textId="77777777" w:rsidR="007C3827" w:rsidRDefault="00000000">
            <w:pPr>
              <w:pStyle w:val="F3"/>
              <w:keepLines/>
              <w:spacing w:before="156" w:after="156" w:line="360" w:lineRule="auto"/>
              <w:ind w:firstLineChars="0" w:firstLine="0"/>
              <w:jc w:val="left"/>
              <w:rPr>
                <w:rFonts w:ascii="宋体" w:hAnsi="宋体" w:cs="宋体" w:hint="eastAsia"/>
                <w:color w:val="FF0000"/>
                <w:szCs w:val="21"/>
              </w:rPr>
            </w:pPr>
            <w:r>
              <w:rPr>
                <w:rFonts w:ascii="宋体" w:hAnsi="宋体" w:cs="宋体" w:hint="eastAsia"/>
                <w:color w:val="FF0000"/>
                <w:szCs w:val="21"/>
              </w:rPr>
              <w:t>给个业务板块独立申请开通，费用由各业务板块独立承担。</w:t>
            </w:r>
          </w:p>
          <w:p w14:paraId="70F56E8D" w14:textId="77777777" w:rsidR="007C3827" w:rsidRDefault="00000000">
            <w:pPr>
              <w:pStyle w:val="F3"/>
              <w:keepLines/>
              <w:spacing w:before="156" w:after="156" w:line="360" w:lineRule="auto"/>
              <w:ind w:firstLineChars="0" w:firstLine="0"/>
              <w:jc w:val="left"/>
              <w:rPr>
                <w:rFonts w:ascii="宋体" w:hAnsi="宋体" w:cs="宋体" w:hint="eastAsia"/>
                <w:color w:val="FF0000"/>
                <w:szCs w:val="21"/>
              </w:rPr>
            </w:pPr>
            <w:r>
              <w:rPr>
                <w:rFonts w:ascii="宋体" w:hAnsi="宋体" w:cs="宋体" w:hint="eastAsia"/>
                <w:color w:val="FF0000"/>
                <w:szCs w:val="21"/>
              </w:rPr>
              <w:t>承运商不需要车辆位置跟踪和轨迹跟踪。</w:t>
            </w:r>
          </w:p>
        </w:tc>
      </w:tr>
    </w:tbl>
    <w:p w14:paraId="7C949F71" w14:textId="77777777" w:rsidR="007C3827" w:rsidRDefault="00000000">
      <w:pPr>
        <w:pStyle w:val="1"/>
        <w:keepNext w:val="0"/>
        <w:spacing w:line="360" w:lineRule="auto"/>
        <w:rPr>
          <w:rFonts w:ascii="宋体" w:hAnsi="宋体" w:cs="宋体" w:hint="eastAsia"/>
        </w:rPr>
      </w:pPr>
      <w:bookmarkStart w:id="523" w:name="_Toc6015"/>
      <w:bookmarkStart w:id="524" w:name="_Toc2331"/>
      <w:bookmarkStart w:id="525" w:name="_Toc17664"/>
      <w:bookmarkStart w:id="526" w:name="_Toc30809"/>
      <w:bookmarkStart w:id="527" w:name="_Toc13360"/>
      <w:bookmarkStart w:id="528" w:name="_Toc14105"/>
      <w:bookmarkStart w:id="529" w:name="_Toc13004"/>
      <w:bookmarkStart w:id="530" w:name="_Toc11970"/>
      <w:bookmarkStart w:id="531" w:name="_Toc4732"/>
      <w:bookmarkStart w:id="532" w:name="_Toc27267"/>
      <w:bookmarkStart w:id="533" w:name="_Toc13624"/>
      <w:bookmarkStart w:id="534" w:name="_Toc101591685"/>
      <w:bookmarkStart w:id="535" w:name="_Toc1869"/>
      <w:bookmarkStart w:id="536" w:name="_Toc12969"/>
      <w:bookmarkStart w:id="537" w:name="_Toc13038"/>
      <w:bookmarkStart w:id="538" w:name="_Toc20804"/>
      <w:bookmarkStart w:id="539" w:name="_Toc5989"/>
      <w:bookmarkStart w:id="540" w:name="_Toc27552"/>
      <w:r>
        <w:rPr>
          <w:rFonts w:ascii="宋体" w:hAnsi="宋体" w:cs="宋体" w:hint="eastAsia"/>
          <w:lang w:eastAsia="zh-CN"/>
        </w:rPr>
        <w:t>业务流程</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p>
    <w:p w14:paraId="6CB5ADAE" w14:textId="77777777" w:rsidR="007C3827" w:rsidRDefault="00000000">
      <w:pPr>
        <w:pStyle w:val="2"/>
        <w:keepNext w:val="0"/>
        <w:spacing w:line="360" w:lineRule="auto"/>
        <w:ind w:left="573" w:hanging="573"/>
        <w:rPr>
          <w:rFonts w:ascii="宋体" w:hAnsi="宋体" w:cs="宋体" w:hint="eastAsia"/>
          <w:lang w:eastAsia="zh-CN"/>
        </w:rPr>
      </w:pPr>
      <w:bookmarkStart w:id="541" w:name="_Toc23563"/>
      <w:bookmarkStart w:id="542" w:name="_Toc20249"/>
      <w:bookmarkStart w:id="543" w:name="_Toc1747240452"/>
      <w:bookmarkStart w:id="544" w:name="_Toc26229"/>
      <w:bookmarkStart w:id="545" w:name="_Toc9948"/>
      <w:bookmarkStart w:id="546" w:name="_Toc15150"/>
      <w:bookmarkStart w:id="547" w:name="_Toc12942"/>
      <w:bookmarkStart w:id="548" w:name="_Toc24133"/>
      <w:bookmarkStart w:id="549" w:name="_Toc17282"/>
      <w:bookmarkStart w:id="550" w:name="_Toc30799"/>
      <w:bookmarkStart w:id="551" w:name="_Toc29867"/>
      <w:bookmarkStart w:id="552" w:name="_Toc15989"/>
      <w:bookmarkStart w:id="553" w:name="_Toc7418"/>
      <w:bookmarkStart w:id="554" w:name="_Toc25257"/>
      <w:bookmarkStart w:id="555" w:name="_Toc26831"/>
      <w:bookmarkStart w:id="556" w:name="_Toc21947"/>
      <w:bookmarkStart w:id="557" w:name="_Toc9822"/>
      <w:bookmarkStart w:id="558" w:name="_Toc25131"/>
      <w:r>
        <w:rPr>
          <w:rFonts w:ascii="宋体" w:hAnsi="宋体" w:cs="宋体" w:hint="eastAsia"/>
          <w:lang w:eastAsia="zh-CN"/>
        </w:rPr>
        <w:t>OTWB业务规划</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p w14:paraId="10D4E154" w14:textId="77777777" w:rsidR="007C3827" w:rsidRDefault="00000000">
      <w:pPr>
        <w:pStyle w:val="3"/>
        <w:keepNext w:val="0"/>
        <w:spacing w:line="360" w:lineRule="auto"/>
        <w:rPr>
          <w:rFonts w:ascii="宋体" w:hAnsi="宋体" w:cs="宋体" w:hint="eastAsia"/>
        </w:rPr>
      </w:pPr>
      <w:bookmarkStart w:id="559" w:name="_Toc15158"/>
      <w:bookmarkStart w:id="560" w:name="_Toc1141"/>
      <w:bookmarkStart w:id="561" w:name="_Toc28344"/>
      <w:bookmarkStart w:id="562" w:name="_Toc16834"/>
      <w:bookmarkStart w:id="563" w:name="_Toc29706"/>
      <w:bookmarkStart w:id="564" w:name="_Toc10780"/>
      <w:bookmarkStart w:id="565" w:name="_Toc11756"/>
      <w:bookmarkStart w:id="566" w:name="_Toc14126"/>
      <w:bookmarkStart w:id="567" w:name="_Toc29542"/>
      <w:bookmarkStart w:id="568" w:name="_Toc28112"/>
      <w:bookmarkStart w:id="569" w:name="_Toc820633429"/>
      <w:bookmarkStart w:id="570" w:name="_Toc2440"/>
      <w:bookmarkStart w:id="571" w:name="_Toc10618"/>
      <w:bookmarkStart w:id="572" w:name="_Toc25816"/>
      <w:bookmarkStart w:id="573" w:name="_Toc31011"/>
      <w:bookmarkStart w:id="574" w:name="_Toc9734"/>
      <w:bookmarkStart w:id="575" w:name="_Toc25014"/>
      <w:bookmarkStart w:id="576" w:name="_Toc18626"/>
      <w:r>
        <w:rPr>
          <w:rFonts w:ascii="宋体" w:hAnsi="宋体" w:cs="宋体" w:hint="eastAsia"/>
          <w:lang w:eastAsia="zh-CN"/>
        </w:rPr>
        <w:lastRenderedPageBreak/>
        <w:t>OTWB总体流程图</w:t>
      </w:r>
      <w:bookmarkStart w:id="577" w:name="_Toc27642"/>
      <w:bookmarkStart w:id="578" w:name="_Toc5725"/>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p w14:paraId="51D50365" w14:textId="77777777" w:rsidR="007C3827" w:rsidRDefault="00000000">
      <w:pPr>
        <w:keepLines/>
        <w:numPr>
          <w:ilvl w:val="255"/>
          <w:numId w:val="0"/>
        </w:numPr>
        <w:spacing w:line="360" w:lineRule="auto"/>
        <w:jc w:val="center"/>
        <w:rPr>
          <w:rFonts w:ascii="宋体" w:hAnsi="宋体" w:cs="宋体" w:hint="eastAsia"/>
        </w:rPr>
      </w:pPr>
      <w:bookmarkStart w:id="579" w:name="_Toc28941"/>
      <w:bookmarkStart w:id="580" w:name="_Toc10519"/>
      <w:bookmarkStart w:id="581" w:name="_Toc12012"/>
      <w:bookmarkStart w:id="582" w:name="_Toc17246"/>
      <w:bookmarkStart w:id="583" w:name="_Toc7393"/>
      <w:bookmarkStart w:id="584" w:name="_Toc3724"/>
      <w:bookmarkStart w:id="585" w:name="_Toc32719"/>
      <w:bookmarkStart w:id="586" w:name="_Toc1808"/>
      <w:bookmarkStart w:id="587" w:name="_Toc22807"/>
      <w:bookmarkStart w:id="588" w:name="_Toc16514"/>
      <w:r>
        <w:rPr>
          <w:rFonts w:ascii="宋体" w:hAnsi="宋体" w:cs="宋体" w:hint="eastAsia"/>
          <w:noProof/>
        </w:rPr>
        <w:drawing>
          <wp:inline distT="0" distB="0" distL="114300" distR="114300" wp14:anchorId="75758797" wp14:editId="38DF9D5F">
            <wp:extent cx="4660265" cy="4187190"/>
            <wp:effectExtent l="0" t="0" r="635" b="381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0"/>
                    <a:stretch>
                      <a:fillRect/>
                    </a:stretch>
                  </pic:blipFill>
                  <pic:spPr>
                    <a:xfrm>
                      <a:off x="0" y="0"/>
                      <a:ext cx="4660265" cy="4187190"/>
                    </a:xfrm>
                    <a:prstGeom prst="rect">
                      <a:avLst/>
                    </a:prstGeom>
                  </pic:spPr>
                </pic:pic>
              </a:graphicData>
            </a:graphic>
          </wp:inline>
        </w:drawing>
      </w:r>
      <w:bookmarkEnd w:id="579"/>
      <w:bookmarkEnd w:id="580"/>
      <w:bookmarkEnd w:id="581"/>
      <w:bookmarkEnd w:id="582"/>
      <w:bookmarkEnd w:id="583"/>
      <w:bookmarkEnd w:id="584"/>
      <w:bookmarkEnd w:id="585"/>
      <w:bookmarkEnd w:id="586"/>
      <w:bookmarkEnd w:id="587"/>
      <w:bookmarkEnd w:id="588"/>
    </w:p>
    <w:p w14:paraId="73F01626" w14:textId="77777777" w:rsidR="007C3827" w:rsidRDefault="00000000">
      <w:pPr>
        <w:keepNext/>
        <w:keepLines/>
        <w:spacing w:line="360" w:lineRule="auto"/>
        <w:ind w:firstLine="210"/>
        <w:rPr>
          <w:rFonts w:ascii="宋体" w:hAnsi="宋体" w:cs="宋体" w:hint="eastAsia"/>
          <w:color w:val="C00000"/>
          <w:lang w:eastAsia="zh-CN"/>
        </w:rPr>
      </w:pPr>
      <w:r>
        <w:rPr>
          <w:rFonts w:ascii="宋体" w:hAnsi="宋体" w:cs="宋体" w:hint="eastAsia"/>
          <w:color w:val="FF0000"/>
          <w:lang w:eastAsia="zh-CN"/>
        </w:rPr>
        <w:t>需要业务单元确认功能操作的人员角色（上线前收集相关信息）。</w:t>
      </w:r>
    </w:p>
    <w:p w14:paraId="5C8EB58D" w14:textId="77777777" w:rsidR="007C3827" w:rsidRDefault="00000000">
      <w:pPr>
        <w:pStyle w:val="3"/>
        <w:keepNext w:val="0"/>
        <w:spacing w:before="140" w:after="140" w:line="360" w:lineRule="auto"/>
        <w:rPr>
          <w:rFonts w:ascii="宋体" w:hAnsi="宋体" w:cs="宋体" w:hint="eastAsia"/>
          <w:lang w:eastAsia="zh-CN"/>
        </w:rPr>
      </w:pPr>
      <w:bookmarkStart w:id="589" w:name="_Toc4174"/>
      <w:bookmarkStart w:id="590" w:name="_Toc12922"/>
      <w:bookmarkStart w:id="591" w:name="_Toc7287"/>
      <w:bookmarkStart w:id="592" w:name="_Toc18216"/>
      <w:bookmarkStart w:id="593" w:name="_Toc11726"/>
      <w:bookmarkStart w:id="594" w:name="_Toc29710"/>
      <w:bookmarkStart w:id="595" w:name="_Toc5258"/>
      <w:bookmarkStart w:id="596" w:name="_Toc10879"/>
      <w:bookmarkStart w:id="597" w:name="_Toc25277"/>
      <w:bookmarkStart w:id="598" w:name="_Toc14260"/>
      <w:bookmarkStart w:id="599" w:name="_Toc10034"/>
      <w:bookmarkStart w:id="600" w:name="_Toc1616"/>
      <w:bookmarkStart w:id="601" w:name="_Toc19026"/>
      <w:bookmarkStart w:id="602" w:name="_Toc23664"/>
      <w:bookmarkStart w:id="603" w:name="_Toc13530"/>
      <w:bookmarkStart w:id="604" w:name="_Toc23275"/>
      <w:bookmarkStart w:id="605" w:name="_Toc1446816923"/>
      <w:bookmarkStart w:id="606" w:name="_Toc4239"/>
      <w:bookmarkStart w:id="607" w:name="_Toc19091"/>
      <w:r>
        <w:rPr>
          <w:rFonts w:ascii="宋体" w:hAnsi="宋体" w:cs="宋体" w:hint="eastAsia"/>
          <w:lang w:eastAsia="zh-CN"/>
        </w:rPr>
        <w:t>流程说明</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69D7C4E7"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【步骤1】</w:t>
      </w:r>
      <w:r>
        <w:rPr>
          <w:rFonts w:ascii="宋体" w:hAnsi="宋体" w:cs="宋体" w:hint="eastAsia"/>
          <w:szCs w:val="21"/>
        </w:rPr>
        <w:t>&lt;创建发货计划&gt;营业或内务人员在PES创建的发货计划信息。</w:t>
      </w:r>
    </w:p>
    <w:p w14:paraId="15A9B43A"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【步骤2】</w:t>
      </w:r>
      <w:r>
        <w:rPr>
          <w:rFonts w:ascii="宋体" w:hAnsi="宋体" w:cs="宋体" w:hint="eastAsia"/>
          <w:szCs w:val="21"/>
        </w:rPr>
        <w:t>&lt;生成物流订单&gt;OMS接收PES/SAP下推的发货计划，生成物流订单；或手动/导入物流订单信息。</w:t>
      </w:r>
    </w:p>
    <w:p w14:paraId="2A73D489"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【步骤3】</w:t>
      </w:r>
      <w:r>
        <w:rPr>
          <w:rFonts w:ascii="宋体" w:hAnsi="宋体" w:cs="宋体" w:hint="eastAsia"/>
          <w:szCs w:val="21"/>
        </w:rPr>
        <w:t>&lt;匹配承运商&gt;根据系统推荐的运输方式，匹配对应运输线路的承运商。</w:t>
      </w:r>
    </w:p>
    <w:p w14:paraId="38AD5FD7"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【步骤4】</w:t>
      </w:r>
      <w:r>
        <w:rPr>
          <w:rFonts w:ascii="宋体" w:hAnsi="宋体" w:cs="宋体" w:hint="eastAsia"/>
          <w:szCs w:val="21"/>
        </w:rPr>
        <w:t>&lt;运单&gt; 根据物流订单匹配的承运商生成承运商运单（承运商运输任务）。</w:t>
      </w:r>
    </w:p>
    <w:p w14:paraId="6E428D4D"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【步骤5】</w:t>
      </w:r>
      <w:r>
        <w:rPr>
          <w:rFonts w:ascii="宋体" w:hAnsi="宋体" w:cs="宋体" w:hint="eastAsia"/>
          <w:szCs w:val="21"/>
        </w:rPr>
        <w:t>&lt;任务单&gt;承运商对运单进行指派车辆操作后生成的车辆任务信息，包括司机信息、车辆信息、车辆承运物料信息；司机根据任务信息进行装车提货和签收等操作。</w:t>
      </w:r>
    </w:p>
    <w:p w14:paraId="0A33A6C8"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【步骤6】</w:t>
      </w:r>
      <w:r>
        <w:rPr>
          <w:rFonts w:ascii="宋体" w:hAnsi="宋体" w:cs="宋体" w:hint="eastAsia"/>
          <w:szCs w:val="21"/>
        </w:rPr>
        <w:t>&lt;仓库看板预约提货&gt; 承运商完成派车后生成仓库看板提货信息，仓库看板展示当日未提货的任务单。</w:t>
      </w:r>
    </w:p>
    <w:p w14:paraId="7A91F808"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【步骤7】</w:t>
      </w:r>
      <w:r>
        <w:rPr>
          <w:rFonts w:ascii="宋体" w:hAnsi="宋体" w:cs="宋体" w:hint="eastAsia"/>
          <w:szCs w:val="21"/>
        </w:rPr>
        <w:t>&lt;到厂装车&gt; 司机根据任务单进行到厂提货装车，装车完成后在移动端进行提货确认。</w:t>
      </w:r>
    </w:p>
    <w:p w14:paraId="4CE53FA5"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lastRenderedPageBreak/>
        <w:t>【步骤8】</w:t>
      </w:r>
      <w:r>
        <w:rPr>
          <w:rFonts w:ascii="宋体" w:hAnsi="宋体" w:cs="宋体" w:hint="eastAsia"/>
          <w:szCs w:val="21"/>
        </w:rPr>
        <w:t>&lt;运输跟踪&gt;零担运输过程中的干线运输、中转、配送环节需要记录承运车辆、司机信息创建对应类型的任务单信息，并根据车牌号跟踪车辆位置，由司机小程序扫描送货单二维码或承运商PC端上传运输节点车辆、司机信息。</w:t>
      </w:r>
    </w:p>
    <w:p w14:paraId="11C776C9"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【步骤9】</w:t>
      </w:r>
      <w:r>
        <w:rPr>
          <w:rFonts w:ascii="宋体" w:hAnsi="宋体" w:cs="宋体" w:hint="eastAsia"/>
          <w:szCs w:val="21"/>
        </w:rPr>
        <w:t>&lt;异常上报&gt;对运单运输过程中产生的异常事件进行记录上报，并划分责任方和扣费。</w:t>
      </w:r>
    </w:p>
    <w:p w14:paraId="2C24A854" w14:textId="77777777" w:rsidR="007C3827" w:rsidRDefault="00000000">
      <w:pPr>
        <w:pStyle w:val="F3"/>
        <w:keepLines/>
        <w:spacing w:beforeLines="0" w:before="0" w:afterLines="0" w:after="0" w:line="360" w:lineRule="auto"/>
        <w:ind w:leftChars="74" w:left="311" w:hangingChars="74" w:hanging="156"/>
        <w:rPr>
          <w:rFonts w:ascii="宋体" w:hAnsi="宋体" w:cs="宋体" w:hint="eastAsia"/>
          <w:szCs w:val="21"/>
        </w:rPr>
      </w:pPr>
      <w:r>
        <w:rPr>
          <w:rFonts w:ascii="宋体" w:hAnsi="宋体" w:cs="宋体" w:hint="eastAsia"/>
          <w:b/>
          <w:szCs w:val="21"/>
        </w:rPr>
        <w:t>【</w:t>
      </w:r>
      <w:r>
        <w:rPr>
          <w:rFonts w:ascii="宋体" w:hAnsi="宋体" w:cs="宋体" w:hint="eastAsia"/>
          <w:szCs w:val="21"/>
        </w:rPr>
        <w:t>步骤10】&lt;客户/任务单状态更新&gt;客户可在手机端直接看到任务单各节点的状态。当车辆进入成品仓电子围栏时触发入园，客户端运单状态显示已到车；</w:t>
      </w:r>
    </w:p>
    <w:p w14:paraId="155A77E8" w14:textId="77777777" w:rsidR="007C3827" w:rsidRDefault="00000000">
      <w:pPr>
        <w:pStyle w:val="F3"/>
        <w:keepLines/>
        <w:spacing w:before="156" w:after="156" w:line="360" w:lineRule="auto"/>
        <w:ind w:leftChars="74" w:left="310" w:hangingChars="74" w:hanging="155"/>
        <w:rPr>
          <w:rFonts w:ascii="宋体" w:hAnsi="宋体" w:cs="宋体" w:hint="eastAsia"/>
          <w:highlight w:val="green"/>
        </w:rPr>
      </w:pPr>
      <w:r>
        <w:rPr>
          <w:rFonts w:ascii="宋体" w:hAnsi="宋体" w:cs="宋体" w:hint="eastAsia"/>
          <w:szCs w:val="21"/>
        </w:rPr>
        <w:t>【步骤11】&lt;签收&gt;客户/司机客户端或承运商PC端可签收运单，并确认签收数量上传回单。</w:t>
      </w:r>
      <w:bookmarkStart w:id="608" w:name="_Toc1135906045"/>
    </w:p>
    <w:p w14:paraId="4AB6CD82" w14:textId="77777777" w:rsidR="007C3827" w:rsidRDefault="00000000">
      <w:pPr>
        <w:pStyle w:val="1"/>
        <w:keepNext w:val="0"/>
        <w:spacing w:line="360" w:lineRule="auto"/>
        <w:rPr>
          <w:rFonts w:ascii="宋体" w:hAnsi="宋体" w:cs="宋体" w:hint="eastAsia"/>
        </w:rPr>
      </w:pPr>
      <w:bookmarkStart w:id="609" w:name="_Toc19321"/>
      <w:bookmarkStart w:id="610" w:name="_Toc31943"/>
      <w:bookmarkStart w:id="611" w:name="_Toc18780"/>
      <w:bookmarkStart w:id="612" w:name="_Toc3475"/>
      <w:bookmarkStart w:id="613" w:name="_Toc24033"/>
      <w:bookmarkStart w:id="614" w:name="_Toc7200"/>
      <w:bookmarkStart w:id="615" w:name="_Toc19970"/>
      <w:bookmarkStart w:id="616" w:name="_Toc11960"/>
      <w:bookmarkStart w:id="617" w:name="_Toc14850"/>
      <w:bookmarkStart w:id="618" w:name="_Toc12437"/>
      <w:bookmarkStart w:id="619" w:name="_Toc11435"/>
      <w:bookmarkStart w:id="620" w:name="_Toc25204"/>
      <w:bookmarkStart w:id="621" w:name="_Toc26499"/>
      <w:bookmarkStart w:id="622" w:name="_Toc20005"/>
      <w:bookmarkStart w:id="623" w:name="_Toc24423"/>
      <w:bookmarkStart w:id="624" w:name="_Toc1050"/>
      <w:bookmarkStart w:id="625" w:name="_Toc18285"/>
      <w:r>
        <w:rPr>
          <w:rFonts w:ascii="宋体" w:hAnsi="宋体" w:cs="宋体" w:hint="eastAsia"/>
          <w:lang w:eastAsia="zh-CN"/>
        </w:rPr>
        <w:t>功能设计</w:t>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61F6BFFA" w14:textId="77777777" w:rsidR="007C3827" w:rsidRDefault="00000000">
      <w:pPr>
        <w:pStyle w:val="2"/>
        <w:keepNext w:val="0"/>
        <w:spacing w:line="360" w:lineRule="auto"/>
        <w:rPr>
          <w:rFonts w:ascii="宋体" w:hAnsi="宋体" w:cs="宋体" w:hint="eastAsia"/>
        </w:rPr>
      </w:pPr>
      <w:bookmarkStart w:id="626" w:name="_Toc16440"/>
      <w:bookmarkStart w:id="627" w:name="_Toc29855"/>
      <w:bookmarkStart w:id="628" w:name="_Toc22597"/>
      <w:bookmarkStart w:id="629" w:name="_Toc8778"/>
      <w:bookmarkStart w:id="630" w:name="_Toc179598908"/>
      <w:bookmarkStart w:id="631" w:name="_Toc2790"/>
      <w:bookmarkStart w:id="632" w:name="_Toc75341091"/>
      <w:bookmarkStart w:id="633" w:name="_Toc22970"/>
      <w:bookmarkStart w:id="634" w:name="_Toc98"/>
      <w:bookmarkStart w:id="635" w:name="_Toc19052"/>
      <w:bookmarkStart w:id="636" w:name="_Toc30144"/>
      <w:bookmarkStart w:id="637" w:name="_Toc19339"/>
      <w:bookmarkStart w:id="638" w:name="_Toc5790"/>
      <w:bookmarkStart w:id="639" w:name="_Toc26365"/>
      <w:bookmarkStart w:id="640" w:name="_Toc30287"/>
      <w:bookmarkStart w:id="641" w:name="_Toc16916"/>
      <w:bookmarkStart w:id="642" w:name="_Toc2576"/>
      <w:bookmarkStart w:id="643" w:name="_Toc17061"/>
      <w:bookmarkStart w:id="644" w:name="_Toc22003"/>
      <w:r>
        <w:rPr>
          <w:rFonts w:ascii="宋体" w:hAnsi="宋体" w:cs="宋体" w:hint="eastAsia"/>
        </w:rPr>
        <w:t>技术架构图</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22FCC29" w14:textId="77777777" w:rsidR="007C3827" w:rsidRDefault="00000000">
      <w:pPr>
        <w:pStyle w:val="3"/>
        <w:keepNext w:val="0"/>
        <w:spacing w:line="360" w:lineRule="auto"/>
        <w:rPr>
          <w:rFonts w:ascii="宋体" w:hAnsi="宋体" w:cs="宋体" w:hint="eastAsia"/>
        </w:rPr>
      </w:pPr>
      <w:bookmarkStart w:id="645" w:name="_Toc150"/>
      <w:bookmarkStart w:id="646" w:name="_Toc17157"/>
      <w:bookmarkStart w:id="647" w:name="_Toc18017"/>
      <w:bookmarkStart w:id="648" w:name="_Toc1645"/>
      <w:bookmarkStart w:id="649" w:name="_Toc23037"/>
      <w:bookmarkStart w:id="650" w:name="_Toc22697"/>
      <w:bookmarkStart w:id="651" w:name="_Toc31737"/>
      <w:bookmarkStart w:id="652" w:name="_Toc2510"/>
      <w:bookmarkStart w:id="653" w:name="_Toc11581"/>
      <w:bookmarkStart w:id="654" w:name="_Toc1566735118"/>
      <w:bookmarkStart w:id="655" w:name="_Toc27732"/>
      <w:bookmarkStart w:id="656" w:name="_Toc15813"/>
      <w:bookmarkStart w:id="657" w:name="_Toc6506"/>
      <w:bookmarkStart w:id="658" w:name="_Toc11213"/>
      <w:bookmarkStart w:id="659" w:name="_Toc9834"/>
      <w:bookmarkStart w:id="660" w:name="_Toc12331"/>
      <w:bookmarkStart w:id="661" w:name="_Toc32287"/>
      <w:bookmarkStart w:id="662" w:name="_Toc31764"/>
      <w:r>
        <w:rPr>
          <w:rFonts w:ascii="宋体" w:hAnsi="宋体" w:cs="宋体" w:hint="eastAsia"/>
        </w:rPr>
        <w:t>微服务架构图</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14:paraId="0EB821C8" w14:textId="77777777" w:rsidR="007C3827" w:rsidRDefault="00000000">
      <w:pPr>
        <w:numPr>
          <w:ilvl w:val="255"/>
          <w:numId w:val="0"/>
        </w:numPr>
        <w:spacing w:line="360" w:lineRule="auto"/>
        <w:jc w:val="center"/>
        <w:rPr>
          <w:rFonts w:ascii="宋体" w:hAnsi="宋体" w:cs="宋体" w:hint="eastAsia"/>
        </w:rPr>
      </w:pPr>
      <w:bookmarkStart w:id="663" w:name="_Toc23212"/>
      <w:bookmarkStart w:id="664" w:name="_Toc19808"/>
      <w:bookmarkStart w:id="665" w:name="_Toc9844"/>
      <w:bookmarkStart w:id="666" w:name="_Toc2199"/>
      <w:bookmarkStart w:id="667" w:name="_Toc25230"/>
      <w:bookmarkStart w:id="668" w:name="_Toc5657"/>
      <w:bookmarkStart w:id="669" w:name="_Toc19113"/>
      <w:bookmarkStart w:id="670" w:name="_Toc20521"/>
      <w:bookmarkStart w:id="671" w:name="_Toc11881"/>
      <w:bookmarkStart w:id="672" w:name="_Toc27429"/>
      <w:r>
        <w:rPr>
          <w:rFonts w:ascii="宋体" w:hAnsi="宋体" w:cs="宋体" w:hint="eastAsia"/>
          <w:noProof/>
          <w:lang w:eastAsia="zh-CN"/>
        </w:rPr>
        <w:drawing>
          <wp:inline distT="0" distB="0" distL="114300" distR="114300" wp14:anchorId="75A5268A" wp14:editId="5BC484F3">
            <wp:extent cx="4482465" cy="1963420"/>
            <wp:effectExtent l="0" t="0" r="635" b="5080"/>
            <wp:docPr id="26" name="图片 2" descr="b5b5f4cdc1b7dd5db250ab25248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b5b5f4cdc1b7dd5db250ab252488256"/>
                    <pic:cNvPicPr>
                      <a:picLocks noChangeAspect="1"/>
                    </pic:cNvPicPr>
                  </pic:nvPicPr>
                  <pic:blipFill>
                    <a:blip r:embed="rId31"/>
                    <a:stretch>
                      <a:fillRect/>
                    </a:stretch>
                  </pic:blipFill>
                  <pic:spPr>
                    <a:xfrm>
                      <a:off x="0" y="0"/>
                      <a:ext cx="4482465" cy="1963420"/>
                    </a:xfrm>
                    <a:prstGeom prst="rect">
                      <a:avLst/>
                    </a:prstGeom>
                  </pic:spPr>
                </pic:pic>
              </a:graphicData>
            </a:graphic>
          </wp:inline>
        </w:drawing>
      </w:r>
      <w:bookmarkEnd w:id="663"/>
      <w:bookmarkEnd w:id="664"/>
      <w:bookmarkEnd w:id="665"/>
      <w:bookmarkEnd w:id="666"/>
      <w:bookmarkEnd w:id="667"/>
      <w:bookmarkEnd w:id="668"/>
      <w:bookmarkEnd w:id="669"/>
      <w:bookmarkEnd w:id="670"/>
      <w:bookmarkEnd w:id="671"/>
      <w:bookmarkEnd w:id="672"/>
    </w:p>
    <w:p w14:paraId="48F4A3D0" w14:textId="77777777" w:rsidR="007C3827" w:rsidRDefault="007C3827">
      <w:pPr>
        <w:keepLines/>
        <w:spacing w:line="360" w:lineRule="auto"/>
        <w:jc w:val="center"/>
        <w:rPr>
          <w:rFonts w:ascii="宋体" w:hAnsi="宋体" w:cs="宋体" w:hint="eastAsia"/>
          <w:lang w:eastAsia="zh-CN"/>
        </w:rPr>
      </w:pPr>
    </w:p>
    <w:p w14:paraId="6C3D3834"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1D2D5232" wp14:editId="6EB6FB90">
            <wp:extent cx="4489450" cy="5461635"/>
            <wp:effectExtent l="0" t="0" r="6350" b="12065"/>
            <wp:docPr id="5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0"/>
                    <pic:cNvPicPr>
                      <a:picLocks noChangeAspect="1"/>
                    </pic:cNvPicPr>
                  </pic:nvPicPr>
                  <pic:blipFill>
                    <a:blip r:embed="rId32"/>
                    <a:stretch>
                      <a:fillRect/>
                    </a:stretch>
                  </pic:blipFill>
                  <pic:spPr>
                    <a:xfrm>
                      <a:off x="0" y="0"/>
                      <a:ext cx="4489450" cy="5461635"/>
                    </a:xfrm>
                    <a:prstGeom prst="rect">
                      <a:avLst/>
                    </a:prstGeom>
                  </pic:spPr>
                </pic:pic>
              </a:graphicData>
            </a:graphic>
          </wp:inline>
        </w:drawing>
      </w:r>
    </w:p>
    <w:p w14:paraId="03A21456" w14:textId="77777777" w:rsidR="007C3827" w:rsidRDefault="00000000">
      <w:pPr>
        <w:pStyle w:val="a2"/>
        <w:keepLines/>
        <w:spacing w:line="360" w:lineRule="auto"/>
        <w:ind w:firstLine="210"/>
        <w:rPr>
          <w:rFonts w:ascii="宋体" w:hAnsi="宋体" w:cs="宋体" w:hint="eastAsia"/>
          <w:color w:val="000000"/>
        </w:rPr>
      </w:pPr>
      <w:r>
        <w:rPr>
          <w:rFonts w:ascii="宋体" w:hAnsi="宋体" w:cs="宋体" w:hint="eastAsia"/>
          <w:color w:val="000000"/>
        </w:rPr>
        <w:t>接口对接方式描述一期费用结算不涉及每刻、oa报销单做集成。</w:t>
      </w:r>
    </w:p>
    <w:p w14:paraId="7BF2DB04" w14:textId="77777777" w:rsidR="007C3827" w:rsidRDefault="00000000">
      <w:pPr>
        <w:pStyle w:val="3"/>
        <w:keepNext w:val="0"/>
        <w:spacing w:line="360" w:lineRule="auto"/>
        <w:rPr>
          <w:rFonts w:ascii="宋体" w:hAnsi="宋体" w:cs="宋体" w:hint="eastAsia"/>
        </w:rPr>
      </w:pPr>
      <w:bookmarkStart w:id="673" w:name="_Toc26157"/>
      <w:bookmarkStart w:id="674" w:name="_Toc25351"/>
      <w:bookmarkStart w:id="675" w:name="_Toc11015"/>
      <w:bookmarkStart w:id="676" w:name="_Toc30362"/>
      <w:bookmarkStart w:id="677" w:name="_Toc21979"/>
      <w:bookmarkStart w:id="678" w:name="_Toc15498"/>
      <w:bookmarkStart w:id="679" w:name="_Toc12398"/>
      <w:bookmarkStart w:id="680" w:name="_Toc9289"/>
      <w:bookmarkStart w:id="681" w:name="_Toc19037"/>
      <w:bookmarkStart w:id="682" w:name="_Toc26266"/>
      <w:bookmarkStart w:id="683" w:name="_Toc75341094"/>
      <w:bookmarkStart w:id="684" w:name="_Toc2810"/>
      <w:bookmarkStart w:id="685" w:name="_Toc9627"/>
      <w:bookmarkStart w:id="686" w:name="_Toc12299"/>
      <w:bookmarkStart w:id="687" w:name="_Toc2809"/>
      <w:bookmarkStart w:id="688" w:name="_Toc1906212130"/>
      <w:bookmarkStart w:id="689" w:name="_Toc18380"/>
      <w:bookmarkStart w:id="690" w:name="_Toc10888"/>
      <w:bookmarkStart w:id="691" w:name="_Toc14667"/>
      <w:r>
        <w:rPr>
          <w:rFonts w:ascii="宋体" w:hAnsi="宋体" w:cs="宋体" w:hint="eastAsia"/>
        </w:rPr>
        <w:t>技术选型</w:t>
      </w:r>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2EC91600" w14:textId="77777777" w:rsidR="007C3827" w:rsidRDefault="00000000">
      <w:pPr>
        <w:pStyle w:val="10"/>
        <w:keepLines/>
        <w:numPr>
          <w:ilvl w:val="0"/>
          <w:numId w:val="45"/>
        </w:numPr>
        <w:spacing w:line="360" w:lineRule="auto"/>
        <w:ind w:firstLineChars="0"/>
        <w:rPr>
          <w:rFonts w:ascii="宋体" w:hAnsi="宋体" w:cs="宋体" w:hint="eastAsia"/>
          <w:szCs w:val="21"/>
        </w:rPr>
      </w:pPr>
      <w:r>
        <w:rPr>
          <w:rFonts w:ascii="宋体" w:hAnsi="宋体" w:cs="宋体" w:hint="eastAsia"/>
          <w:szCs w:val="21"/>
        </w:rPr>
        <w:t>后端：</w:t>
      </w:r>
    </w:p>
    <w:tbl>
      <w:tblPr>
        <w:tblW w:w="0" w:type="auto"/>
        <w:tblBorders>
          <w:top w:val="single" w:sz="6" w:space="0" w:color="C6CBD1"/>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129"/>
        <w:gridCol w:w="4329"/>
      </w:tblGrid>
      <w:tr w:rsidR="007C3827" w14:paraId="71A91852" w14:textId="77777777">
        <w:trPr>
          <w:tblHeader/>
        </w:trPr>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35DC70D" w14:textId="77777777" w:rsidR="007C3827" w:rsidRDefault="00000000">
            <w:pPr>
              <w:keepLines/>
              <w:spacing w:line="360" w:lineRule="auto"/>
              <w:jc w:val="center"/>
              <w:rPr>
                <w:rFonts w:ascii="宋体" w:hAnsi="宋体" w:cs="宋体" w:hint="eastAsia"/>
                <w:b/>
                <w:color w:val="2E405E"/>
                <w:szCs w:val="21"/>
              </w:rPr>
            </w:pPr>
            <w:r>
              <w:rPr>
                <w:rFonts w:ascii="宋体" w:hAnsi="宋体" w:cs="宋体" w:hint="eastAsia"/>
                <w:b/>
                <w:color w:val="2E405E"/>
                <w:kern w:val="0"/>
                <w:szCs w:val="21"/>
                <w:lang w:eastAsia="zh-CN" w:bidi="ar"/>
              </w:rPr>
              <w:t>组件</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AA41BE" w14:textId="77777777" w:rsidR="007C3827" w:rsidRDefault="00000000">
            <w:pPr>
              <w:keepLines/>
              <w:spacing w:line="360" w:lineRule="auto"/>
              <w:jc w:val="center"/>
              <w:rPr>
                <w:rFonts w:ascii="宋体" w:hAnsi="宋体" w:cs="宋体" w:hint="eastAsia"/>
                <w:b/>
                <w:color w:val="2E405E"/>
                <w:szCs w:val="21"/>
              </w:rPr>
            </w:pPr>
            <w:r>
              <w:rPr>
                <w:rFonts w:ascii="宋体" w:hAnsi="宋体" w:cs="宋体" w:hint="eastAsia"/>
                <w:b/>
                <w:color w:val="2E405E"/>
                <w:kern w:val="0"/>
                <w:szCs w:val="21"/>
                <w:lang w:eastAsia="zh-CN" w:bidi="ar"/>
              </w:rPr>
              <w:t>版本</w:t>
            </w:r>
          </w:p>
        </w:tc>
      </w:tr>
      <w:tr w:rsidR="007C3827" w14:paraId="7C480A3E"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16FD31"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Spring Cloud</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FFC474C"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Hoxton.SR12</w:t>
            </w:r>
          </w:p>
        </w:tc>
      </w:tr>
      <w:tr w:rsidR="007C3827" w14:paraId="34258288"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BDF258"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Spring Cloud Alibaba</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0703B0"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2.2.8.RELEASE</w:t>
            </w:r>
          </w:p>
        </w:tc>
      </w:tr>
      <w:tr w:rsidR="007C3827" w14:paraId="663EB803"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0D5E2B"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Spring boot</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E26B65"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2.3.12.RELEASE</w:t>
            </w:r>
          </w:p>
        </w:tc>
      </w:tr>
      <w:tr w:rsidR="007C3827" w14:paraId="2A27BD72"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263F62"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nacos</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5A597C"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2.1.0</w:t>
            </w:r>
          </w:p>
        </w:tc>
      </w:tr>
      <w:tr w:rsidR="007C3827" w14:paraId="36737599"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9B7842"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lastRenderedPageBreak/>
              <w:t>sentinel</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615E82"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2.2.8</w:t>
            </w:r>
          </w:p>
        </w:tc>
      </w:tr>
      <w:tr w:rsidR="007C3827" w14:paraId="68D40C21"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73364B"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commons io</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F68835"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2.11.0</w:t>
            </w:r>
          </w:p>
        </w:tc>
      </w:tr>
      <w:tr w:rsidR="007C3827" w14:paraId="340211A2"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E234A4"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commons collections</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0A4B92"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3.2.2</w:t>
            </w:r>
          </w:p>
        </w:tc>
      </w:tr>
      <w:tr w:rsidR="007C3827" w14:paraId="7B613545"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6B356A"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hutool</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ECFAE1"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5.8.5</w:t>
            </w:r>
          </w:p>
        </w:tc>
      </w:tr>
      <w:tr w:rsidR="007C3827" w14:paraId="65178859"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45865D"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mapstruct</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4076BA"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1.3.0.Final</w:t>
            </w:r>
          </w:p>
        </w:tc>
      </w:tr>
      <w:tr w:rsidR="007C3827" w14:paraId="5E8D3FE5"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D6A2CF"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mybatis-plus</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30CF4C"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3.4.2</w:t>
            </w:r>
          </w:p>
        </w:tc>
      </w:tr>
      <w:tr w:rsidR="007C3827" w14:paraId="68684287"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D91140"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knife4j</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77B505"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3.0.3</w:t>
            </w:r>
          </w:p>
        </w:tc>
      </w:tr>
      <w:tr w:rsidR="007C3827" w14:paraId="5B3D2BCE"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CD1A5A"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fastjson</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789D74"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1.2.78</w:t>
            </w:r>
          </w:p>
        </w:tc>
      </w:tr>
      <w:tr w:rsidR="007C3827" w14:paraId="056C64CF"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C66550"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poi</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A2981FB" w14:textId="77777777" w:rsidR="007C3827" w:rsidRDefault="00000000">
            <w:pPr>
              <w:keepLines/>
              <w:spacing w:line="360" w:lineRule="auto"/>
              <w:rPr>
                <w:rFonts w:ascii="宋体" w:hAnsi="宋体" w:cs="宋体" w:hint="eastAsia"/>
                <w:color w:val="2E405E"/>
                <w:szCs w:val="21"/>
              </w:rPr>
            </w:pPr>
            <w:r>
              <w:rPr>
                <w:rFonts w:ascii="宋体" w:hAnsi="宋体" w:cs="宋体" w:hint="eastAsia"/>
                <w:color w:val="2E405E"/>
                <w:kern w:val="0"/>
                <w:szCs w:val="21"/>
                <w:lang w:eastAsia="zh-CN" w:bidi="ar"/>
              </w:rPr>
              <w:t>4.1.2</w:t>
            </w:r>
          </w:p>
        </w:tc>
      </w:tr>
      <w:tr w:rsidR="007C3827" w14:paraId="7EA7BD22"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641EE2"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hibernate-validator</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019B18"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6.0.17.Final</w:t>
            </w:r>
          </w:p>
        </w:tc>
      </w:tr>
      <w:tr w:rsidR="007C3827" w14:paraId="58F51F4D"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0FC441"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sa-token</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E8B1AD" w14:textId="77777777" w:rsidR="007C3827" w:rsidRDefault="00000000">
            <w:pPr>
              <w:keepLines/>
              <w:spacing w:line="360" w:lineRule="auto"/>
              <w:rPr>
                <w:rFonts w:ascii="宋体" w:hAnsi="宋体" w:cs="宋体" w:hint="eastAsia"/>
                <w:color w:val="2E405E"/>
                <w:kern w:val="0"/>
                <w:szCs w:val="21"/>
                <w:lang w:eastAsia="zh-CN" w:bidi="ar"/>
              </w:rPr>
            </w:pPr>
            <w:r>
              <w:rPr>
                <w:rFonts w:ascii="宋体" w:hAnsi="宋体" w:cs="宋体" w:hint="eastAsia"/>
                <w:color w:val="2E405E"/>
                <w:kern w:val="0"/>
                <w:szCs w:val="21"/>
                <w:lang w:eastAsia="zh-CN" w:bidi="ar"/>
              </w:rPr>
              <w:t>1.34.0</w:t>
            </w:r>
          </w:p>
        </w:tc>
      </w:tr>
    </w:tbl>
    <w:p w14:paraId="4EBEA4B7" w14:textId="77777777" w:rsidR="007C3827" w:rsidRDefault="00000000">
      <w:pPr>
        <w:pStyle w:val="10"/>
        <w:keepLines/>
        <w:numPr>
          <w:ilvl w:val="0"/>
          <w:numId w:val="45"/>
        </w:numPr>
        <w:spacing w:line="360" w:lineRule="auto"/>
        <w:ind w:firstLineChars="0"/>
        <w:rPr>
          <w:rFonts w:ascii="宋体" w:hAnsi="宋体" w:cs="宋体" w:hint="eastAsia"/>
          <w:szCs w:val="21"/>
        </w:rPr>
      </w:pPr>
      <w:r>
        <w:rPr>
          <w:rFonts w:ascii="宋体" w:hAnsi="宋体" w:cs="宋体" w:hint="eastAsia"/>
          <w:szCs w:val="21"/>
        </w:rPr>
        <w:t>前端</w:t>
      </w:r>
      <w:r>
        <w:rPr>
          <w:rFonts w:ascii="宋体" w:hAnsi="宋体" w:cs="宋体" w:hint="eastAsia"/>
          <w:szCs w:val="21"/>
          <w:lang w:eastAsia="zh-CN"/>
        </w:rPr>
        <w:t>：</w:t>
      </w:r>
    </w:p>
    <w:tbl>
      <w:tblPr>
        <w:tblW w:w="0" w:type="auto"/>
        <w:tblBorders>
          <w:top w:val="single" w:sz="6" w:space="0" w:color="C6CBD1"/>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128"/>
        <w:gridCol w:w="4328"/>
      </w:tblGrid>
      <w:tr w:rsidR="007C3827" w14:paraId="335037FD" w14:textId="77777777">
        <w:trPr>
          <w:tblHeader/>
        </w:trPr>
        <w:tc>
          <w:tcPr>
            <w:tcW w:w="512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C1CEDC" w14:textId="77777777" w:rsidR="007C3827" w:rsidRDefault="00000000">
            <w:pPr>
              <w:keepLines/>
              <w:spacing w:line="360" w:lineRule="auto"/>
              <w:jc w:val="center"/>
              <w:rPr>
                <w:rFonts w:ascii="宋体" w:hAnsi="宋体" w:cs="宋体" w:hint="eastAsia"/>
                <w:b/>
                <w:color w:val="2E405E"/>
                <w:sz w:val="24"/>
                <w:szCs w:val="24"/>
              </w:rPr>
            </w:pPr>
            <w:r>
              <w:rPr>
                <w:rFonts w:ascii="宋体" w:hAnsi="宋体" w:cs="宋体" w:hint="eastAsia"/>
                <w:b/>
                <w:color w:val="2E405E"/>
                <w:sz w:val="24"/>
                <w:szCs w:val="24"/>
              </w:rPr>
              <w:t>框架</w:t>
            </w:r>
          </w:p>
        </w:tc>
        <w:tc>
          <w:tcPr>
            <w:tcW w:w="432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29813F" w14:textId="77777777" w:rsidR="007C3827" w:rsidRDefault="00000000">
            <w:pPr>
              <w:keepLines/>
              <w:spacing w:line="360" w:lineRule="auto"/>
              <w:jc w:val="center"/>
              <w:rPr>
                <w:rFonts w:ascii="宋体" w:hAnsi="宋体" w:cs="宋体" w:hint="eastAsia"/>
                <w:b/>
                <w:color w:val="2E405E"/>
                <w:sz w:val="24"/>
                <w:szCs w:val="24"/>
              </w:rPr>
            </w:pPr>
            <w:r>
              <w:rPr>
                <w:rFonts w:ascii="宋体" w:hAnsi="宋体" w:cs="宋体" w:hint="eastAsia"/>
                <w:b/>
                <w:color w:val="2E405E"/>
                <w:kern w:val="0"/>
                <w:sz w:val="24"/>
                <w:szCs w:val="24"/>
                <w:lang w:eastAsia="zh-CN" w:bidi="ar"/>
              </w:rPr>
              <w:t>版本</w:t>
            </w:r>
          </w:p>
        </w:tc>
      </w:tr>
      <w:tr w:rsidR="007C3827" w14:paraId="76364AAA" w14:textId="77777777">
        <w:tc>
          <w:tcPr>
            <w:tcW w:w="512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80B72F"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Vue</w:t>
            </w:r>
          </w:p>
        </w:tc>
        <w:tc>
          <w:tcPr>
            <w:tcW w:w="432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004A7D"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2.6</w:t>
            </w:r>
          </w:p>
        </w:tc>
      </w:tr>
      <w:tr w:rsidR="007C3827" w14:paraId="51CC0713" w14:textId="77777777">
        <w:tc>
          <w:tcPr>
            <w:tcW w:w="512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DB50E0"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Element UI</w:t>
            </w:r>
          </w:p>
        </w:tc>
        <w:tc>
          <w:tcPr>
            <w:tcW w:w="432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BA5141"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2.14</w:t>
            </w:r>
          </w:p>
        </w:tc>
      </w:tr>
    </w:tbl>
    <w:p w14:paraId="1B38434A" w14:textId="77777777" w:rsidR="007C3827" w:rsidRDefault="00000000">
      <w:pPr>
        <w:pStyle w:val="10"/>
        <w:keepLines/>
        <w:numPr>
          <w:ilvl w:val="0"/>
          <w:numId w:val="45"/>
        </w:numPr>
        <w:spacing w:line="360" w:lineRule="auto"/>
        <w:ind w:firstLineChars="0"/>
        <w:rPr>
          <w:rFonts w:ascii="宋体" w:hAnsi="宋体" w:cs="宋体" w:hint="eastAsia"/>
          <w:szCs w:val="21"/>
        </w:rPr>
      </w:pPr>
      <w:r>
        <w:rPr>
          <w:rFonts w:ascii="宋体" w:hAnsi="宋体" w:cs="宋体" w:hint="eastAsia"/>
          <w:szCs w:val="21"/>
        </w:rPr>
        <w:t>数据库</w:t>
      </w:r>
      <w:r>
        <w:rPr>
          <w:rFonts w:ascii="宋体" w:hAnsi="宋体" w:cs="宋体" w:hint="eastAsia"/>
          <w:szCs w:val="21"/>
          <w:lang w:eastAsia="zh-CN"/>
        </w:rPr>
        <w:t>：</w:t>
      </w:r>
    </w:p>
    <w:tbl>
      <w:tblPr>
        <w:tblW w:w="0" w:type="auto"/>
        <w:tblBorders>
          <w:top w:val="single" w:sz="6" w:space="0" w:color="C6CBD1"/>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129"/>
        <w:gridCol w:w="4329"/>
      </w:tblGrid>
      <w:tr w:rsidR="007C3827" w14:paraId="0E2C0F52" w14:textId="77777777">
        <w:trPr>
          <w:tblHeader/>
        </w:trPr>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7A2A20" w14:textId="77777777" w:rsidR="007C3827" w:rsidRDefault="00000000">
            <w:pPr>
              <w:keepLines/>
              <w:spacing w:line="360" w:lineRule="auto"/>
              <w:jc w:val="center"/>
              <w:rPr>
                <w:rFonts w:ascii="宋体" w:hAnsi="宋体" w:cs="宋体" w:hint="eastAsia"/>
                <w:b/>
                <w:color w:val="2E405E"/>
                <w:sz w:val="24"/>
                <w:szCs w:val="24"/>
              </w:rPr>
            </w:pPr>
            <w:r>
              <w:rPr>
                <w:rFonts w:ascii="宋体" w:hAnsi="宋体" w:cs="宋体" w:hint="eastAsia"/>
                <w:b/>
                <w:color w:val="2E405E"/>
                <w:sz w:val="24"/>
                <w:szCs w:val="24"/>
              </w:rPr>
              <w:t>组件</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AEE8F6" w14:textId="77777777" w:rsidR="007C3827" w:rsidRDefault="00000000">
            <w:pPr>
              <w:keepLines/>
              <w:spacing w:line="360" w:lineRule="auto"/>
              <w:jc w:val="center"/>
              <w:rPr>
                <w:rFonts w:ascii="宋体" w:hAnsi="宋体" w:cs="宋体" w:hint="eastAsia"/>
                <w:b/>
                <w:color w:val="2E405E"/>
                <w:sz w:val="24"/>
                <w:szCs w:val="24"/>
              </w:rPr>
            </w:pPr>
            <w:r>
              <w:rPr>
                <w:rFonts w:ascii="宋体" w:hAnsi="宋体" w:cs="宋体" w:hint="eastAsia"/>
                <w:b/>
                <w:color w:val="2E405E"/>
                <w:kern w:val="0"/>
                <w:sz w:val="24"/>
                <w:szCs w:val="24"/>
                <w:lang w:eastAsia="zh-CN" w:bidi="ar"/>
              </w:rPr>
              <w:t>版本</w:t>
            </w:r>
          </w:p>
        </w:tc>
      </w:tr>
      <w:tr w:rsidR="007C3827" w14:paraId="1630FB3C" w14:textId="77777777">
        <w:tc>
          <w:tcPr>
            <w:tcW w:w="5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546A1F"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mysql</w:t>
            </w:r>
          </w:p>
        </w:tc>
        <w:tc>
          <w:tcPr>
            <w:tcW w:w="43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77FCFC"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8.0</w:t>
            </w:r>
          </w:p>
        </w:tc>
      </w:tr>
      <w:tr w:rsidR="007C3827" w14:paraId="0029A1E5"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22DC4D"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mongbodb</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6A6176"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4.4.2</w:t>
            </w:r>
          </w:p>
        </w:tc>
      </w:tr>
      <w:tr w:rsidR="007C3827" w14:paraId="4124CD99" w14:textId="77777777">
        <w:tc>
          <w:tcPr>
            <w:tcW w:w="5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34803E"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redis</w:t>
            </w:r>
          </w:p>
        </w:tc>
        <w:tc>
          <w:tcPr>
            <w:tcW w:w="4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28B140" w14:textId="77777777" w:rsidR="007C3827" w:rsidRDefault="00000000">
            <w:pPr>
              <w:keepLines/>
              <w:spacing w:line="360" w:lineRule="auto"/>
              <w:rPr>
                <w:rFonts w:ascii="宋体" w:hAnsi="宋体" w:cs="宋体" w:hint="eastAsia"/>
                <w:color w:val="2E405E"/>
                <w:sz w:val="24"/>
                <w:szCs w:val="24"/>
              </w:rPr>
            </w:pPr>
            <w:r>
              <w:rPr>
                <w:rFonts w:ascii="宋体" w:hAnsi="宋体" w:cs="宋体" w:hint="eastAsia"/>
                <w:color w:val="2E405E"/>
                <w:sz w:val="24"/>
                <w:szCs w:val="24"/>
              </w:rPr>
              <w:t>latest</w:t>
            </w:r>
          </w:p>
        </w:tc>
      </w:tr>
    </w:tbl>
    <w:p w14:paraId="3BF04F68" w14:textId="77777777" w:rsidR="007C3827" w:rsidRDefault="007C3827">
      <w:pPr>
        <w:pStyle w:val="10"/>
        <w:keepLines/>
        <w:spacing w:line="360" w:lineRule="auto"/>
        <w:ind w:firstLineChars="0" w:firstLine="0"/>
        <w:rPr>
          <w:rFonts w:ascii="宋体" w:hAnsi="宋体" w:cs="宋体" w:hint="eastAsia"/>
        </w:rPr>
      </w:pPr>
      <w:bookmarkStart w:id="692" w:name="_Toc581018530"/>
      <w:bookmarkStart w:id="693" w:name="_Toc75341095"/>
    </w:p>
    <w:p w14:paraId="0D23270B" w14:textId="77777777" w:rsidR="007C3827" w:rsidRDefault="00000000">
      <w:pPr>
        <w:pStyle w:val="3"/>
        <w:keepNext w:val="0"/>
        <w:spacing w:line="360" w:lineRule="auto"/>
        <w:rPr>
          <w:rFonts w:ascii="宋体" w:hAnsi="宋体" w:cs="宋体" w:hint="eastAsia"/>
        </w:rPr>
      </w:pPr>
      <w:bookmarkStart w:id="694" w:name="_Toc24979"/>
      <w:bookmarkStart w:id="695" w:name="_Toc1835"/>
      <w:bookmarkStart w:id="696" w:name="_Toc4187"/>
      <w:bookmarkStart w:id="697" w:name="_Toc21911"/>
      <w:bookmarkStart w:id="698" w:name="_Toc5557"/>
      <w:bookmarkStart w:id="699" w:name="_Toc17560"/>
      <w:bookmarkStart w:id="700" w:name="_Toc8583"/>
      <w:bookmarkStart w:id="701" w:name="_Toc25430"/>
      <w:bookmarkStart w:id="702" w:name="_Toc13483"/>
      <w:bookmarkStart w:id="703" w:name="_Toc16806"/>
      <w:bookmarkStart w:id="704" w:name="_Toc21427"/>
      <w:bookmarkStart w:id="705" w:name="_Toc30506"/>
      <w:bookmarkStart w:id="706" w:name="_Toc3466"/>
      <w:bookmarkStart w:id="707" w:name="_Toc6827"/>
      <w:bookmarkStart w:id="708" w:name="_Toc14435"/>
      <w:bookmarkStart w:id="709" w:name="_Toc25187"/>
      <w:bookmarkStart w:id="710" w:name="_Toc6288"/>
      <w:r>
        <w:rPr>
          <w:rFonts w:ascii="宋体" w:hAnsi="宋体" w:cs="宋体" w:hint="eastAsia"/>
        </w:rPr>
        <w:lastRenderedPageBreak/>
        <w:t>框架介绍</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189D97CE" w14:textId="77777777" w:rsidR="007C3827" w:rsidRDefault="00000000">
      <w:pPr>
        <w:pStyle w:val="aff0"/>
        <w:keepLines/>
        <w:spacing w:line="360" w:lineRule="auto"/>
        <w:ind w:leftChars="74" w:left="155"/>
        <w:rPr>
          <w:rFonts w:ascii="宋体" w:hAnsi="宋体" w:cs="宋体" w:hint="eastAsia"/>
          <w:szCs w:val="21"/>
        </w:rPr>
      </w:pPr>
      <w:r>
        <w:rPr>
          <w:rFonts w:ascii="宋体" w:hAnsi="宋体" w:cs="宋体" w:hint="eastAsia"/>
          <w:szCs w:val="21"/>
        </w:rPr>
        <w:t>整体的微服务架构包含基于spring cloud alibaba为基础架构模式,通过DMZ区对系统服务进行隔离,系统应用如外网PC，小程序，APP等通过DNS解析到流量网关进行统一流量控制保证系统的高可用,公网SLB/CLB（负载均衡）请求网络，到API网关，网关通过Sentinel组件对入口流量请求的限流，熔断，容错处理，网关，通过Nacos注册中心，进行服务间分发,负载均衡,请求鉴权等操作,服务和服务之间通过nacos或k8s service方式进行相互通信,通信方式采用openfeign组件进行接口调用,系统通过Oauth2方式进行统一认证，并且支持接入第三方系统，并且可为第三方系统提供通用接口，系统采用xxl-job组件进行任务分布式调度,系统还在调用过程中通过prometheus+grafana进行整个系统的监控，以及通过alertmanger组件通知到钉钉或邮件方式进行报警预警信息实时接收同时采用埋点方式对系统操作进行日志实时记录,开发过程中采用CI/CD快速持续化部署，并且通过k8s部署，可以不停服升级系统版本，滚动升级。系统还采用分布式文件存储，对所有文件类信息进行统一存储。系统还支持mysql等数据库以及mongodb，redis，rocketmq等中间件，前端主要采用Vue方式进行开发，采用ElementUI前端页面框架进行整合。</w:t>
      </w:r>
    </w:p>
    <w:p w14:paraId="70D58643" w14:textId="77777777" w:rsidR="007C3827" w:rsidRDefault="00000000">
      <w:pPr>
        <w:pStyle w:val="aff0"/>
        <w:keepLines/>
        <w:spacing w:line="360" w:lineRule="auto"/>
        <w:ind w:leftChars="74" w:left="155"/>
        <w:rPr>
          <w:rFonts w:ascii="宋体" w:hAnsi="宋体" w:cs="宋体" w:hint="eastAsia"/>
          <w:szCs w:val="21"/>
        </w:rPr>
      </w:pPr>
      <w:r>
        <w:rPr>
          <w:rFonts w:ascii="宋体" w:hAnsi="宋体" w:cs="宋体" w:hint="eastAsia"/>
          <w:szCs w:val="21"/>
        </w:rPr>
        <w:t>监控方面：我们会对通过skywalking对整个微服务的链路进行追踪，可视化的展示每个服务之间链路的情况，防止服务雪崩情况出现，然后会通过prometheus+grafana对服务的和系统资源进行监控，比如cpu，内存，磁盘，负载，网络波动，qps，tps，每个节点应用的访问情况，每个节点处理实效性，都可以通过可视化面板的方式去跟踪查看，如果超过阀制，可以通过alertmanager进行告警通知，第一时间通知到运维人员。</w:t>
      </w:r>
    </w:p>
    <w:p w14:paraId="4A8C9CAB" w14:textId="77777777" w:rsidR="007C3827" w:rsidRDefault="00000000">
      <w:pPr>
        <w:pStyle w:val="aff0"/>
        <w:keepLines/>
        <w:spacing w:line="360" w:lineRule="auto"/>
        <w:ind w:leftChars="74" w:left="155"/>
        <w:rPr>
          <w:rFonts w:ascii="宋体" w:hAnsi="宋体" w:cs="宋体" w:hint="eastAsia"/>
          <w:szCs w:val="21"/>
        </w:rPr>
      </w:pPr>
      <w:r>
        <w:rPr>
          <w:rFonts w:ascii="宋体" w:hAnsi="宋体" w:cs="宋体" w:hint="eastAsia"/>
          <w:szCs w:val="21"/>
        </w:rPr>
        <w:t>对于后期运维方面，我们可以通过可视化的kubesphere或者rancher管理工具，去更简单管理k8s，减少后期运维的难度，通过修改一下镜像版本号就可以快速部署，通过k8s方式的可以达到灰度发布，自动部署、自动重启、自动复制、自动弹性伸缩。</w:t>
      </w:r>
    </w:p>
    <w:p w14:paraId="0F632E5B" w14:textId="77777777" w:rsidR="007C3827" w:rsidRDefault="00000000">
      <w:pPr>
        <w:pStyle w:val="aff0"/>
        <w:keepLines/>
        <w:spacing w:line="360" w:lineRule="auto"/>
        <w:ind w:leftChars="74" w:left="155"/>
        <w:rPr>
          <w:rFonts w:ascii="宋体" w:hAnsi="宋体" w:cs="宋体" w:hint="eastAsia"/>
          <w:szCs w:val="21"/>
        </w:rPr>
      </w:pPr>
      <w:r>
        <w:rPr>
          <w:rFonts w:ascii="宋体" w:hAnsi="宋体" w:cs="宋体" w:hint="eastAsia"/>
          <w:szCs w:val="21"/>
        </w:rPr>
        <w:t>高可用：微服务通过注册到注册中心或者k8s的service，来实现服务点对点之间的直接调用，我们服务之间调用方式可以用rpc或者伪rpc也就是openfeign的方式进行调用，对于服务我们可以做到服务的水平扩容，从而提高整个系统的高可用，高性能的目的，对于大数据量大量订单这种场景，我们可以通过异步处理的方式，对于大量订单通过mq消息中间件进行异步发送，多消费者进行消费，也可以做到流量削峰，缓冲队列等，后面根据数据库可以做到分库分表，冷热数据分离，数据缓存等方式提高查询性能。</w:t>
      </w:r>
    </w:p>
    <w:p w14:paraId="6AF6118D" w14:textId="77777777" w:rsidR="007C3827" w:rsidRDefault="00000000">
      <w:pPr>
        <w:pStyle w:val="aff0"/>
        <w:keepLines/>
        <w:spacing w:line="360" w:lineRule="auto"/>
        <w:ind w:leftChars="74" w:left="155"/>
        <w:rPr>
          <w:rFonts w:ascii="宋体" w:hAnsi="宋体" w:cs="宋体" w:hint="eastAsia"/>
          <w:szCs w:val="21"/>
        </w:rPr>
      </w:pPr>
      <w:r>
        <w:rPr>
          <w:rFonts w:ascii="宋体" w:hAnsi="宋体" w:cs="宋体" w:hint="eastAsia"/>
          <w:szCs w:val="21"/>
        </w:rPr>
        <w:t>数据库备份:为了防止数据丢失,我们可以编写shell脚本或者python脚本,定时的上传到云盘，或者本地电脑,也可以通过双机热备,备份到多台服务器上,从而达到数据的备份不丢失。</w:t>
      </w:r>
    </w:p>
    <w:p w14:paraId="7D0C4CC6" w14:textId="77777777" w:rsidR="007C3827" w:rsidRDefault="00000000">
      <w:pPr>
        <w:pStyle w:val="aff0"/>
        <w:keepLines/>
        <w:numPr>
          <w:ilvl w:val="0"/>
          <w:numId w:val="46"/>
        </w:numPr>
        <w:spacing w:line="360" w:lineRule="auto"/>
        <w:ind w:leftChars="74" w:left="575" w:firstLineChars="0"/>
        <w:rPr>
          <w:rFonts w:ascii="宋体" w:hAnsi="宋体" w:cs="宋体" w:hint="eastAsia"/>
          <w:sz w:val="20"/>
          <w:szCs w:val="20"/>
        </w:rPr>
      </w:pPr>
      <w:r>
        <w:rPr>
          <w:rFonts w:ascii="宋体" w:hAnsi="宋体" w:cs="宋体" w:hint="eastAsia"/>
          <w:sz w:val="20"/>
          <w:szCs w:val="20"/>
        </w:rPr>
        <w:lastRenderedPageBreak/>
        <w:t>微服务架构优点：</w:t>
      </w:r>
    </w:p>
    <w:p w14:paraId="5BEA4030"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 w:val="20"/>
          <w:szCs w:val="20"/>
        </w:rPr>
      </w:pPr>
      <w:r>
        <w:rPr>
          <w:rFonts w:ascii="宋体" w:hAnsi="宋体" w:cs="宋体" w:hint="eastAsia"/>
          <w:color w:val="000000"/>
          <w:kern w:val="0"/>
          <w:szCs w:val="21"/>
        </w:rPr>
        <w:t>微服务架构模式有许多非常好的地方。第一，它解决了复杂问题。它把可能会变得庞大的单体应用分解成一套服务。虽然功能数量不变，但应用已经被分解成可管理的块或者服务。每个服务都有一个明确的边界定义方式，如远程过程调用（RPC）驱动或消息驱动 API。微服务架构模式强制一定程度的模块化，实际上，使用单体代码来实现是极其困难的。因此，使用微服务架构模式，个体服务能被更快地开发，并且易于理解和维护。</w:t>
      </w:r>
    </w:p>
    <w:p w14:paraId="44AD5FCF"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第二，这种架构使得每个服务都可以由一个团队独立专注开发。开发者可以自由选择任何符合服务 API 契约的技术。当然，更多的组织是希望通过技术选型限制来避免完全混乱的状态。然而，这种自由意味着开发人员不再有可能在这种自由的新项目开始时使用过时的技术。当编写一个新服务时，他们可以选择当前的技术。此外，由于服务较小，使用当前技术重写旧服务将变得更加可行。</w:t>
      </w:r>
    </w:p>
    <w:p w14:paraId="4A415107"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 w:val="20"/>
          <w:szCs w:val="20"/>
        </w:rPr>
      </w:pPr>
      <w:r>
        <w:rPr>
          <w:rFonts w:ascii="宋体" w:hAnsi="宋体" w:cs="宋体" w:hint="eastAsia"/>
          <w:color w:val="000000"/>
          <w:kern w:val="0"/>
          <w:szCs w:val="21"/>
        </w:rPr>
        <w:t>第三，微服务架构模式可以实现每个微服务独立部署。开发人员根本不需要去协调部署本地变更到服务。这些变更一经测试即可立即部署。比如，UI 团队可以执行 A/B 测试，并快速迭代 UI 变更。微服务架构模式使得持续部署成为可能。</w:t>
      </w:r>
    </w:p>
    <w:p w14:paraId="46CE68A9"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 w:val="20"/>
          <w:szCs w:val="20"/>
        </w:rPr>
      </w:pPr>
      <w:r>
        <w:rPr>
          <w:rFonts w:ascii="宋体" w:hAnsi="宋体" w:cs="宋体" w:hint="eastAsia"/>
          <w:color w:val="000000"/>
          <w:kern w:val="0"/>
          <w:szCs w:val="21"/>
        </w:rPr>
        <w:t>最后，微服务架构模式使得每个服务能够独立扩展。你可以仅部署满足每个服务的容量和可用性约束的实例数目</w:t>
      </w:r>
      <w:r>
        <w:rPr>
          <w:rFonts w:ascii="宋体" w:hAnsi="宋体" w:cs="宋体" w:hint="eastAsia"/>
          <w:color w:val="000000"/>
          <w:kern w:val="0"/>
          <w:sz w:val="20"/>
          <w:szCs w:val="20"/>
        </w:rPr>
        <w:t>。</w:t>
      </w:r>
    </w:p>
    <w:p w14:paraId="7792038B" w14:textId="77777777" w:rsidR="007C3827" w:rsidRDefault="00000000">
      <w:pPr>
        <w:pStyle w:val="aff0"/>
        <w:keepLines/>
        <w:numPr>
          <w:ilvl w:val="0"/>
          <w:numId w:val="46"/>
        </w:numPr>
        <w:spacing w:line="360" w:lineRule="auto"/>
        <w:ind w:leftChars="74" w:left="575" w:firstLineChars="0"/>
        <w:rPr>
          <w:rFonts w:ascii="宋体" w:hAnsi="宋体" w:cs="宋体" w:hint="eastAsia"/>
          <w:szCs w:val="21"/>
        </w:rPr>
      </w:pPr>
      <w:r>
        <w:rPr>
          <w:rFonts w:ascii="宋体" w:hAnsi="宋体" w:cs="宋体" w:hint="eastAsia"/>
          <w:szCs w:val="21"/>
        </w:rPr>
        <w:t>微服务架构缺点：</w:t>
      </w:r>
    </w:p>
    <w:p w14:paraId="379ED7C5"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微服务的主要缺点是由于微服务是一个分布式系统，其使得整体变得复杂。开发者需要选择和实现基于消息或者 RPC 的进程间通信机制。此外，由于目标请求可能很慢或者不可用，他们必须要编写代码来处理局部故障。虽然这些并不是很复杂、高深，但模块间通过语言级方法/过程调用相互调用，这比单体应用要复杂得多。</w:t>
      </w:r>
    </w:p>
    <w:p w14:paraId="63C8662C"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微服务的另一个挑战是分区数据库架构。更新多个业务实体的业务事务是相当普遍的。这些事务在单体应用中的实现显得微不足道，因为单体只存在一个单独的数据库。在基于微服务的应用中，你需要更新不同服务所用的数据库。通常不会选择分布式事务，不仅仅是因为 CAP定理。他们根本不支持如今高度可扩展的 NoSQL 数据库和消息代理。你最后不得不使用基于最终一致性的方法，这对于开发人员来说更具挑战性。</w:t>
      </w:r>
    </w:p>
    <w:p w14:paraId="1A049C60"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测试微服务应用也很复杂。例如，使用现代框架如 Spring Boot，你只需要编写一个测试类来启动一个单体 web 应用并测试其 REST API。相比之下，一个类似的测试类对于微服务来说需要启动该服务及其所依赖的所有服务，或者至少为这些服务配置存根。再次强调，虽然这不是一件高深的事，但不要低估了这样做的复杂性。</w:t>
      </w:r>
    </w:p>
    <w:p w14:paraId="3DEFC20D"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lastRenderedPageBreak/>
        <w:t>微服务架构模式的另一个主要挑战是实现了跨越多服务变更。例如，我们假设你正在实现一个修改服务 A、服务 B 和 服务 C 的需求，其中 A 依赖于 B，且 B 依赖于 C。在单体应用中，你可以简单地修改相应的模块、整合变更并一次性部署它们。相反，在微服务中你需要仔细规划和协调变更到每个服务。例如，你需要更新服务 C，然后更新服务 B，最后更新服务 A。幸运的是，大多数变更只会影响一个服务，需要协调的多服务变更相对较少。</w:t>
      </w:r>
    </w:p>
    <w:p w14:paraId="31F448E3"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部署基于微服务的应用也是相当复杂的。一个单体应用可以很容易地部署到基于传统负载均衡器的一组相同服务器上。每个应用实例都配置有基础设施服务的位置（主机和端口），比如数据库和消息代理。相比之下，微服务应用通常由大量的服务组成。</w:t>
      </w:r>
    </w:p>
    <w:p w14:paraId="039CEFFB" w14:textId="77777777" w:rsidR="007C3827" w:rsidRDefault="00000000">
      <w:pPr>
        <w:pStyle w:val="aff0"/>
        <w:keepLines/>
        <w:numPr>
          <w:ilvl w:val="0"/>
          <w:numId w:val="48"/>
        </w:numPr>
        <w:tabs>
          <w:tab w:val="clear" w:pos="420"/>
        </w:tabs>
        <w:spacing w:line="360" w:lineRule="auto"/>
        <w:ind w:left="148" w:hangingChars="74" w:hanging="148"/>
        <w:rPr>
          <w:rFonts w:ascii="宋体" w:hAnsi="宋体" w:cs="宋体" w:hint="eastAsia"/>
          <w:color w:val="000000"/>
          <w:kern w:val="0"/>
          <w:sz w:val="20"/>
          <w:szCs w:val="20"/>
        </w:rPr>
      </w:pPr>
      <w:r>
        <w:rPr>
          <w:rFonts w:ascii="宋体" w:hAnsi="宋体" w:cs="宋体" w:hint="eastAsia"/>
          <w:color w:val="000000"/>
          <w:kern w:val="0"/>
          <w:sz w:val="20"/>
          <w:szCs w:val="20"/>
        </w:rPr>
        <w:t>API网关概述以及优缺点：</w:t>
      </w:r>
    </w:p>
    <w:p w14:paraId="36AF168C"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API 网关负责请求路由、组合和协议转换。所有客户端请求首先要通过 API 网关，之后请求被路由到适当的服务。API 网关通常会通过调用多个微服务来处理一个请求并聚合结果。它可以在 Web 协议（如 HTTP 和 WebSocket）和用于内部的非 Web 友好协议之间进行转换。</w:t>
      </w:r>
    </w:p>
    <w:p w14:paraId="7600D2B2" w14:textId="77777777" w:rsidR="007C3827" w:rsidRDefault="00000000">
      <w:pPr>
        <w:keepLines/>
        <w:numPr>
          <w:ilvl w:val="0"/>
          <w:numId w:val="49"/>
        </w:numPr>
        <w:spacing w:line="360" w:lineRule="auto"/>
        <w:ind w:left="839"/>
        <w:rPr>
          <w:rFonts w:ascii="宋体" w:hAnsi="宋体" w:cs="宋体" w:hint="eastAsia"/>
          <w:color w:val="000000"/>
          <w:kern w:val="0"/>
          <w:szCs w:val="21"/>
          <w:lang w:eastAsia="zh-CN"/>
        </w:rPr>
      </w:pPr>
      <w:r>
        <w:rPr>
          <w:rFonts w:ascii="宋体" w:hAnsi="宋体" w:cs="宋体" w:hint="eastAsia"/>
          <w:color w:val="000000"/>
          <w:kern w:val="0"/>
          <w:szCs w:val="21"/>
          <w:lang w:eastAsia="zh-CN"/>
        </w:rPr>
        <w:t>正如你所料，使用 API 网关同样存在好处与坏处。使用 API 网关的主要好处是它封装了应用的内部结构。客户端只需要与网关通信，而不必调用特定的服务。API 网关为每种类型的客户端提供了特定的 API，减少了客户端与应用之间的往返次数。同时，它还简化了客户端的代码。</w:t>
      </w:r>
    </w:p>
    <w:p w14:paraId="189FEEB4" w14:textId="77777777" w:rsidR="007C3827" w:rsidRDefault="00000000">
      <w:pPr>
        <w:keepLines/>
        <w:spacing w:line="360" w:lineRule="auto"/>
        <w:ind w:left="420" w:firstLine="420"/>
        <w:rPr>
          <w:rFonts w:ascii="宋体" w:hAnsi="宋体" w:cs="宋体" w:hint="eastAsia"/>
          <w:color w:val="000000"/>
          <w:kern w:val="0"/>
          <w:szCs w:val="21"/>
          <w:lang w:eastAsia="zh-CN"/>
        </w:rPr>
      </w:pPr>
      <w:r>
        <w:rPr>
          <w:rFonts w:ascii="宋体" w:hAnsi="宋体" w:cs="宋体" w:hint="eastAsia"/>
          <w:color w:val="000000"/>
          <w:kern w:val="0"/>
          <w:szCs w:val="21"/>
          <w:lang w:eastAsia="zh-CN"/>
        </w:rPr>
        <w:t>API 网关也存在一些缺点，它本身也是一个高度可用的组件，需要开发、部署和管理。另</w:t>
      </w:r>
      <w:r>
        <w:rPr>
          <w:rFonts w:ascii="宋体" w:hAnsi="宋体" w:cs="宋体" w:hint="eastAsia"/>
          <w:color w:val="000000"/>
          <w:kern w:val="0"/>
          <w:szCs w:val="21"/>
          <w:lang w:eastAsia="zh-CN"/>
        </w:rPr>
        <w:tab/>
        <w:t>外，还有一个风险是 API 网关可能会成为开发瓶颈。开发人员必须更新 API 网关来暴露</w:t>
      </w:r>
      <w:r>
        <w:rPr>
          <w:rFonts w:ascii="宋体" w:hAnsi="宋体" w:cs="宋体" w:hint="eastAsia"/>
          <w:color w:val="000000"/>
          <w:kern w:val="0"/>
          <w:szCs w:val="21"/>
          <w:lang w:eastAsia="zh-CN"/>
        </w:rPr>
        <w:tab/>
        <w:t>每个微服务的端点。重要的是更新 API 网关的过程应尽可能地放缓一些。否则，开发人员</w:t>
      </w:r>
      <w:r>
        <w:rPr>
          <w:rFonts w:ascii="宋体" w:hAnsi="宋体" w:cs="宋体" w:hint="eastAsia"/>
          <w:color w:val="000000"/>
          <w:kern w:val="0"/>
          <w:szCs w:val="21"/>
          <w:lang w:eastAsia="zh-CN"/>
        </w:rPr>
        <w:tab/>
        <w:t>将被迫排队等待网关更新。尽管 API 网关存在这些缺点，但对于大多数的真实应用来说，</w:t>
      </w:r>
      <w:r>
        <w:rPr>
          <w:rFonts w:ascii="宋体" w:hAnsi="宋体" w:cs="宋体" w:hint="eastAsia"/>
          <w:color w:val="000000"/>
          <w:kern w:val="0"/>
          <w:szCs w:val="21"/>
          <w:lang w:eastAsia="zh-CN"/>
        </w:rPr>
        <w:tab/>
        <w:t>使用 API 网关是正确的。</w:t>
      </w:r>
    </w:p>
    <w:p w14:paraId="4A952291" w14:textId="77777777" w:rsidR="007C3827" w:rsidRDefault="00000000">
      <w:pPr>
        <w:keepLines/>
        <w:numPr>
          <w:ilvl w:val="0"/>
          <w:numId w:val="50"/>
        </w:numPr>
        <w:spacing w:line="360" w:lineRule="auto"/>
        <w:rPr>
          <w:rFonts w:ascii="宋体" w:hAnsi="宋体" w:cs="宋体" w:hint="eastAsia"/>
          <w:color w:val="000000"/>
          <w:kern w:val="0"/>
          <w:sz w:val="20"/>
          <w:szCs w:val="20"/>
          <w:lang w:eastAsia="zh-CN"/>
        </w:rPr>
      </w:pPr>
      <w:r>
        <w:rPr>
          <w:rFonts w:ascii="宋体" w:hAnsi="宋体" w:cs="宋体" w:hint="eastAsia"/>
          <w:color w:val="000000"/>
          <w:kern w:val="0"/>
          <w:szCs w:val="21"/>
          <w:lang w:eastAsia="zh-CN"/>
        </w:rPr>
        <w:t>服务发现与注册</w:t>
      </w:r>
      <w:r>
        <w:rPr>
          <w:rFonts w:ascii="宋体" w:hAnsi="宋体" w:cs="宋体" w:hint="eastAsia"/>
          <w:color w:val="000000"/>
          <w:kern w:val="0"/>
          <w:sz w:val="20"/>
          <w:szCs w:val="20"/>
          <w:lang w:eastAsia="zh-CN"/>
        </w:rPr>
        <w:t>：</w:t>
      </w:r>
    </w:p>
    <w:p w14:paraId="565BF0D6" w14:textId="77777777" w:rsidR="007C3827" w:rsidRDefault="00000000">
      <w:pPr>
        <w:keepLines/>
        <w:numPr>
          <w:ilvl w:val="0"/>
          <w:numId w:val="49"/>
        </w:numPr>
        <w:spacing w:line="360" w:lineRule="auto"/>
        <w:ind w:left="839"/>
        <w:rPr>
          <w:rFonts w:ascii="宋体" w:hAnsi="宋体" w:cs="宋体" w:hint="eastAsia"/>
          <w:color w:val="000000"/>
          <w:kern w:val="0"/>
          <w:szCs w:val="21"/>
          <w:lang w:eastAsia="zh-CN"/>
        </w:rPr>
      </w:pPr>
      <w:r>
        <w:rPr>
          <w:rFonts w:ascii="宋体" w:hAnsi="宋体" w:cs="宋体" w:hint="eastAsia"/>
          <w:color w:val="000000"/>
          <w:kern w:val="0"/>
          <w:szCs w:val="21"/>
          <w:lang w:eastAsia="zh-CN"/>
        </w:rPr>
        <w:t>在微服务应用中，运行的服务实例集会动态变更。实例有动态分配的网络位置。因此，为了让客户端向服务发出请求，它必须使用服务发现机制。</w:t>
      </w:r>
    </w:p>
    <w:p w14:paraId="20332B9E" w14:textId="77777777" w:rsidR="007C3827" w:rsidRDefault="00000000">
      <w:pPr>
        <w:keepLines/>
        <w:numPr>
          <w:ilvl w:val="0"/>
          <w:numId w:val="49"/>
        </w:numPr>
        <w:spacing w:line="360" w:lineRule="auto"/>
        <w:ind w:left="839"/>
        <w:rPr>
          <w:rFonts w:ascii="宋体" w:hAnsi="宋体" w:cs="宋体" w:hint="eastAsia"/>
          <w:color w:val="000000"/>
          <w:kern w:val="0"/>
          <w:szCs w:val="21"/>
          <w:lang w:eastAsia="zh-CN"/>
        </w:rPr>
      </w:pPr>
      <w:r>
        <w:rPr>
          <w:rFonts w:ascii="宋体" w:hAnsi="宋体" w:cs="宋体" w:hint="eastAsia"/>
          <w:color w:val="000000"/>
          <w:kern w:val="0"/>
          <w:szCs w:val="21"/>
          <w:lang w:eastAsia="zh-CN"/>
        </w:rPr>
        <w:t>服务发现的关键部分是服务注册中心。服务注册中心是一个可用服务实例的数据库。服务注册中心提供了管理 API 和查询 API 的功能。服务实例通过使用管理 API 从服务注册中心注册或者注销。系统组件使用查询 API 来发现可用的服务实例。</w:t>
      </w:r>
    </w:p>
    <w:p w14:paraId="661D191F" w14:textId="77777777" w:rsidR="007C3827" w:rsidRDefault="00000000">
      <w:pPr>
        <w:keepLines/>
        <w:numPr>
          <w:ilvl w:val="0"/>
          <w:numId w:val="49"/>
        </w:numPr>
        <w:spacing w:line="360" w:lineRule="auto"/>
        <w:rPr>
          <w:rFonts w:ascii="宋体" w:hAnsi="宋体" w:cs="宋体" w:hint="eastAsia"/>
          <w:color w:val="000000"/>
          <w:kern w:val="0"/>
          <w:sz w:val="20"/>
          <w:szCs w:val="20"/>
          <w:lang w:eastAsia="zh-CN"/>
        </w:rPr>
      </w:pPr>
      <w:r>
        <w:rPr>
          <w:rFonts w:ascii="宋体" w:hAnsi="宋体" w:cs="宋体" w:hint="eastAsia"/>
          <w:color w:val="000000"/>
          <w:kern w:val="0"/>
          <w:szCs w:val="21"/>
          <w:lang w:eastAsia="zh-CN"/>
        </w:rPr>
        <w:lastRenderedPageBreak/>
        <w:t>有两种主要的服务发现模式：客户端发现与服务端发现。在使用了客户端服务发现的系统中，客户端查询服务注册中心，选择一个可用实例并发出请求。在使用了服务端发现的系统中，客户端通过路由进行请求，路由将查询服务注册中心，并将请求转发到可用实例。</w:t>
      </w:r>
    </w:p>
    <w:p w14:paraId="0559BA78" w14:textId="77777777" w:rsidR="007C3827" w:rsidRDefault="00000000">
      <w:pPr>
        <w:keepLines/>
        <w:numPr>
          <w:ilvl w:val="0"/>
          <w:numId w:val="49"/>
        </w:numPr>
        <w:spacing w:line="360" w:lineRule="auto"/>
        <w:rPr>
          <w:rFonts w:ascii="宋体" w:hAnsi="宋体" w:cs="宋体" w:hint="eastAsia"/>
          <w:color w:val="000000"/>
          <w:kern w:val="0"/>
          <w:szCs w:val="21"/>
          <w:lang w:eastAsia="zh-CN"/>
        </w:rPr>
      </w:pPr>
      <w:r>
        <w:rPr>
          <w:rFonts w:ascii="宋体" w:hAnsi="宋体" w:cs="宋体" w:hint="eastAsia"/>
          <w:color w:val="000000"/>
          <w:kern w:val="0"/>
          <w:szCs w:val="21"/>
          <w:lang w:eastAsia="zh-CN"/>
        </w:rPr>
        <w:t>在某些部署环境中，你需要使用如 Nacos 、ectd 或 Apache ZooKeeper 等服务注册中心来设置你自己的服务发现基础设施。在其他部署环境中，服务发现是内置的，例如，Kubernetes 和 Marathon，可以处理服务实例的注册与注销。他们还在每一个扮演服务端发现路由角色的集群主机上运行一个代理。</w:t>
      </w:r>
    </w:p>
    <w:p w14:paraId="5E5338E7" w14:textId="77777777" w:rsidR="007C3827" w:rsidRDefault="00000000">
      <w:pPr>
        <w:keepLines/>
        <w:numPr>
          <w:ilvl w:val="0"/>
          <w:numId w:val="51"/>
        </w:numPr>
        <w:tabs>
          <w:tab w:val="clear" w:pos="420"/>
        </w:tabs>
        <w:spacing w:line="360" w:lineRule="auto"/>
        <w:ind w:leftChars="74" w:left="575"/>
        <w:rPr>
          <w:rFonts w:ascii="宋体" w:hAnsi="宋体" w:cs="宋体" w:hint="eastAsia"/>
          <w:color w:val="000000"/>
          <w:kern w:val="0"/>
          <w:szCs w:val="21"/>
          <w:lang w:eastAsia="zh-CN"/>
        </w:rPr>
      </w:pPr>
      <w:r>
        <w:rPr>
          <w:rFonts w:ascii="宋体" w:hAnsi="宋体" w:cs="宋体" w:hint="eastAsia"/>
          <w:color w:val="000000"/>
          <w:kern w:val="0"/>
          <w:szCs w:val="21"/>
          <w:lang w:eastAsia="zh-CN"/>
        </w:rPr>
        <w:t>事件驱动数据管理</w:t>
      </w:r>
    </w:p>
    <w:p w14:paraId="39BACF4F" w14:textId="77777777" w:rsidR="007C3827" w:rsidRDefault="00000000">
      <w:pPr>
        <w:keepLines/>
        <w:numPr>
          <w:ilvl w:val="0"/>
          <w:numId w:val="49"/>
        </w:numPr>
        <w:spacing w:line="360" w:lineRule="auto"/>
        <w:rPr>
          <w:rFonts w:ascii="宋体" w:hAnsi="宋体" w:cs="宋体" w:hint="eastAsia"/>
          <w:color w:val="000000"/>
          <w:kern w:val="0"/>
          <w:szCs w:val="21"/>
          <w:lang w:eastAsia="zh-CN"/>
        </w:rPr>
      </w:pPr>
      <w:r>
        <w:rPr>
          <w:rFonts w:ascii="宋体" w:hAnsi="宋体" w:cs="宋体" w:hint="eastAsia"/>
          <w:color w:val="000000"/>
          <w:kern w:val="0"/>
          <w:szCs w:val="21"/>
          <w:lang w:eastAsia="zh-CN"/>
        </w:rPr>
        <w:t>在微服务架构中，每个微服务都有私有的数据存储。不同的微服务可能会使用不同的 SQL 或者 NoSQL 数据库。虽然这种数据库架构有明显的优势，但它创造了一些分布式数据管理挑战。第一个挑战是如何实现维护多个服务间的业务事务一致性。第二个挑战是如何实现从多个服务中检索数据。</w:t>
      </w:r>
    </w:p>
    <w:p w14:paraId="4EAFD7EC" w14:textId="77777777" w:rsidR="007C3827" w:rsidRDefault="00000000">
      <w:pPr>
        <w:keepLines/>
        <w:numPr>
          <w:ilvl w:val="0"/>
          <w:numId w:val="49"/>
        </w:numPr>
        <w:spacing w:line="360" w:lineRule="auto"/>
        <w:rPr>
          <w:rFonts w:ascii="宋体" w:hAnsi="宋体" w:cs="宋体" w:hint="eastAsia"/>
          <w:color w:val="000000"/>
          <w:kern w:val="0"/>
          <w:szCs w:val="21"/>
          <w:lang w:eastAsia="zh-CN"/>
        </w:rPr>
      </w:pPr>
      <w:r>
        <w:rPr>
          <w:rFonts w:ascii="宋体" w:hAnsi="宋体" w:cs="宋体" w:hint="eastAsia"/>
          <w:color w:val="000000"/>
          <w:kern w:val="0"/>
          <w:szCs w:val="21"/>
          <w:lang w:eastAsia="zh-CN"/>
        </w:rPr>
        <w:t>大部分应用使用的解决方案是事件驱动架构。实现事件驱动架构的一个挑战是如何以原子的方式更新状态以及如何发布事件。有几种方法可以实现这点，包括了将数据库作为消息队列、事务日志挖掘和事件溯源。</w:t>
      </w:r>
    </w:p>
    <w:p w14:paraId="4AFB6ADA" w14:textId="77777777" w:rsidR="007C3827" w:rsidRDefault="00000000">
      <w:pPr>
        <w:keepLines/>
        <w:numPr>
          <w:ilvl w:val="0"/>
          <w:numId w:val="51"/>
        </w:numPr>
        <w:tabs>
          <w:tab w:val="clear" w:pos="420"/>
        </w:tabs>
        <w:spacing w:line="360" w:lineRule="auto"/>
        <w:ind w:leftChars="74" w:left="575"/>
        <w:rPr>
          <w:rFonts w:ascii="宋体" w:hAnsi="宋体" w:cs="宋体" w:hint="eastAsia"/>
          <w:color w:val="000000"/>
          <w:kern w:val="0"/>
          <w:szCs w:val="21"/>
          <w:lang w:eastAsia="zh-CN"/>
        </w:rPr>
      </w:pPr>
      <w:r>
        <w:rPr>
          <w:rFonts w:ascii="宋体" w:hAnsi="宋体" w:cs="宋体" w:hint="eastAsia"/>
          <w:color w:val="000000"/>
          <w:kern w:val="0"/>
          <w:szCs w:val="21"/>
          <w:lang w:eastAsia="zh-CN"/>
        </w:rPr>
        <w:t>Spring boot优点介绍：</w:t>
      </w:r>
    </w:p>
    <w:p w14:paraId="2A3EF92D" w14:textId="77777777" w:rsidR="007C3827" w:rsidRDefault="00000000">
      <w:pPr>
        <w:pStyle w:val="aff0"/>
        <w:keepLines/>
        <w:numPr>
          <w:ilvl w:val="0"/>
          <w:numId w:val="47"/>
        </w:numPr>
        <w:spacing w:line="360" w:lineRule="auto"/>
        <w:ind w:left="839" w:firstLineChars="0"/>
        <w:rPr>
          <w:rFonts w:ascii="宋体" w:hAnsi="宋体" w:cs="宋体" w:hint="eastAsia"/>
          <w:color w:val="000000"/>
          <w:szCs w:val="21"/>
        </w:rPr>
      </w:pPr>
      <w:r>
        <w:rPr>
          <w:rFonts w:ascii="宋体" w:hAnsi="宋体" w:cs="宋体" w:hint="eastAsia"/>
          <w:color w:val="000000"/>
          <w:kern w:val="0"/>
          <w:szCs w:val="21"/>
        </w:rPr>
        <w:t>通过注解的方式进行编码，提高编码效率；</w:t>
      </w:r>
    </w:p>
    <w:p w14:paraId="4CE9EDDE"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自动配置、快速集成新技术能力 没有冗余代码生成和XML配置的要求；</w:t>
      </w:r>
    </w:p>
    <w:p w14:paraId="4557322B"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内嵌Tomcat、Jetty、Undertow等web容器，无需以war包形式部署;</w:t>
      </w:r>
    </w:p>
    <w:p w14:paraId="3D2C7144"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提供运行时的应用监控;</w:t>
      </w:r>
    </w:p>
    <w:p w14:paraId="6D0208C7"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对主流开发框架的无配置集成;</w:t>
      </w:r>
    </w:p>
    <w:p w14:paraId="0217BAA6" w14:textId="77777777" w:rsidR="007C3827" w:rsidRDefault="00000000">
      <w:pPr>
        <w:pStyle w:val="aff0"/>
        <w:keepLines/>
        <w:numPr>
          <w:ilvl w:val="0"/>
          <w:numId w:val="47"/>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极大地提高了开发快速构建项目、部署效率;</w:t>
      </w:r>
    </w:p>
    <w:p w14:paraId="63602B9F" w14:textId="77777777" w:rsidR="007C3827" w:rsidRDefault="00000000">
      <w:pPr>
        <w:keepLines/>
        <w:numPr>
          <w:ilvl w:val="0"/>
          <w:numId w:val="51"/>
        </w:numPr>
        <w:tabs>
          <w:tab w:val="clear" w:pos="420"/>
        </w:tabs>
        <w:spacing w:line="360" w:lineRule="auto"/>
        <w:ind w:leftChars="74" w:left="575"/>
        <w:rPr>
          <w:rFonts w:ascii="宋体" w:hAnsi="宋体" w:cs="宋体" w:hint="eastAsia"/>
          <w:szCs w:val="21"/>
        </w:rPr>
      </w:pPr>
      <w:r>
        <w:rPr>
          <w:rFonts w:ascii="宋体" w:hAnsi="宋体" w:cs="宋体" w:hint="eastAsia"/>
          <w:szCs w:val="21"/>
        </w:rPr>
        <w:t>sa-token安全控制：</w:t>
      </w:r>
    </w:p>
    <w:p w14:paraId="7B76713D" w14:textId="77777777" w:rsidR="007C3827" w:rsidRDefault="00000000">
      <w:pPr>
        <w:pStyle w:val="aff0"/>
        <w:keepLines/>
        <w:numPr>
          <w:ilvl w:val="0"/>
          <w:numId w:val="52"/>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能够为基于Spring的企业应用系统提供声明式的安全访问控制解决方案的安全框架；</w:t>
      </w:r>
    </w:p>
    <w:p w14:paraId="09E33962" w14:textId="77777777" w:rsidR="007C3827" w:rsidRDefault="00000000">
      <w:pPr>
        <w:pStyle w:val="aff0"/>
        <w:keepLines/>
        <w:numPr>
          <w:ilvl w:val="0"/>
          <w:numId w:val="52"/>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sa-token基于Spring开发，项目如果使用Spring作为基础，配合sa-token做权限更加方便；</w:t>
      </w:r>
    </w:p>
    <w:p w14:paraId="6D1D20C4" w14:textId="77777777" w:rsidR="007C3827" w:rsidRDefault="00000000">
      <w:pPr>
        <w:keepLines/>
        <w:numPr>
          <w:ilvl w:val="0"/>
          <w:numId w:val="51"/>
        </w:numPr>
        <w:tabs>
          <w:tab w:val="clear" w:pos="420"/>
        </w:tabs>
        <w:spacing w:line="360" w:lineRule="auto"/>
        <w:ind w:leftChars="74" w:left="575"/>
        <w:rPr>
          <w:rFonts w:ascii="宋体" w:hAnsi="宋体" w:cs="宋体" w:hint="eastAsia"/>
          <w:szCs w:val="21"/>
        </w:rPr>
      </w:pPr>
      <w:r>
        <w:rPr>
          <w:rFonts w:ascii="宋体" w:hAnsi="宋体" w:cs="宋体" w:hint="eastAsia"/>
          <w:szCs w:val="21"/>
        </w:rPr>
        <w:t>Vue框架：</w:t>
      </w:r>
    </w:p>
    <w:p w14:paraId="117EF9F0"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npm：node.js的包管理工具，用于统一管理我们前端项目中需要用到的包、插件、工具、命令等，便于开发和维护；</w:t>
      </w:r>
    </w:p>
    <w:p w14:paraId="4F47340B"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lastRenderedPageBreak/>
        <w:t>ES6：Javascript的新版本，ECMAScript6的简称。利用ES6我们可以简化我们的JS代码，同时利用其提供的强大功能来快速实现JS逻辑；</w:t>
      </w:r>
    </w:p>
    <w:p w14:paraId="79A46B40"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vue-cli：Vue的脚手架工具，用于自动生成Vue项目的目录及文件；</w:t>
      </w:r>
    </w:p>
    <w:p w14:paraId="33B36D9D"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vue-router： Vue提供的前端路由工具，利用其我们实现页面的路由控制，局部刷新及按需加载，构建单页应用，实现前后端分离；</w:t>
      </w:r>
    </w:p>
    <w:p w14:paraId="0580E127"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Cs w:val="21"/>
        </w:rPr>
      </w:pPr>
      <w:r>
        <w:rPr>
          <w:rFonts w:ascii="宋体" w:hAnsi="宋体" w:cs="宋体" w:hint="eastAsia"/>
          <w:color w:val="000000"/>
          <w:kern w:val="0"/>
          <w:szCs w:val="21"/>
        </w:rPr>
        <w:t>vuex：Vue提供的状态管理工具，用于统一管理我们项目中各种数据的交互和重用，存储我们需要用到数据对象；</w:t>
      </w:r>
    </w:p>
    <w:p w14:paraId="3C4A42BA" w14:textId="77777777" w:rsidR="007C3827" w:rsidRDefault="00000000">
      <w:pPr>
        <w:pStyle w:val="aff0"/>
        <w:keepLines/>
        <w:numPr>
          <w:ilvl w:val="0"/>
          <w:numId w:val="53"/>
        </w:numPr>
        <w:spacing w:line="360" w:lineRule="auto"/>
        <w:ind w:left="839" w:firstLineChars="0"/>
        <w:rPr>
          <w:rFonts w:ascii="宋体" w:hAnsi="宋体" w:cs="宋体" w:hint="eastAsia"/>
          <w:color w:val="000000"/>
          <w:kern w:val="0"/>
          <w:sz w:val="20"/>
          <w:szCs w:val="20"/>
        </w:rPr>
      </w:pPr>
      <w:r>
        <w:rPr>
          <w:rFonts w:ascii="宋体" w:hAnsi="宋体" w:cs="宋体" w:hint="eastAsia"/>
          <w:color w:val="000000"/>
          <w:kern w:val="0"/>
          <w:szCs w:val="21"/>
        </w:rPr>
        <w:t>element-ui：基于MVVM框架Vue开源出来的一套前端ui组件；</w:t>
      </w:r>
    </w:p>
    <w:p w14:paraId="07EE9DD5" w14:textId="77777777" w:rsidR="007C3827" w:rsidRDefault="00000000">
      <w:pPr>
        <w:pStyle w:val="3"/>
        <w:keepNext w:val="0"/>
        <w:spacing w:line="360" w:lineRule="auto"/>
        <w:rPr>
          <w:rFonts w:ascii="宋体" w:hAnsi="宋体" w:cs="宋体" w:hint="eastAsia"/>
        </w:rPr>
      </w:pPr>
      <w:bookmarkStart w:id="711" w:name="_Toc1455430989"/>
      <w:bookmarkStart w:id="712" w:name="_Toc8950"/>
      <w:bookmarkStart w:id="713" w:name="_Toc75341096"/>
      <w:bookmarkStart w:id="714" w:name="_Toc5281"/>
      <w:bookmarkStart w:id="715" w:name="_Toc14638"/>
      <w:bookmarkStart w:id="716" w:name="_Toc23423"/>
      <w:bookmarkStart w:id="717" w:name="_Toc11843"/>
      <w:bookmarkStart w:id="718" w:name="_Toc16159"/>
      <w:bookmarkStart w:id="719" w:name="_Toc21476"/>
      <w:bookmarkStart w:id="720" w:name="_Toc479"/>
      <w:bookmarkStart w:id="721" w:name="_Toc29125"/>
      <w:bookmarkStart w:id="722" w:name="_Toc28355"/>
      <w:bookmarkStart w:id="723" w:name="_Toc29904"/>
      <w:bookmarkStart w:id="724" w:name="_Toc23063"/>
      <w:bookmarkStart w:id="725" w:name="_Toc14958"/>
      <w:bookmarkStart w:id="726" w:name="_Toc17878"/>
      <w:bookmarkStart w:id="727" w:name="_Toc9542"/>
      <w:bookmarkStart w:id="728" w:name="_Toc30796"/>
      <w:bookmarkStart w:id="729" w:name="_Toc14600"/>
      <w:r>
        <w:rPr>
          <w:rFonts w:ascii="宋体" w:hAnsi="宋体" w:cs="宋体" w:hint="eastAsia"/>
        </w:rPr>
        <w:t>浏览器支持</w:t>
      </w:r>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p>
    <w:p w14:paraId="6829BA0F" w14:textId="77777777" w:rsidR="007C3827" w:rsidRDefault="00000000">
      <w:pPr>
        <w:keepLines/>
        <w:numPr>
          <w:ilvl w:val="0"/>
          <w:numId w:val="51"/>
        </w:numPr>
        <w:tabs>
          <w:tab w:val="clear" w:pos="420"/>
        </w:tabs>
        <w:spacing w:line="360" w:lineRule="auto"/>
        <w:ind w:leftChars="74" w:left="575"/>
        <w:rPr>
          <w:rFonts w:ascii="宋体" w:hAnsi="宋体" w:cs="宋体" w:hint="eastAsia"/>
          <w:lang w:eastAsia="zh-CN"/>
        </w:rPr>
      </w:pPr>
      <w:r>
        <w:rPr>
          <w:rFonts w:ascii="宋体" w:hAnsi="宋体" w:cs="宋体" w:hint="eastAsia"/>
          <w:lang w:eastAsia="zh-CN"/>
        </w:rPr>
        <w:t>平台PC端、承运商PC端与客户PC端采购BS架构，支持主流的浏览器，包括谷歌、火狐、360浏览器以及Microsoft Edge等；</w:t>
      </w:r>
    </w:p>
    <w:p w14:paraId="23D3CECE" w14:textId="77777777" w:rsidR="007C3827" w:rsidRDefault="00000000">
      <w:pPr>
        <w:pStyle w:val="3"/>
        <w:keepNext w:val="0"/>
        <w:spacing w:line="360" w:lineRule="auto"/>
        <w:rPr>
          <w:rFonts w:ascii="宋体" w:hAnsi="宋体" w:cs="宋体" w:hint="eastAsia"/>
        </w:rPr>
      </w:pPr>
      <w:bookmarkStart w:id="730" w:name="_Toc3542"/>
      <w:bookmarkStart w:id="731" w:name="_Toc31690"/>
      <w:bookmarkStart w:id="732" w:name="_Toc2801"/>
      <w:bookmarkStart w:id="733" w:name="_Toc10158"/>
      <w:bookmarkStart w:id="734" w:name="_Toc75341097"/>
      <w:bookmarkStart w:id="735" w:name="_Toc12493"/>
      <w:bookmarkStart w:id="736" w:name="_Toc14524"/>
      <w:bookmarkStart w:id="737" w:name="_Toc26894"/>
      <w:bookmarkStart w:id="738" w:name="_Toc22541"/>
      <w:bookmarkStart w:id="739" w:name="_Toc3135"/>
      <w:bookmarkStart w:id="740" w:name="_Toc19631"/>
      <w:bookmarkStart w:id="741" w:name="_Toc8140"/>
      <w:bookmarkStart w:id="742" w:name="_Toc20125"/>
      <w:bookmarkStart w:id="743" w:name="_Toc739545866"/>
      <w:bookmarkStart w:id="744" w:name="_Toc28808"/>
      <w:bookmarkStart w:id="745" w:name="_Toc24761"/>
      <w:bookmarkStart w:id="746" w:name="_Toc15276"/>
      <w:bookmarkStart w:id="747" w:name="_Toc11551"/>
      <w:bookmarkStart w:id="748" w:name="_Toc1398"/>
      <w:r>
        <w:rPr>
          <w:rFonts w:ascii="宋体" w:hAnsi="宋体" w:cs="宋体" w:hint="eastAsia"/>
        </w:rPr>
        <w:t>平台设计原则</w:t>
      </w:r>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p w14:paraId="0FB18A42" w14:textId="77777777" w:rsidR="007C3827" w:rsidRDefault="00000000">
      <w:pPr>
        <w:keepLines/>
        <w:spacing w:line="360" w:lineRule="auto"/>
        <w:ind w:firstLineChars="200" w:firstLine="420"/>
        <w:rPr>
          <w:rFonts w:ascii="宋体" w:hAnsi="宋体" w:cs="宋体" w:hint="eastAsia"/>
          <w:szCs w:val="21"/>
          <w:lang w:eastAsia="zh-CN"/>
        </w:rPr>
      </w:pPr>
      <w:r>
        <w:rPr>
          <w:rFonts w:ascii="宋体" w:hAnsi="宋体" w:cs="宋体" w:hint="eastAsia"/>
          <w:szCs w:val="21"/>
          <w:lang w:eastAsia="zh-CN"/>
        </w:rPr>
        <w:t>为了提高平台的可维护性和可复用性，增加平台的可扩展性和灵活性，平台遵循软件设计的七大原则，从而提高软件开发效率、节约软件开发成本和维护成本。</w:t>
      </w:r>
    </w:p>
    <w:p w14:paraId="2911BC27" w14:textId="77777777" w:rsidR="007C3827" w:rsidRDefault="00000000">
      <w:pPr>
        <w:keepLines/>
        <w:numPr>
          <w:ilvl w:val="0"/>
          <w:numId w:val="54"/>
        </w:numPr>
        <w:spacing w:line="360" w:lineRule="auto"/>
        <w:ind w:leftChars="74" w:left="310" w:hangingChars="74" w:hanging="155"/>
        <w:rPr>
          <w:rFonts w:ascii="宋体" w:hAnsi="宋体" w:cs="宋体" w:hint="eastAsia"/>
          <w:szCs w:val="21"/>
        </w:rPr>
      </w:pPr>
      <w:r>
        <w:rPr>
          <w:rFonts w:ascii="宋体" w:hAnsi="宋体" w:cs="宋体" w:hint="eastAsia"/>
          <w:szCs w:val="21"/>
        </w:rPr>
        <w:t>开闭原则：</w:t>
      </w:r>
    </w:p>
    <w:p w14:paraId="286BE429"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软件实体如类、模块函数应该对扩展开放，对修改关闭；强调的是用抽象构建框架，用实现扩展细节，以提高软件系统的可复用性及可维护性帮助我们实现稳定灵活的系统架构；</w:t>
      </w:r>
    </w:p>
    <w:p w14:paraId="4E1CB104" w14:textId="77777777" w:rsidR="007C3827" w:rsidRDefault="00000000">
      <w:pPr>
        <w:keepLines/>
        <w:numPr>
          <w:ilvl w:val="0"/>
          <w:numId w:val="55"/>
        </w:numPr>
        <w:spacing w:line="360" w:lineRule="auto"/>
        <w:ind w:leftChars="74" w:left="310" w:hangingChars="74" w:hanging="155"/>
        <w:rPr>
          <w:rFonts w:ascii="宋体" w:hAnsi="宋体" w:cs="宋体" w:hint="eastAsia"/>
          <w:szCs w:val="21"/>
        </w:rPr>
      </w:pPr>
      <w:r>
        <w:rPr>
          <w:rFonts w:ascii="宋体" w:hAnsi="宋体" w:cs="宋体" w:hint="eastAsia"/>
          <w:szCs w:val="21"/>
        </w:rPr>
        <w:t>单一职责原则：</w:t>
      </w:r>
    </w:p>
    <w:p w14:paraId="3DBFC22A" w14:textId="77777777" w:rsidR="007C3827" w:rsidRDefault="00000000">
      <w:pPr>
        <w:keepLines/>
        <w:spacing w:line="360" w:lineRule="auto"/>
        <w:ind w:leftChars="74" w:left="155" w:firstLine="419"/>
        <w:rPr>
          <w:rFonts w:ascii="宋体" w:hAnsi="宋体" w:cs="宋体" w:hint="eastAsia"/>
          <w:szCs w:val="21"/>
          <w:lang w:eastAsia="zh-CN"/>
        </w:rPr>
      </w:pPr>
      <w:r>
        <w:rPr>
          <w:rFonts w:ascii="宋体" w:hAnsi="宋体" w:cs="宋体" w:hint="eastAsia"/>
          <w:szCs w:val="21"/>
          <w:lang w:eastAsia="zh-CN"/>
        </w:rPr>
        <w:t>不要存在多于一个导致类变更的原因；</w:t>
      </w:r>
    </w:p>
    <w:p w14:paraId="0088ABB0" w14:textId="77777777" w:rsidR="007C3827" w:rsidRDefault="00000000">
      <w:pPr>
        <w:keepLines/>
        <w:numPr>
          <w:ilvl w:val="0"/>
          <w:numId w:val="56"/>
        </w:numPr>
        <w:spacing w:line="360" w:lineRule="auto"/>
        <w:ind w:leftChars="74" w:left="310" w:hangingChars="74" w:hanging="155"/>
        <w:rPr>
          <w:rFonts w:ascii="宋体" w:hAnsi="宋体" w:cs="宋体" w:hint="eastAsia"/>
          <w:szCs w:val="21"/>
        </w:rPr>
      </w:pPr>
      <w:r>
        <w:rPr>
          <w:rFonts w:ascii="宋体" w:hAnsi="宋体" w:cs="宋体" w:hint="eastAsia"/>
          <w:szCs w:val="21"/>
        </w:rPr>
        <w:t>接口隔离原则：</w:t>
      </w:r>
    </w:p>
    <w:p w14:paraId="162F3E08"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用多个专门的接口，而不使用单一的总接口，客户端不应该依赖它不需要的接口；</w:t>
      </w:r>
    </w:p>
    <w:p w14:paraId="2D6B6A23" w14:textId="77777777" w:rsidR="007C3827" w:rsidRDefault="00000000">
      <w:pPr>
        <w:keepLines/>
        <w:numPr>
          <w:ilvl w:val="0"/>
          <w:numId w:val="57"/>
        </w:numPr>
        <w:spacing w:line="360" w:lineRule="auto"/>
        <w:ind w:leftChars="74" w:left="310" w:hangingChars="74" w:hanging="155"/>
        <w:rPr>
          <w:rFonts w:ascii="宋体" w:hAnsi="宋体" w:cs="宋体" w:hint="eastAsia"/>
          <w:szCs w:val="21"/>
        </w:rPr>
      </w:pPr>
      <w:r>
        <w:rPr>
          <w:rFonts w:ascii="宋体" w:hAnsi="宋体" w:cs="宋体" w:hint="eastAsia"/>
          <w:szCs w:val="21"/>
        </w:rPr>
        <w:t>合成复用原则：</w:t>
      </w:r>
    </w:p>
    <w:p w14:paraId="0CD38CA8"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尽量使用对象组合/聚合，而不是继承关系达到软件复用的目的；</w:t>
      </w:r>
    </w:p>
    <w:p w14:paraId="2AC7D340" w14:textId="77777777" w:rsidR="007C3827" w:rsidRDefault="00000000">
      <w:pPr>
        <w:keepLines/>
        <w:numPr>
          <w:ilvl w:val="0"/>
          <w:numId w:val="58"/>
        </w:numPr>
        <w:spacing w:line="360" w:lineRule="auto"/>
        <w:ind w:leftChars="74" w:left="310" w:hangingChars="74" w:hanging="155"/>
        <w:rPr>
          <w:rFonts w:ascii="宋体" w:hAnsi="宋体" w:cs="宋体" w:hint="eastAsia"/>
          <w:szCs w:val="21"/>
        </w:rPr>
      </w:pPr>
      <w:r>
        <w:rPr>
          <w:rFonts w:ascii="宋体" w:hAnsi="宋体" w:cs="宋体" w:hint="eastAsia"/>
          <w:szCs w:val="21"/>
        </w:rPr>
        <w:t>迪米特原则：</w:t>
      </w:r>
    </w:p>
    <w:p w14:paraId="4F0001A6"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一个对象对其他对象保持最少的了解，尽量降低类与类之间的耦合，强调只与相关类交流。相关类指的是出现在成员变量、方法的输入、输出参数中的类；</w:t>
      </w:r>
    </w:p>
    <w:p w14:paraId="4E4C12C3" w14:textId="77777777" w:rsidR="007C3827" w:rsidRDefault="00000000">
      <w:pPr>
        <w:keepLines/>
        <w:numPr>
          <w:ilvl w:val="0"/>
          <w:numId w:val="59"/>
        </w:numPr>
        <w:spacing w:line="360" w:lineRule="auto"/>
        <w:ind w:leftChars="74" w:left="310" w:hangingChars="74" w:hanging="155"/>
        <w:rPr>
          <w:rFonts w:ascii="宋体" w:hAnsi="宋体" w:cs="宋体" w:hint="eastAsia"/>
          <w:szCs w:val="21"/>
        </w:rPr>
      </w:pPr>
      <w:r>
        <w:rPr>
          <w:rFonts w:ascii="宋体" w:hAnsi="宋体" w:cs="宋体" w:hint="eastAsia"/>
          <w:szCs w:val="21"/>
        </w:rPr>
        <w:t>里氏替换原则：</w:t>
      </w:r>
    </w:p>
    <w:p w14:paraId="57788FB7"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子类可以扩展父类的功能，但不能改变父类原有的功能。也就是说：子类继承父类时，除新增新的方法完成新增功能外，尽量不要重写父类的方法；</w:t>
      </w:r>
    </w:p>
    <w:p w14:paraId="472E4742" w14:textId="77777777" w:rsidR="007C3827" w:rsidRDefault="00000000">
      <w:pPr>
        <w:keepLines/>
        <w:numPr>
          <w:ilvl w:val="0"/>
          <w:numId w:val="59"/>
        </w:numPr>
        <w:spacing w:line="360" w:lineRule="auto"/>
        <w:ind w:leftChars="74" w:left="310" w:hangingChars="74" w:hanging="155"/>
        <w:rPr>
          <w:rFonts w:ascii="宋体" w:hAnsi="宋体" w:cs="宋体" w:hint="eastAsia"/>
          <w:szCs w:val="21"/>
        </w:rPr>
      </w:pPr>
      <w:r>
        <w:rPr>
          <w:rFonts w:ascii="宋体" w:hAnsi="宋体" w:cs="宋体" w:hint="eastAsia"/>
          <w:szCs w:val="21"/>
        </w:rPr>
        <w:lastRenderedPageBreak/>
        <w:t>依赖倒置原则：</w:t>
      </w:r>
    </w:p>
    <w:p w14:paraId="55707868" w14:textId="77777777" w:rsidR="007C3827" w:rsidRDefault="00000000">
      <w:pPr>
        <w:keepLines/>
        <w:spacing w:line="360" w:lineRule="auto"/>
        <w:ind w:leftChars="74" w:left="155" w:firstLineChars="200" w:firstLine="420"/>
        <w:rPr>
          <w:rFonts w:ascii="宋体" w:hAnsi="宋体" w:cs="宋体" w:hint="eastAsia"/>
          <w:szCs w:val="21"/>
          <w:lang w:eastAsia="zh-CN"/>
        </w:rPr>
      </w:pPr>
      <w:r>
        <w:rPr>
          <w:rFonts w:ascii="宋体" w:hAnsi="宋体" w:cs="宋体" w:hint="eastAsia"/>
          <w:szCs w:val="21"/>
          <w:lang w:eastAsia="zh-CN"/>
        </w:rPr>
        <w:t>每一个逻辑的实现都是由原子逻辑组成的，不可分割的原子逻辑就是低层模块(一般是接口，抽象类)，原子逻辑的组装就是高层模块；</w:t>
      </w:r>
    </w:p>
    <w:p w14:paraId="56C807EB" w14:textId="77777777" w:rsidR="007C3827" w:rsidRDefault="00000000">
      <w:pPr>
        <w:pStyle w:val="2"/>
        <w:keepNext w:val="0"/>
        <w:spacing w:line="360" w:lineRule="auto"/>
        <w:rPr>
          <w:rFonts w:ascii="宋体" w:hAnsi="宋体" w:cs="宋体" w:hint="eastAsia"/>
          <w:lang w:eastAsia="zh-CN"/>
        </w:rPr>
      </w:pPr>
      <w:bookmarkStart w:id="749" w:name="_Toc1218362652"/>
      <w:bookmarkStart w:id="750" w:name="_Toc29978"/>
      <w:bookmarkStart w:id="751" w:name="_Toc13062"/>
      <w:bookmarkStart w:id="752" w:name="_Toc17504"/>
      <w:bookmarkStart w:id="753" w:name="_Toc1698"/>
      <w:bookmarkStart w:id="754" w:name="_Toc16045"/>
      <w:bookmarkStart w:id="755" w:name="_Toc11284"/>
      <w:bookmarkStart w:id="756" w:name="_Toc14049"/>
      <w:bookmarkStart w:id="757" w:name="_Toc21747"/>
      <w:bookmarkStart w:id="758" w:name="_Toc12218"/>
      <w:bookmarkStart w:id="759" w:name="_Toc22710"/>
      <w:bookmarkStart w:id="760" w:name="_Toc12156"/>
      <w:bookmarkStart w:id="761" w:name="_Toc596"/>
      <w:bookmarkStart w:id="762" w:name="_Toc7319"/>
      <w:bookmarkStart w:id="763" w:name="_Toc7279"/>
      <w:bookmarkStart w:id="764" w:name="_Toc6702"/>
      <w:bookmarkStart w:id="765" w:name="_Toc11873"/>
      <w:bookmarkStart w:id="766" w:name="_Toc120"/>
      <w:r>
        <w:rPr>
          <w:rFonts w:ascii="宋体" w:hAnsi="宋体" w:cs="宋体" w:hint="eastAsia"/>
          <w:lang w:eastAsia="zh-CN"/>
        </w:rPr>
        <w:t>功能蓝图</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52E4AFEA" w14:textId="77777777" w:rsidR="007C3827" w:rsidRDefault="00000000">
      <w:pPr>
        <w:keepLines/>
        <w:spacing w:line="360" w:lineRule="auto"/>
        <w:rPr>
          <w:rFonts w:ascii="宋体" w:hAnsi="宋体" w:cs="宋体" w:hint="eastAsia"/>
          <w:lang w:eastAsia="zh-CN"/>
        </w:rPr>
      </w:pPr>
      <w:r>
        <w:rPr>
          <w:rFonts w:ascii="宋体" w:hAnsi="宋体" w:cs="宋体" w:hint="eastAsia"/>
          <w:noProof/>
        </w:rPr>
        <w:drawing>
          <wp:inline distT="0" distB="0" distL="114300" distR="114300" wp14:anchorId="7CDDB460" wp14:editId="605DCAD2">
            <wp:extent cx="5758815" cy="2946400"/>
            <wp:effectExtent l="0" t="0" r="698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758815" cy="2946400"/>
                    </a:xfrm>
                    <a:prstGeom prst="rect">
                      <a:avLst/>
                    </a:prstGeom>
                    <a:noFill/>
                    <a:ln>
                      <a:noFill/>
                    </a:ln>
                  </pic:spPr>
                </pic:pic>
              </a:graphicData>
            </a:graphic>
          </wp:inline>
        </w:drawing>
      </w:r>
    </w:p>
    <w:p w14:paraId="2A3D9347" w14:textId="77777777" w:rsidR="007C3827" w:rsidRDefault="00000000">
      <w:pPr>
        <w:pStyle w:val="2"/>
        <w:keepNext w:val="0"/>
        <w:spacing w:line="360" w:lineRule="auto"/>
        <w:rPr>
          <w:rFonts w:ascii="宋体" w:hAnsi="宋体" w:cs="宋体" w:hint="eastAsia"/>
        </w:rPr>
      </w:pPr>
      <w:bookmarkStart w:id="767" w:name="_Toc17872"/>
      <w:bookmarkStart w:id="768" w:name="_Toc7781"/>
      <w:bookmarkStart w:id="769" w:name="_Toc4913"/>
      <w:bookmarkStart w:id="770" w:name="_Toc9995"/>
      <w:bookmarkStart w:id="771" w:name="_Toc26994"/>
      <w:bookmarkStart w:id="772" w:name="_Toc29005"/>
      <w:bookmarkStart w:id="773" w:name="_Toc2653"/>
      <w:bookmarkStart w:id="774" w:name="_Toc12017"/>
      <w:bookmarkStart w:id="775" w:name="_Toc23946"/>
      <w:bookmarkStart w:id="776" w:name="_Toc21576"/>
      <w:bookmarkStart w:id="777" w:name="_Toc26197"/>
      <w:bookmarkStart w:id="778" w:name="_Toc29993"/>
      <w:bookmarkStart w:id="779" w:name="_Toc13894"/>
      <w:bookmarkStart w:id="780" w:name="_Toc1583088627"/>
      <w:bookmarkStart w:id="781" w:name="_Toc17801"/>
      <w:bookmarkStart w:id="782" w:name="_Toc25176"/>
      <w:bookmarkStart w:id="783" w:name="_Toc26171"/>
      <w:bookmarkStart w:id="784" w:name="_Toc21483"/>
      <w:r>
        <w:rPr>
          <w:rFonts w:ascii="宋体" w:hAnsi="宋体" w:cs="宋体" w:hint="eastAsia"/>
          <w:lang w:eastAsia="zh-CN"/>
        </w:rPr>
        <w:t>CMP配置管理端功能</w:t>
      </w:r>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1747DA85" w14:textId="77777777" w:rsidR="007C3827" w:rsidRDefault="00000000">
      <w:pPr>
        <w:pStyle w:val="3"/>
        <w:keepNext w:val="0"/>
        <w:spacing w:line="360" w:lineRule="auto"/>
        <w:rPr>
          <w:rFonts w:ascii="宋体" w:hAnsi="宋体" w:cs="宋体" w:hint="eastAsia"/>
        </w:rPr>
      </w:pPr>
      <w:bookmarkStart w:id="785" w:name="_Toc29148"/>
      <w:bookmarkStart w:id="786" w:name="_Toc1085"/>
      <w:bookmarkStart w:id="787" w:name="_Toc31573"/>
      <w:bookmarkStart w:id="788" w:name="_Toc29641"/>
      <w:bookmarkStart w:id="789" w:name="_Toc4339"/>
      <w:bookmarkStart w:id="790" w:name="_Toc1732792342"/>
      <w:bookmarkStart w:id="791" w:name="_Toc28221"/>
      <w:bookmarkStart w:id="792" w:name="_Toc1219"/>
      <w:bookmarkStart w:id="793" w:name="_Toc8842"/>
      <w:bookmarkStart w:id="794" w:name="_Toc15625"/>
      <w:bookmarkStart w:id="795" w:name="_Toc17784"/>
      <w:bookmarkStart w:id="796" w:name="_Toc5854"/>
      <w:bookmarkStart w:id="797" w:name="_Toc24849"/>
      <w:bookmarkStart w:id="798" w:name="_Toc20176"/>
      <w:bookmarkStart w:id="799" w:name="_Toc7537"/>
      <w:bookmarkStart w:id="800" w:name="_Toc17328"/>
      <w:bookmarkStart w:id="801" w:name="_Toc21215"/>
      <w:bookmarkStart w:id="802" w:name="_Toc13885"/>
      <w:r>
        <w:rPr>
          <w:rFonts w:ascii="宋体" w:hAnsi="宋体" w:cs="宋体" w:hint="eastAsia"/>
          <w:lang w:eastAsia="zh-CN"/>
        </w:rPr>
        <w:t>系统管理</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p>
    <w:p w14:paraId="3A96DDFC" w14:textId="77777777" w:rsidR="007C3827" w:rsidRDefault="00000000">
      <w:pPr>
        <w:pStyle w:val="4"/>
        <w:keepNext w:val="0"/>
        <w:spacing w:line="360" w:lineRule="auto"/>
        <w:rPr>
          <w:rFonts w:ascii="宋体" w:hAnsi="宋体" w:cs="宋体" w:hint="eastAsia"/>
          <w:lang w:eastAsia="zh-CN"/>
        </w:rPr>
      </w:pPr>
      <w:bookmarkStart w:id="803" w:name="_Toc17239"/>
      <w:r>
        <w:rPr>
          <w:rFonts w:ascii="宋体" w:hAnsi="宋体" w:cs="宋体" w:hint="eastAsia"/>
          <w:lang w:eastAsia="zh-CN"/>
        </w:rPr>
        <w:t>账套管理</w:t>
      </w:r>
      <w:bookmarkEnd w:id="803"/>
    </w:p>
    <w:p w14:paraId="48CED2D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417AF764" w14:textId="77777777" w:rsidR="007C3827" w:rsidRDefault="00000000">
      <w:pPr>
        <w:keepLines/>
        <w:spacing w:line="360" w:lineRule="auto"/>
        <w:ind w:leftChars="74" w:left="155" w:firstLineChars="74" w:firstLine="155"/>
        <w:rPr>
          <w:rFonts w:ascii="宋体" w:hAnsi="宋体" w:cs="宋体" w:hint="eastAsia"/>
          <w:lang w:eastAsia="zh-CN"/>
        </w:rPr>
      </w:pPr>
      <w:r>
        <w:rPr>
          <w:rFonts w:ascii="宋体" w:hAnsi="宋体" w:cs="宋体" w:hint="eastAsia"/>
          <w:lang w:eastAsia="zh-CN"/>
        </w:rPr>
        <w:t xml:space="preserve">    账套管理主要管理公司对外的法律主体（企业）信息，给予OTWB使用的用户开设账套，</w:t>
      </w:r>
      <w:r>
        <w:rPr>
          <w:rFonts w:ascii="宋体" w:hAnsi="宋体" w:cs="宋体" w:hint="eastAsia"/>
          <w:szCs w:val="21"/>
          <w:lang w:eastAsia="zh-CN"/>
        </w:rPr>
        <w:t>提供新增、修改、授权配置、功能配置等功能。可为企业默认创建一个管理员用户进行系统的统一管理</w:t>
      </w:r>
      <w:r>
        <w:rPr>
          <w:rFonts w:ascii="宋体" w:hAnsi="宋体" w:cs="宋体" w:hint="eastAsia"/>
          <w:lang w:eastAsia="zh-CN"/>
        </w:rPr>
        <w:t>。</w:t>
      </w:r>
    </w:p>
    <w:p w14:paraId="2571922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11004E9D" w14:textId="77777777" w:rsidR="007C3827" w:rsidRDefault="00000000">
      <w:pPr>
        <w:keepLines/>
        <w:numPr>
          <w:ilvl w:val="0"/>
          <w:numId w:val="61"/>
        </w:numPr>
        <w:spacing w:line="360" w:lineRule="auto"/>
        <w:rPr>
          <w:rFonts w:ascii="宋体" w:hAnsi="宋体" w:cs="宋体" w:hint="eastAsia"/>
          <w:lang w:eastAsia="zh-CN"/>
        </w:rPr>
      </w:pPr>
      <w:r>
        <w:rPr>
          <w:rFonts w:ascii="宋体" w:hAnsi="宋体" w:cs="宋体" w:hint="eastAsia"/>
          <w:lang w:eastAsia="zh-CN"/>
        </w:rPr>
        <w:t>授权配置：可以针对账套设置过期时间，当不设置过期时间则默认永久使用，如果设置过期时间则到期后，该账套自动停用，用户不可以使用该账套。</w:t>
      </w:r>
    </w:p>
    <w:p w14:paraId="53D4A737" w14:textId="77777777" w:rsidR="007C3827" w:rsidRDefault="00000000">
      <w:pPr>
        <w:keepLines/>
        <w:numPr>
          <w:ilvl w:val="0"/>
          <w:numId w:val="61"/>
        </w:numPr>
        <w:spacing w:line="360" w:lineRule="auto"/>
        <w:rPr>
          <w:rFonts w:ascii="宋体" w:hAnsi="宋体" w:cs="宋体" w:hint="eastAsia"/>
          <w:lang w:eastAsia="zh-CN"/>
        </w:rPr>
      </w:pPr>
      <w:r>
        <w:rPr>
          <w:rFonts w:ascii="宋体" w:hAnsi="宋体" w:cs="宋体" w:hint="eastAsia"/>
          <w:lang w:eastAsia="zh-CN"/>
        </w:rPr>
        <w:lastRenderedPageBreak/>
        <w:t>功能配置：可以针对某一个企业分配可使用的菜单功能。分配后，用户以此企业登录可以配置所拥有的菜单功能。</w:t>
      </w:r>
    </w:p>
    <w:p w14:paraId="201FBC1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C7F0F99" w14:textId="77777777" w:rsidR="007C3827" w:rsidRDefault="00000000">
      <w:pPr>
        <w:keepLines/>
        <w:numPr>
          <w:ilvl w:val="0"/>
          <w:numId w:val="62"/>
        </w:numPr>
        <w:spacing w:line="360" w:lineRule="auto"/>
        <w:rPr>
          <w:rFonts w:ascii="宋体" w:hAnsi="宋体" w:cs="宋体" w:hint="eastAsia"/>
          <w:lang w:eastAsia="zh-CN"/>
        </w:rPr>
      </w:pPr>
      <w:r>
        <w:rPr>
          <w:rFonts w:ascii="宋体" w:hAnsi="宋体" w:cs="宋体" w:hint="eastAsia"/>
          <w:szCs w:val="21"/>
          <w:lang w:eastAsia="zh-CN"/>
        </w:rPr>
        <w:t>功能</w:t>
      </w:r>
      <w:r>
        <w:rPr>
          <w:rFonts w:ascii="宋体" w:hAnsi="宋体" w:cs="宋体" w:hint="eastAsia"/>
          <w:lang w:eastAsia="zh-CN"/>
        </w:rPr>
        <w:t>字段：查询、新增、修改、删除</w:t>
      </w:r>
    </w:p>
    <w:p w14:paraId="31865399" w14:textId="77777777" w:rsidR="007C3827" w:rsidRDefault="00000000">
      <w:pPr>
        <w:keepLines/>
        <w:numPr>
          <w:ilvl w:val="0"/>
          <w:numId w:val="62"/>
        </w:numPr>
        <w:spacing w:line="360" w:lineRule="auto"/>
        <w:rPr>
          <w:rFonts w:ascii="宋体" w:hAnsi="宋体" w:cs="宋体" w:hint="eastAsia"/>
          <w:szCs w:val="21"/>
          <w:lang w:eastAsia="zh-CN"/>
        </w:rPr>
      </w:pPr>
      <w:r>
        <w:rPr>
          <w:rFonts w:ascii="宋体" w:hAnsi="宋体" w:cs="宋体" w:hint="eastAsia"/>
          <w:szCs w:val="21"/>
          <w:lang w:eastAsia="zh-CN"/>
        </w:rPr>
        <w:t>新增：企业ID、企业名称、企业简称、logo、联系人、联系电话、过期时间、详细地址、统一社会信用代码、企业简介、中交兴路appkey、企业类型（系统、承运商）。</w:t>
      </w:r>
    </w:p>
    <w:p w14:paraId="0941E788" w14:textId="77777777" w:rsidR="007C3827" w:rsidRDefault="00000000">
      <w:pPr>
        <w:pStyle w:val="af2"/>
        <w:keepLines/>
        <w:numPr>
          <w:ilvl w:val="0"/>
          <w:numId w:val="63"/>
        </w:numPr>
        <w:spacing w:before="0" w:beforeAutospacing="0" w:after="0" w:afterAutospacing="0" w:line="360" w:lineRule="auto"/>
        <w:rPr>
          <w:rFonts w:hint="eastAsia"/>
          <w:szCs w:val="21"/>
        </w:rPr>
      </w:pPr>
      <w:r>
        <w:rPr>
          <w:rFonts w:hint="eastAsia"/>
          <w:szCs w:val="21"/>
        </w:rPr>
        <w:t>新增逻辑：</w:t>
      </w:r>
    </w:p>
    <w:p w14:paraId="405C02CE"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① 点击保存后，需要前后端进行表单必填校验。</w:t>
      </w:r>
    </w:p>
    <w:p w14:paraId="24E46DBB"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② 根据账套中的管理员的账号、密码需要默认创建管理员用户，并且默认用户为启用状态；创建完成用户后，可以通过此账号进行登录，并且可以通过此账号操作系统相关功能模块；并且完成企业和用户的绑定关系。</w:t>
      </w:r>
    </w:p>
    <w:p w14:paraId="6A52710E"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③ 创建管理员用户的同时，默认创建已企业名称为一级节点的部门信息。</w:t>
      </w:r>
    </w:p>
    <w:p w14:paraId="77C802EB"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④ 创建管理员用户的同时，默认赋予该用户默认的系统角色：系统管理员。</w:t>
      </w:r>
    </w:p>
    <w:p w14:paraId="4F24F399"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⑤ 创建管理员用户的同时，默认赋予该用户所有的功能菜单和按钮，也可以通过全局操作单独分配企业的功能菜单。</w:t>
      </w:r>
    </w:p>
    <w:p w14:paraId="57A202BB" w14:textId="77777777" w:rsidR="007C3827" w:rsidRDefault="00000000">
      <w:pPr>
        <w:pStyle w:val="af2"/>
        <w:keepLines/>
        <w:spacing w:before="0" w:beforeAutospacing="0" w:after="0" w:afterAutospacing="0" w:line="360" w:lineRule="auto"/>
        <w:ind w:left="420" w:firstLine="420"/>
        <w:rPr>
          <w:rFonts w:hint="eastAsia"/>
          <w:szCs w:val="21"/>
        </w:rPr>
      </w:pPr>
      <w:r>
        <w:rPr>
          <w:rFonts w:hint="eastAsia"/>
          <w:szCs w:val="21"/>
        </w:rPr>
        <w:t>⑥ 初始管理员密码可以随机生成，也可以自己编辑，可以点击复制按钮发给对应的管理员。</w:t>
      </w:r>
    </w:p>
    <w:p w14:paraId="7D4FAB14" w14:textId="77777777" w:rsidR="007C3827" w:rsidRDefault="00000000">
      <w:pPr>
        <w:keepLines/>
        <w:numPr>
          <w:ilvl w:val="0"/>
          <w:numId w:val="62"/>
        </w:numPr>
        <w:spacing w:line="360" w:lineRule="auto"/>
        <w:rPr>
          <w:rFonts w:ascii="宋体" w:hAnsi="宋体" w:cs="宋体" w:hint="eastAsia"/>
          <w:szCs w:val="21"/>
          <w:lang w:eastAsia="zh-CN"/>
        </w:rPr>
      </w:pPr>
      <w:r>
        <w:rPr>
          <w:rFonts w:ascii="宋体" w:hAnsi="宋体" w:cs="宋体" w:hint="eastAsia"/>
          <w:szCs w:val="21"/>
          <w:lang w:eastAsia="zh-CN"/>
        </w:rPr>
        <w:t>修改：同新增字段。</w:t>
      </w:r>
    </w:p>
    <w:p w14:paraId="746314B9" w14:textId="77777777" w:rsidR="007C3827" w:rsidRDefault="00000000">
      <w:pPr>
        <w:keepLines/>
        <w:numPr>
          <w:ilvl w:val="0"/>
          <w:numId w:val="62"/>
        </w:numPr>
        <w:spacing w:line="360" w:lineRule="auto"/>
        <w:rPr>
          <w:rFonts w:ascii="宋体" w:hAnsi="宋体" w:cs="宋体" w:hint="eastAsia"/>
          <w:szCs w:val="21"/>
          <w:lang w:eastAsia="zh-CN"/>
        </w:rPr>
      </w:pPr>
      <w:r>
        <w:rPr>
          <w:rFonts w:ascii="宋体" w:hAnsi="宋体" w:cs="宋体" w:hint="eastAsia"/>
          <w:szCs w:val="21"/>
          <w:lang w:eastAsia="zh-CN"/>
        </w:rPr>
        <w:t>删除：提示是否删除对话框，可选择确认或取消，删除后账套下的关联用户与该账套解除绑定，并且相关用户信息删除。</w:t>
      </w:r>
    </w:p>
    <w:p w14:paraId="181F0428"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首页表单字段：企业ID、企业名称、企业简称、logo、账号、密码、联系人、联系电话、详细地址、统一社会信用代码、企业简介、过期时间、企业类型（系统、承运商）、创建时间、创建人。</w:t>
      </w:r>
    </w:p>
    <w:p w14:paraId="78EF2B40"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查询：企业ID、企业名称、企业简称、联系人、联系电话、企业类型（系统、承运商）、查询、重置（查询条件）。</w:t>
      </w:r>
    </w:p>
    <w:p w14:paraId="0A5B2359" w14:textId="77777777" w:rsidR="007C3827" w:rsidRDefault="00000000">
      <w:pPr>
        <w:pStyle w:val="4"/>
        <w:keepNext w:val="0"/>
        <w:spacing w:line="360" w:lineRule="auto"/>
        <w:rPr>
          <w:rFonts w:ascii="宋体" w:hAnsi="宋体" w:cs="宋体" w:hint="eastAsia"/>
          <w:lang w:eastAsia="zh-CN"/>
        </w:rPr>
      </w:pPr>
      <w:bookmarkStart w:id="804" w:name="_Toc22110"/>
      <w:r>
        <w:rPr>
          <w:rFonts w:ascii="宋体" w:hAnsi="宋体" w:cs="宋体" w:hint="eastAsia"/>
          <w:lang w:eastAsia="zh-CN"/>
        </w:rPr>
        <w:t>用户管理</w:t>
      </w:r>
      <w:bookmarkEnd w:id="804"/>
    </w:p>
    <w:p w14:paraId="6567D2CA"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5B0E77D5"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lastRenderedPageBreak/>
        <w:t>主要用于为OTWB用户开设用户账号，</w:t>
      </w:r>
      <w:r>
        <w:rPr>
          <w:rFonts w:ascii="宋体" w:hAnsi="宋体" w:cs="宋体" w:hint="eastAsia"/>
          <w:szCs w:val="21"/>
          <w:lang w:eastAsia="zh-CN"/>
        </w:rPr>
        <w:t>提供新增、修改、禁用、启用、密码重置、用户分配等功能。可为用户指定所属部门、岗位、角色等信息</w:t>
      </w:r>
      <w:r>
        <w:rPr>
          <w:rFonts w:ascii="宋体" w:hAnsi="宋体" w:cs="宋体" w:hint="eastAsia"/>
          <w:lang w:eastAsia="zh-CN"/>
        </w:rPr>
        <w:t>。</w:t>
      </w:r>
    </w:p>
    <w:p w14:paraId="5518082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15FDE84F"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用户平台分为PC端与小程序端。当用户平台为小程序用户，角色为司机时，司机可以通过小程序进行接单运输等业务操作，当用户平台为PC端时，该用户可以操作OTWB系统操作业务流程。</w:t>
      </w:r>
    </w:p>
    <w:p w14:paraId="48C5E941"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禁用：系统管理员可对用户账号进行禁用，禁用后，该账号无法登陆。</w:t>
      </w:r>
    </w:p>
    <w:p w14:paraId="6B92322F"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启用：系统管理员可对已禁用的用户账号进行重新启用，启用后，该账号可以正常登录。</w:t>
      </w:r>
    </w:p>
    <w:p w14:paraId="629C3187"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重置密码：系统管理员可对用户账号进行密码重置，重置后，用户的登录密码恢复为系统初始密码。</w:t>
      </w:r>
    </w:p>
    <w:p w14:paraId="1D24FD0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2F0AFDF5" w14:textId="77777777" w:rsidR="007C3827" w:rsidRDefault="00000000">
      <w:pPr>
        <w:keepLines/>
        <w:numPr>
          <w:ilvl w:val="0"/>
          <w:numId w:val="64"/>
        </w:numPr>
        <w:spacing w:line="360" w:lineRule="auto"/>
        <w:ind w:left="1050"/>
        <w:rPr>
          <w:rFonts w:ascii="宋体" w:hAnsi="宋体" w:cs="宋体" w:hint="eastAsia"/>
          <w:lang w:eastAsia="zh-CN"/>
        </w:rPr>
      </w:pPr>
      <w:r>
        <w:rPr>
          <w:rFonts w:ascii="宋体" w:hAnsi="宋体" w:cs="宋体" w:hint="eastAsia"/>
          <w:lang w:eastAsia="zh-CN"/>
        </w:rPr>
        <w:t>功能字段：查询、新增、修改、删除</w:t>
      </w:r>
    </w:p>
    <w:p w14:paraId="53BD7DBD" w14:textId="77777777" w:rsidR="007C3827" w:rsidRDefault="00000000">
      <w:pPr>
        <w:keepLines/>
        <w:numPr>
          <w:ilvl w:val="0"/>
          <w:numId w:val="65"/>
        </w:numPr>
        <w:spacing w:line="360" w:lineRule="auto"/>
        <w:rPr>
          <w:rFonts w:ascii="宋体" w:hAnsi="宋体" w:cs="宋体" w:hint="eastAsia"/>
          <w:lang w:eastAsia="zh-CN"/>
        </w:rPr>
      </w:pPr>
      <w:r>
        <w:rPr>
          <w:rFonts w:ascii="宋体" w:hAnsi="宋体" w:cs="宋体" w:hint="eastAsia"/>
          <w:lang w:eastAsia="zh-CN"/>
        </w:rPr>
        <w:t>新增：登录名、用户姓名、性别、默认密码、所属角色、所属部门、用户平台、手机号邮箱、职位、用户状态（禁用/启用）按钮：保存。</w:t>
      </w:r>
    </w:p>
    <w:p w14:paraId="278D9E6B" w14:textId="77777777" w:rsidR="007C3827" w:rsidRDefault="00000000">
      <w:pPr>
        <w:pStyle w:val="a2"/>
        <w:keepLines/>
        <w:numPr>
          <w:ilvl w:val="0"/>
          <w:numId w:val="66"/>
        </w:numPr>
        <w:spacing w:line="360" w:lineRule="auto"/>
        <w:ind w:firstLineChars="0"/>
        <w:rPr>
          <w:rFonts w:ascii="宋体" w:hAnsi="宋体" w:cs="宋体" w:hint="eastAsia"/>
        </w:rPr>
      </w:pPr>
      <w:r>
        <w:rPr>
          <w:rFonts w:ascii="宋体" w:hAnsi="宋体" w:cs="宋体" w:hint="eastAsia"/>
        </w:rPr>
        <w:t>新增逻辑：</w:t>
      </w:r>
    </w:p>
    <w:p w14:paraId="7F0331C7" w14:textId="77777777" w:rsidR="007C3827" w:rsidRDefault="00000000">
      <w:pPr>
        <w:pStyle w:val="af2"/>
        <w:keepLines/>
        <w:numPr>
          <w:ilvl w:val="0"/>
          <w:numId w:val="67"/>
        </w:numPr>
        <w:spacing w:before="0" w:beforeAutospacing="0" w:after="0" w:afterAutospacing="0" w:line="360" w:lineRule="auto"/>
        <w:ind w:firstLineChars="200" w:firstLine="420"/>
        <w:rPr>
          <w:rFonts w:hint="eastAsia"/>
        </w:rPr>
      </w:pPr>
      <w:r>
        <w:rPr>
          <w:rFonts w:hint="eastAsia"/>
        </w:rPr>
        <w:t>点击保存后，需要前后端进行表单必填校验。</w:t>
      </w:r>
    </w:p>
    <w:p w14:paraId="3899A75D" w14:textId="77777777" w:rsidR="007C3827" w:rsidRDefault="00000000">
      <w:pPr>
        <w:pStyle w:val="a2"/>
        <w:keepLines/>
        <w:numPr>
          <w:ilvl w:val="0"/>
          <w:numId w:val="67"/>
        </w:numPr>
        <w:spacing w:line="360" w:lineRule="auto"/>
        <w:ind w:firstLineChars="200" w:firstLine="420"/>
        <w:rPr>
          <w:rFonts w:ascii="宋体" w:hAnsi="宋体" w:cs="宋体" w:hint="eastAsia"/>
        </w:rPr>
      </w:pPr>
      <w:bookmarkStart w:id="805" w:name="OLE_LINK1"/>
      <w:r>
        <w:rPr>
          <w:rFonts w:ascii="宋体" w:hAnsi="宋体" w:cs="宋体" w:hint="eastAsia"/>
        </w:rPr>
        <w:t>新增用户后默认用户绑定当前登录人所属企业。</w:t>
      </w:r>
      <w:bookmarkEnd w:id="805"/>
    </w:p>
    <w:p w14:paraId="79B66F3A" w14:textId="77777777" w:rsidR="007C3827" w:rsidRDefault="00000000">
      <w:pPr>
        <w:pStyle w:val="a2"/>
        <w:keepLines/>
        <w:numPr>
          <w:ilvl w:val="0"/>
          <w:numId w:val="67"/>
        </w:numPr>
        <w:spacing w:line="360" w:lineRule="auto"/>
        <w:ind w:firstLineChars="200" w:firstLine="420"/>
        <w:rPr>
          <w:rFonts w:ascii="宋体" w:hAnsi="宋体" w:cs="宋体" w:hint="eastAsia"/>
        </w:rPr>
      </w:pPr>
      <w:r>
        <w:rPr>
          <w:rFonts w:ascii="宋体" w:hAnsi="宋体" w:cs="宋体" w:hint="eastAsia"/>
        </w:rPr>
        <w:t>如果新建登录名与其他企业下的登录名存在相同情况，则自动提示：该用户已在其他企业下存在，并且自动关联出用户的基本信息，可修改或直接保存用户信息，密码不可修改保持原密码。</w:t>
      </w:r>
    </w:p>
    <w:p w14:paraId="66D5F91B" w14:textId="77777777" w:rsidR="007C3827" w:rsidRDefault="00000000">
      <w:pPr>
        <w:pStyle w:val="a2"/>
        <w:keepLines/>
        <w:numPr>
          <w:ilvl w:val="0"/>
          <w:numId w:val="66"/>
        </w:numPr>
        <w:spacing w:after="0" w:line="360" w:lineRule="auto"/>
        <w:ind w:left="1050" w:firstLineChars="0"/>
        <w:rPr>
          <w:rFonts w:ascii="宋体" w:hAnsi="宋体" w:cs="宋体" w:hint="eastAsia"/>
          <w:szCs w:val="28"/>
        </w:rPr>
      </w:pPr>
      <w:r>
        <w:rPr>
          <w:rFonts w:ascii="宋体" w:hAnsi="宋体" w:cs="宋体" w:hint="eastAsia"/>
          <w:szCs w:val="28"/>
        </w:rPr>
        <w:t>修改：同新增字段。</w:t>
      </w:r>
    </w:p>
    <w:p w14:paraId="39C27686" w14:textId="77777777" w:rsidR="007C3827" w:rsidRDefault="00000000">
      <w:pPr>
        <w:pStyle w:val="a2"/>
        <w:keepLines/>
        <w:numPr>
          <w:ilvl w:val="0"/>
          <w:numId w:val="66"/>
        </w:numPr>
        <w:spacing w:after="0" w:line="360" w:lineRule="auto"/>
        <w:ind w:left="1050" w:firstLineChars="0"/>
        <w:rPr>
          <w:rFonts w:ascii="宋体" w:hAnsi="宋体" w:cs="宋体" w:hint="eastAsia"/>
          <w:szCs w:val="28"/>
        </w:rPr>
      </w:pPr>
      <w:r>
        <w:rPr>
          <w:rFonts w:ascii="宋体" w:hAnsi="宋体" w:cs="宋体" w:hint="eastAsia"/>
          <w:szCs w:val="28"/>
        </w:rPr>
        <w:t>修改逻辑：修改密码后该用户在其他企业下的用户密码同时修改。</w:t>
      </w:r>
    </w:p>
    <w:p w14:paraId="7449B3DD" w14:textId="77777777" w:rsidR="007C3827" w:rsidRDefault="00000000">
      <w:pPr>
        <w:pStyle w:val="a2"/>
        <w:keepLines/>
        <w:numPr>
          <w:ilvl w:val="0"/>
          <w:numId w:val="66"/>
        </w:numPr>
        <w:spacing w:after="0" w:line="360" w:lineRule="auto"/>
        <w:ind w:left="1050" w:firstLineChars="0"/>
        <w:rPr>
          <w:rFonts w:ascii="宋体" w:hAnsi="宋体" w:cs="宋体" w:hint="eastAsia"/>
          <w:szCs w:val="28"/>
        </w:rPr>
      </w:pPr>
      <w:r>
        <w:rPr>
          <w:rFonts w:ascii="宋体" w:hAnsi="宋体" w:cs="宋体" w:hint="eastAsia"/>
          <w:szCs w:val="28"/>
        </w:rPr>
        <w:t>删除：提示是否删除对话框，可选择确认或取消。</w:t>
      </w:r>
    </w:p>
    <w:p w14:paraId="4A862689" w14:textId="77777777" w:rsidR="007C3827" w:rsidRDefault="00000000">
      <w:pPr>
        <w:pStyle w:val="a2"/>
        <w:keepLines/>
        <w:numPr>
          <w:ilvl w:val="0"/>
          <w:numId w:val="66"/>
        </w:numPr>
        <w:spacing w:after="0" w:line="360" w:lineRule="auto"/>
        <w:ind w:left="1050" w:firstLineChars="0"/>
        <w:rPr>
          <w:rFonts w:ascii="宋体" w:hAnsi="宋体" w:cs="宋体" w:hint="eastAsia"/>
          <w:szCs w:val="28"/>
        </w:rPr>
      </w:pPr>
      <w:r>
        <w:rPr>
          <w:rFonts w:ascii="宋体" w:hAnsi="宋体" w:cs="宋体" w:hint="eastAsia"/>
          <w:szCs w:val="28"/>
        </w:rPr>
        <w:t>首页表单字段：登录名、用户姓名、性别、默认密码、所属角色、所属部门、用户平台、手机号邮箱、职位、用户状态（禁用/启用）、创建时间、创建人、重置密码。</w:t>
      </w:r>
    </w:p>
    <w:p w14:paraId="17813C59" w14:textId="77777777" w:rsidR="007C3827" w:rsidRDefault="00000000">
      <w:pPr>
        <w:pStyle w:val="a2"/>
        <w:keepLines/>
        <w:numPr>
          <w:ilvl w:val="0"/>
          <w:numId w:val="66"/>
        </w:numPr>
        <w:spacing w:after="0" w:line="360" w:lineRule="auto"/>
        <w:ind w:left="1050" w:firstLineChars="0"/>
        <w:rPr>
          <w:rFonts w:ascii="宋体" w:hAnsi="宋体" w:cs="宋体" w:hint="eastAsia"/>
          <w:szCs w:val="28"/>
        </w:rPr>
      </w:pPr>
      <w:r>
        <w:rPr>
          <w:rFonts w:ascii="宋体" w:hAnsi="宋体" w:cs="宋体" w:hint="eastAsia"/>
          <w:szCs w:val="28"/>
        </w:rPr>
        <w:t>查询：用户姓名、用户账号、手机号码、用户平台、状态。按钮：查询、重置（查询条件）；查询当前登录人企业下的用户。</w:t>
      </w:r>
    </w:p>
    <w:p w14:paraId="53F4EF5C"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768F6BC5"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093AD58D" wp14:editId="311F2DFB">
            <wp:extent cx="2087880" cy="3696335"/>
            <wp:effectExtent l="0" t="0" r="7620" b="12065"/>
            <wp:docPr id="5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2"/>
                    <pic:cNvPicPr>
                      <a:picLocks noChangeAspect="1"/>
                    </pic:cNvPicPr>
                  </pic:nvPicPr>
                  <pic:blipFill>
                    <a:blip r:embed="rId34"/>
                    <a:stretch>
                      <a:fillRect/>
                    </a:stretch>
                  </pic:blipFill>
                  <pic:spPr>
                    <a:xfrm>
                      <a:off x="0" y="0"/>
                      <a:ext cx="2087880" cy="3696335"/>
                    </a:xfrm>
                    <a:prstGeom prst="rect">
                      <a:avLst/>
                    </a:prstGeom>
                  </pic:spPr>
                </pic:pic>
              </a:graphicData>
            </a:graphic>
          </wp:inline>
        </w:drawing>
      </w:r>
    </w:p>
    <w:p w14:paraId="77264C1D" w14:textId="77777777" w:rsidR="007C3827" w:rsidRDefault="00000000">
      <w:pPr>
        <w:pStyle w:val="4"/>
        <w:keepNext w:val="0"/>
        <w:spacing w:line="360" w:lineRule="auto"/>
        <w:rPr>
          <w:rFonts w:ascii="宋体" w:hAnsi="宋体" w:cs="宋体" w:hint="eastAsia"/>
          <w:lang w:eastAsia="zh-CN"/>
        </w:rPr>
      </w:pPr>
      <w:bookmarkStart w:id="806" w:name="_Toc24386"/>
      <w:r>
        <w:rPr>
          <w:rFonts w:ascii="宋体" w:hAnsi="宋体" w:cs="宋体" w:hint="eastAsia"/>
          <w:lang w:eastAsia="zh-CN"/>
        </w:rPr>
        <w:t>角色管理</w:t>
      </w:r>
      <w:bookmarkEnd w:id="806"/>
    </w:p>
    <w:p w14:paraId="1342F5F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0AE1C657"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主要用于创建角色，并为角色赋予功能权限信息。提供角色新增、角色修改、数据权限、分配用户等功能。</w:t>
      </w:r>
    </w:p>
    <w:p w14:paraId="1282BC6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C82186D"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OTWB系统管理员账号可为所有用户匹配角色权限。</w:t>
      </w:r>
    </w:p>
    <w:p w14:paraId="65EFEE1A"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功能权限：每个角色信息后面的功能权限按钮，可以针对当前角色进行功能权限匹配，可以精确到每个功能模块的每个操作按钮。</w:t>
      </w:r>
    </w:p>
    <w:p w14:paraId="408E59DA"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角色用户：点击每个角色信息后，可以针对当前角色绑定用户，支持批量选择角色用户，分配的用户为当前企业下用户管理已创建好的用户信息。</w:t>
      </w:r>
    </w:p>
    <w:p w14:paraId="3019C415"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新增：系统管理员可以通过新增功能，新增使用系统所需要的角色信息。</w:t>
      </w:r>
    </w:p>
    <w:p w14:paraId="678422D5"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修改：系统管理员可以通过修改功能修改已新增的角色信息，包括增减角色的数据权限。</w:t>
      </w:r>
    </w:p>
    <w:p w14:paraId="533930FA" w14:textId="77777777" w:rsidR="007C3827" w:rsidRDefault="00000000">
      <w:pPr>
        <w:keepLines/>
        <w:numPr>
          <w:ilvl w:val="0"/>
          <w:numId w:val="62"/>
        </w:numPr>
        <w:spacing w:line="360" w:lineRule="auto"/>
        <w:ind w:left="1049"/>
        <w:rPr>
          <w:rFonts w:ascii="宋体" w:hAnsi="宋体" w:cs="宋体" w:hint="eastAsia"/>
          <w:szCs w:val="21"/>
          <w:lang w:eastAsia="zh-CN"/>
        </w:rPr>
      </w:pPr>
      <w:r>
        <w:rPr>
          <w:rFonts w:ascii="宋体" w:hAnsi="宋体" w:cs="宋体" w:hint="eastAsia"/>
          <w:szCs w:val="21"/>
          <w:lang w:eastAsia="zh-CN"/>
        </w:rPr>
        <w:t>数据权限:系统管理员可以针对选中角色设置系统的数据权限，权限内容包括：所有、自定义、本部门、本部门及以下数据权限配置。</w:t>
      </w:r>
    </w:p>
    <w:p w14:paraId="5418BA5D"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lastRenderedPageBreak/>
        <w:t>查询：查询当前登录人所属企业下的角色信息。</w:t>
      </w:r>
    </w:p>
    <w:p w14:paraId="53B26FE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F7CD7BF"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功能字段：查询、新增、修改、删除</w:t>
      </w:r>
    </w:p>
    <w:p w14:paraId="736DB5DE"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新增：角色名称、备注。按钮:保存。</w:t>
      </w:r>
    </w:p>
    <w:p w14:paraId="52E6ECAD"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修改：同新增字段。</w:t>
      </w:r>
    </w:p>
    <w:p w14:paraId="00127966"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删除：提示是否删除对话框，可选择确认或取消。</w:t>
      </w:r>
    </w:p>
    <w:p w14:paraId="5FC7FBA5"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首页表单字段：角色编号、角色名称、显示顺序、角色状态（禁用/启用）、功能权限、分配用户、创建时间、创建人。</w:t>
      </w:r>
    </w:p>
    <w:p w14:paraId="160DCEA0"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查询：角色名称 按钮：查询、重置（查询条件）</w:t>
      </w:r>
    </w:p>
    <w:p w14:paraId="2ABC7D8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1C28A718"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1433D306" wp14:editId="233342AE">
            <wp:extent cx="5111115" cy="2909570"/>
            <wp:effectExtent l="0" t="0" r="6985" b="11430"/>
            <wp:docPr id="5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3"/>
                    <pic:cNvPicPr>
                      <a:picLocks noChangeAspect="1"/>
                    </pic:cNvPicPr>
                  </pic:nvPicPr>
                  <pic:blipFill>
                    <a:blip r:embed="rId35"/>
                    <a:stretch>
                      <a:fillRect/>
                    </a:stretch>
                  </pic:blipFill>
                  <pic:spPr>
                    <a:xfrm>
                      <a:off x="0" y="0"/>
                      <a:ext cx="5111115" cy="2909570"/>
                    </a:xfrm>
                    <a:prstGeom prst="rect">
                      <a:avLst/>
                    </a:prstGeom>
                  </pic:spPr>
                </pic:pic>
              </a:graphicData>
            </a:graphic>
          </wp:inline>
        </w:drawing>
      </w:r>
    </w:p>
    <w:p w14:paraId="5E9F11A5" w14:textId="77777777" w:rsidR="007C3827" w:rsidRDefault="00000000">
      <w:pPr>
        <w:pStyle w:val="4"/>
        <w:keepNext w:val="0"/>
        <w:spacing w:line="360" w:lineRule="auto"/>
        <w:rPr>
          <w:rFonts w:ascii="宋体" w:hAnsi="宋体" w:cs="宋体" w:hint="eastAsia"/>
          <w:lang w:eastAsia="zh-CN"/>
        </w:rPr>
      </w:pPr>
      <w:bookmarkStart w:id="807" w:name="_Toc22236"/>
      <w:r>
        <w:rPr>
          <w:rFonts w:ascii="宋体" w:hAnsi="宋体" w:cs="宋体" w:hint="eastAsia"/>
          <w:lang w:eastAsia="zh-CN"/>
        </w:rPr>
        <w:t>部门管理</w:t>
      </w:r>
      <w:bookmarkEnd w:id="807"/>
    </w:p>
    <w:p w14:paraId="1774BD3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748A9088"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用于搭建企业各部门组织架构，用户创建时，需要选择用户所属部门，提供部门新增、修改、重命名、上移、下移、删除等功能。</w:t>
      </w:r>
    </w:p>
    <w:p w14:paraId="02D7B72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289A35DA"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OTWB系统中可以建立多个部门级别。</w:t>
      </w:r>
    </w:p>
    <w:p w14:paraId="3F10A824"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lastRenderedPageBreak/>
        <w:t>新增：系统管理员可以根据企业架构设置新增部门信息，每个部门设置的时候要明确上级管理部门。</w:t>
      </w:r>
    </w:p>
    <w:p w14:paraId="7D0F438B"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修改：系统管理员可以对部门关键信息进行修改。</w:t>
      </w:r>
    </w:p>
    <w:p w14:paraId="4D9F1CDD"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上移/下移:  系统管理员可以对部门进行顺序位置的调整。</w:t>
      </w:r>
    </w:p>
    <w:p w14:paraId="6C231D61"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删除：提示是否删除对话框，可选择确认或取消。</w:t>
      </w:r>
    </w:p>
    <w:p w14:paraId="1A2AFCF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E364FD6"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功能字段：查询、新增、修改、删除</w:t>
      </w:r>
    </w:p>
    <w:p w14:paraId="04A1BDFB"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新增：所属部门、部门编号、部门名称、显示顺序、联系电话、保存。</w:t>
      </w:r>
    </w:p>
    <w:p w14:paraId="4C01F5C3"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修改：同新增字段。</w:t>
      </w:r>
    </w:p>
    <w:p w14:paraId="023E20CC"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删除：提示是否删除对话框，可选择确认或取消。</w:t>
      </w:r>
    </w:p>
    <w:p w14:paraId="247CD541"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首页表单字段：上级部门、部门编号、部门名称、显示顺序。</w:t>
      </w:r>
    </w:p>
    <w:p w14:paraId="640DD95C"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查询：部门编号、部门名称。按钮：查询、重置（查询条件）</w:t>
      </w:r>
    </w:p>
    <w:p w14:paraId="0258787D"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171313A0" w14:textId="77777777" w:rsidR="007C3827" w:rsidRDefault="00000000">
      <w:pPr>
        <w:keepLines/>
        <w:spacing w:line="360" w:lineRule="auto"/>
        <w:rPr>
          <w:rFonts w:ascii="宋体" w:hAnsi="宋体" w:cs="宋体" w:hint="eastAsia"/>
          <w:lang w:eastAsia="zh-CN"/>
        </w:rPr>
      </w:pPr>
      <w:r>
        <w:rPr>
          <w:rFonts w:ascii="宋体" w:hAnsi="宋体" w:cs="宋体" w:hint="eastAsia"/>
          <w:noProof/>
        </w:rPr>
        <w:drawing>
          <wp:inline distT="0" distB="0" distL="114300" distR="114300" wp14:anchorId="0091DB37" wp14:editId="769383D3">
            <wp:extent cx="5756910" cy="1461135"/>
            <wp:effectExtent l="0" t="0" r="15240" b="571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36"/>
                    <a:stretch>
                      <a:fillRect/>
                    </a:stretch>
                  </pic:blipFill>
                  <pic:spPr>
                    <a:xfrm>
                      <a:off x="0" y="0"/>
                      <a:ext cx="5756910" cy="1461135"/>
                    </a:xfrm>
                    <a:prstGeom prst="rect">
                      <a:avLst/>
                    </a:prstGeom>
                    <a:noFill/>
                    <a:ln>
                      <a:noFill/>
                    </a:ln>
                  </pic:spPr>
                </pic:pic>
              </a:graphicData>
            </a:graphic>
          </wp:inline>
        </w:drawing>
      </w:r>
    </w:p>
    <w:p w14:paraId="51E4AE27" w14:textId="77777777" w:rsidR="007C3827" w:rsidRDefault="00000000">
      <w:pPr>
        <w:pStyle w:val="4"/>
        <w:keepNext w:val="0"/>
        <w:spacing w:line="360" w:lineRule="auto"/>
        <w:rPr>
          <w:rFonts w:ascii="宋体" w:hAnsi="宋体" w:cs="宋体" w:hint="eastAsia"/>
          <w:lang w:eastAsia="zh-CN"/>
        </w:rPr>
      </w:pPr>
      <w:bookmarkStart w:id="808" w:name="_Toc28841"/>
      <w:r>
        <w:rPr>
          <w:rFonts w:ascii="宋体" w:hAnsi="宋体" w:cs="宋体" w:hint="eastAsia"/>
          <w:lang w:eastAsia="zh-CN"/>
        </w:rPr>
        <w:t>职位管理</w:t>
      </w:r>
      <w:bookmarkEnd w:id="808"/>
    </w:p>
    <w:p w14:paraId="4CF9F48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2C2670CD"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维护当前组织下的职位信息，用户新增时，可以选择用户所属职位（非必选）。 提供职位的新增、修改、删除等功能。</w:t>
      </w:r>
    </w:p>
    <w:p w14:paraId="59C2442F"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0CBEA581" w14:textId="77777777" w:rsidR="007C3827" w:rsidRDefault="00000000">
      <w:pPr>
        <w:keepLines/>
        <w:numPr>
          <w:ilvl w:val="0"/>
          <w:numId w:val="69"/>
        </w:numPr>
        <w:spacing w:line="360" w:lineRule="auto"/>
        <w:ind w:left="1050"/>
        <w:rPr>
          <w:rFonts w:ascii="宋体" w:hAnsi="宋体" w:cs="宋体" w:hint="eastAsia"/>
          <w:lang w:eastAsia="zh-CN"/>
        </w:rPr>
      </w:pPr>
      <w:r>
        <w:rPr>
          <w:rFonts w:ascii="宋体" w:hAnsi="宋体" w:cs="宋体" w:hint="eastAsia"/>
          <w:lang w:eastAsia="zh-CN"/>
        </w:rPr>
        <w:t>新增：系统管理员可以新增职位信息。</w:t>
      </w:r>
    </w:p>
    <w:p w14:paraId="08E004F5"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修改：系统管理员可对职位关键信息进行修改。</w:t>
      </w:r>
    </w:p>
    <w:p w14:paraId="152ADC3C"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lastRenderedPageBreak/>
        <w:t>删除：管理员可以删除职位信息。</w:t>
      </w:r>
    </w:p>
    <w:p w14:paraId="284FAA3D"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1342A1BB"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功能字段：查询、新增、修改、删除</w:t>
      </w:r>
    </w:p>
    <w:p w14:paraId="7E4345EA"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新增：职位名称、备注、保存。</w:t>
      </w:r>
    </w:p>
    <w:p w14:paraId="75DE310B"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修改：同新增字段。</w:t>
      </w:r>
    </w:p>
    <w:p w14:paraId="680C69C1"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删除：提示是否删除对话框，可选择确认或取消。</w:t>
      </w:r>
    </w:p>
    <w:p w14:paraId="3F420D92"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首页表单字段：职位名称、备注。</w:t>
      </w:r>
    </w:p>
    <w:p w14:paraId="640F6890"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查询：职位名称。按钮：查询、重置（查询条件）。</w:t>
      </w:r>
    </w:p>
    <w:p w14:paraId="3E2B43F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1CDA300C" w14:textId="77777777" w:rsidR="007C3827" w:rsidRDefault="00000000">
      <w:pPr>
        <w:keepLines/>
        <w:spacing w:line="360" w:lineRule="auto"/>
        <w:rPr>
          <w:rFonts w:ascii="宋体" w:hAnsi="宋体" w:cs="宋体" w:hint="eastAsia"/>
          <w:lang w:eastAsia="zh-CN"/>
        </w:rPr>
      </w:pPr>
      <w:r>
        <w:rPr>
          <w:rFonts w:ascii="宋体" w:hAnsi="宋体" w:cs="宋体" w:hint="eastAsia"/>
          <w:noProof/>
          <w:lang w:eastAsia="zh-CN"/>
        </w:rPr>
        <w:drawing>
          <wp:inline distT="0" distB="0" distL="114300" distR="114300" wp14:anchorId="1435345C" wp14:editId="5826726E">
            <wp:extent cx="5741035" cy="1291590"/>
            <wp:effectExtent l="0" t="0" r="12065" b="3810"/>
            <wp:docPr id="6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4"/>
                    <pic:cNvPicPr>
                      <a:picLocks noChangeAspect="1"/>
                    </pic:cNvPicPr>
                  </pic:nvPicPr>
                  <pic:blipFill>
                    <a:blip r:embed="rId37"/>
                    <a:stretch>
                      <a:fillRect/>
                    </a:stretch>
                  </pic:blipFill>
                  <pic:spPr>
                    <a:xfrm>
                      <a:off x="0" y="0"/>
                      <a:ext cx="5741035" cy="1291590"/>
                    </a:xfrm>
                    <a:prstGeom prst="rect">
                      <a:avLst/>
                    </a:prstGeom>
                  </pic:spPr>
                </pic:pic>
              </a:graphicData>
            </a:graphic>
          </wp:inline>
        </w:drawing>
      </w:r>
    </w:p>
    <w:p w14:paraId="7971F860" w14:textId="77777777" w:rsidR="007C3827" w:rsidRDefault="00000000">
      <w:pPr>
        <w:pStyle w:val="4"/>
        <w:keepNext w:val="0"/>
        <w:spacing w:line="360" w:lineRule="auto"/>
        <w:rPr>
          <w:rFonts w:ascii="宋体" w:hAnsi="宋体" w:cs="宋体" w:hint="eastAsia"/>
          <w:lang w:eastAsia="zh-CN"/>
        </w:rPr>
      </w:pPr>
      <w:bookmarkStart w:id="809" w:name="_Toc15140"/>
      <w:r>
        <w:rPr>
          <w:rFonts w:ascii="宋体" w:hAnsi="宋体" w:cs="宋体" w:hint="eastAsia"/>
          <w:lang w:eastAsia="zh-CN"/>
        </w:rPr>
        <w:t>数据字典</w:t>
      </w:r>
      <w:bookmarkEnd w:id="809"/>
    </w:p>
    <w:p w14:paraId="245267AC" w14:textId="77777777" w:rsidR="007C3827" w:rsidRDefault="00000000">
      <w:pPr>
        <w:keepLines/>
        <w:numPr>
          <w:ilvl w:val="0"/>
          <w:numId w:val="60"/>
        </w:numPr>
        <w:spacing w:line="360" w:lineRule="auto"/>
        <w:ind w:left="365" w:hanging="155"/>
        <w:rPr>
          <w:rFonts w:ascii="宋体" w:hAnsi="宋体" w:cs="宋体" w:hint="eastAsia"/>
          <w:lang w:eastAsia="zh-CN"/>
        </w:rPr>
      </w:pPr>
      <w:r>
        <w:rPr>
          <w:rFonts w:ascii="宋体" w:hAnsi="宋体" w:cs="宋体" w:hint="eastAsia"/>
          <w:lang w:eastAsia="zh-CN"/>
        </w:rPr>
        <w:t>功能概述</w:t>
      </w:r>
    </w:p>
    <w:p w14:paraId="08600170"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主要用于维护系统使用的部分字段，保证系统灵活性、可配置性，将部分字段内容通过数据字典的方式进行管理。如运输车辆车型包含：4.2米栅栏车、6.8米栅栏车、9.6米高栏车等。</w:t>
      </w:r>
    </w:p>
    <w:p w14:paraId="6623D1E5" w14:textId="77777777" w:rsidR="007C3827" w:rsidRDefault="00000000">
      <w:pPr>
        <w:keepLines/>
        <w:numPr>
          <w:ilvl w:val="0"/>
          <w:numId w:val="60"/>
        </w:numPr>
        <w:spacing w:line="360" w:lineRule="auto"/>
        <w:ind w:left="365" w:hanging="155"/>
        <w:rPr>
          <w:rFonts w:ascii="宋体" w:hAnsi="宋体" w:cs="宋体" w:hint="eastAsia"/>
          <w:lang w:eastAsia="zh-CN"/>
        </w:rPr>
      </w:pPr>
      <w:r>
        <w:rPr>
          <w:rFonts w:ascii="宋体" w:hAnsi="宋体" w:cs="宋体" w:hint="eastAsia"/>
          <w:lang w:eastAsia="zh-CN"/>
        </w:rPr>
        <w:t>参考页面</w:t>
      </w:r>
    </w:p>
    <w:p w14:paraId="07381E7A"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5600CAF7" wp14:editId="777739DF">
            <wp:extent cx="4839970" cy="2317115"/>
            <wp:effectExtent l="0" t="0" r="11430" b="6985"/>
            <wp:docPr id="6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5"/>
                    <pic:cNvPicPr>
                      <a:picLocks noChangeAspect="1"/>
                    </pic:cNvPicPr>
                  </pic:nvPicPr>
                  <pic:blipFill>
                    <a:blip r:embed="rId38"/>
                    <a:stretch>
                      <a:fillRect/>
                    </a:stretch>
                  </pic:blipFill>
                  <pic:spPr>
                    <a:xfrm>
                      <a:off x="0" y="0"/>
                      <a:ext cx="4839970" cy="2317115"/>
                    </a:xfrm>
                    <a:prstGeom prst="rect">
                      <a:avLst/>
                    </a:prstGeom>
                  </pic:spPr>
                </pic:pic>
              </a:graphicData>
            </a:graphic>
          </wp:inline>
        </w:drawing>
      </w:r>
    </w:p>
    <w:p w14:paraId="0EF5F176" w14:textId="77777777" w:rsidR="007C3827" w:rsidRDefault="00000000">
      <w:pPr>
        <w:pStyle w:val="4"/>
        <w:keepNext w:val="0"/>
        <w:spacing w:line="360" w:lineRule="auto"/>
        <w:rPr>
          <w:rFonts w:ascii="宋体" w:hAnsi="宋体" w:cs="宋体" w:hint="eastAsia"/>
          <w:lang w:eastAsia="zh-CN"/>
        </w:rPr>
      </w:pPr>
      <w:bookmarkStart w:id="810" w:name="_Toc1793"/>
      <w:r>
        <w:rPr>
          <w:rFonts w:ascii="宋体" w:hAnsi="宋体" w:cs="宋体" w:hint="eastAsia"/>
          <w:lang w:eastAsia="zh-CN"/>
        </w:rPr>
        <w:t>菜单管理</w:t>
      </w:r>
      <w:bookmarkEnd w:id="810"/>
    </w:p>
    <w:p w14:paraId="0C3CE5C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1746E532"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管理系统内所有的功能页面和功能按钮，用树形结构进行展示和管理。菜单类型分为：目录、菜单、按钮。此功能一般业务人员不需要使用，主要是开发人员、系统维护人员使用。</w:t>
      </w:r>
    </w:p>
    <w:p w14:paraId="15D37EF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6DBA8E5D"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功能字段：查询、新增、修改、删除</w:t>
      </w:r>
    </w:p>
    <w:p w14:paraId="28F46E50"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新增：上级菜单、菜单名称、显示顺序、菜单类型（目录、菜单、按钮）、显示状态（隐藏/显示）、保存。</w:t>
      </w:r>
    </w:p>
    <w:p w14:paraId="4438B586"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修改：同新增字段。</w:t>
      </w:r>
    </w:p>
    <w:p w14:paraId="4E98B3F0"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删除：提示是否删除对话框，可选择确认或取消。</w:t>
      </w:r>
    </w:p>
    <w:p w14:paraId="533BEB5B"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首页表单字段：上级菜单、菜单名称、显示顺序、菜单类型（目录、菜单、按钮）、显示状态（隐藏/显示）、创建人、创建时间。</w:t>
      </w:r>
    </w:p>
    <w:p w14:paraId="3CC0F4D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517E0D29"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33F41F8A" wp14:editId="376AD0F8">
            <wp:extent cx="4991100" cy="2994025"/>
            <wp:effectExtent l="0" t="0" r="0" b="3175"/>
            <wp:docPr id="7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6"/>
                    <pic:cNvPicPr>
                      <a:picLocks noChangeAspect="1"/>
                    </pic:cNvPicPr>
                  </pic:nvPicPr>
                  <pic:blipFill>
                    <a:blip r:embed="rId39"/>
                    <a:stretch>
                      <a:fillRect/>
                    </a:stretch>
                  </pic:blipFill>
                  <pic:spPr>
                    <a:xfrm>
                      <a:off x="0" y="0"/>
                      <a:ext cx="4991100" cy="2994025"/>
                    </a:xfrm>
                    <a:prstGeom prst="rect">
                      <a:avLst/>
                    </a:prstGeom>
                  </pic:spPr>
                </pic:pic>
              </a:graphicData>
            </a:graphic>
          </wp:inline>
        </w:drawing>
      </w:r>
    </w:p>
    <w:p w14:paraId="6BCBC00C" w14:textId="77777777" w:rsidR="007C3827" w:rsidRDefault="00000000">
      <w:pPr>
        <w:pStyle w:val="4"/>
        <w:keepNext w:val="0"/>
        <w:spacing w:line="360" w:lineRule="auto"/>
        <w:rPr>
          <w:rFonts w:ascii="宋体" w:hAnsi="宋体" w:cs="宋体" w:hint="eastAsia"/>
          <w:lang w:eastAsia="zh-CN"/>
        </w:rPr>
      </w:pPr>
      <w:bookmarkStart w:id="811" w:name="_Toc2218"/>
      <w:r>
        <w:rPr>
          <w:rFonts w:ascii="宋体" w:hAnsi="宋体" w:cs="宋体" w:hint="eastAsia"/>
          <w:lang w:eastAsia="zh-CN"/>
        </w:rPr>
        <w:t>日志管理</w:t>
      </w:r>
      <w:bookmarkEnd w:id="811"/>
    </w:p>
    <w:p w14:paraId="02938A9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7139856B"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日志管理主要是查询系统使用记录的。日志管理主要分为：操作日志、登录日志。</w:t>
      </w:r>
    </w:p>
    <w:p w14:paraId="46C058A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5C15D61C" w14:textId="77777777" w:rsidR="007C3827" w:rsidRDefault="00000000">
      <w:pPr>
        <w:keepLines/>
        <w:numPr>
          <w:ilvl w:val="0"/>
          <w:numId w:val="70"/>
        </w:numPr>
        <w:spacing w:line="360" w:lineRule="auto"/>
        <w:ind w:left="1050"/>
        <w:rPr>
          <w:rFonts w:ascii="宋体" w:hAnsi="宋体" w:cs="宋体" w:hint="eastAsia"/>
          <w:lang w:eastAsia="zh-CN"/>
        </w:rPr>
      </w:pPr>
      <w:r>
        <w:rPr>
          <w:rFonts w:ascii="宋体" w:hAnsi="宋体" w:cs="宋体" w:hint="eastAsia"/>
          <w:lang w:eastAsia="zh-CN"/>
        </w:rPr>
        <w:t>日志管理一般是管理员使用，查询系统的登录历史记录和操作历史记录，便于系统使用管控。</w:t>
      </w:r>
    </w:p>
    <w:p w14:paraId="4CC3C90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关键点</w:t>
      </w:r>
    </w:p>
    <w:p w14:paraId="0E044872"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操作日志：系统管理员可查询用户的操作记录，操作时间、操作模块、操作类型等。</w:t>
      </w:r>
    </w:p>
    <w:p w14:paraId="555BFFA6" w14:textId="77777777" w:rsidR="007C3827" w:rsidRDefault="00000000">
      <w:pPr>
        <w:pStyle w:val="a2"/>
        <w:keepLines/>
        <w:numPr>
          <w:ilvl w:val="0"/>
          <w:numId w:val="68"/>
        </w:numPr>
        <w:spacing w:line="360" w:lineRule="auto"/>
        <w:ind w:left="1050" w:firstLineChars="0"/>
        <w:rPr>
          <w:rFonts w:ascii="宋体" w:hAnsi="宋体" w:cs="宋体" w:hint="eastAsia"/>
        </w:rPr>
      </w:pPr>
      <w:r>
        <w:rPr>
          <w:rFonts w:ascii="宋体" w:hAnsi="宋体" w:cs="宋体" w:hint="eastAsia"/>
        </w:rPr>
        <w:t>登录日志：系统管理员可查询系统登录用户名称、登录地址、登录时间、登录状态等。</w:t>
      </w:r>
    </w:p>
    <w:p w14:paraId="456B7306"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4628805A" w14:textId="77777777" w:rsidR="007C3827" w:rsidRDefault="00000000">
      <w:pPr>
        <w:keepLines/>
        <w:numPr>
          <w:ilvl w:val="0"/>
          <w:numId w:val="71"/>
        </w:numPr>
        <w:spacing w:line="360" w:lineRule="auto"/>
        <w:rPr>
          <w:rFonts w:ascii="宋体" w:hAnsi="宋体" w:cs="宋体" w:hint="eastAsia"/>
          <w:lang w:eastAsia="zh-CN"/>
        </w:rPr>
      </w:pPr>
      <w:r>
        <w:rPr>
          <w:rFonts w:ascii="宋体" w:hAnsi="宋体" w:cs="宋体" w:hint="eastAsia"/>
          <w:lang w:eastAsia="zh-CN"/>
        </w:rPr>
        <w:t>操作日志表单字段：</w:t>
      </w:r>
    </w:p>
    <w:p w14:paraId="1AD0C800" w14:textId="77777777" w:rsidR="007C3827" w:rsidRDefault="00000000">
      <w:pPr>
        <w:keepLines/>
        <w:spacing w:line="360" w:lineRule="auto"/>
        <w:ind w:leftChars="74" w:left="310" w:hangingChars="74" w:hanging="155"/>
        <w:rPr>
          <w:rFonts w:ascii="宋体" w:hAnsi="宋体" w:cs="宋体" w:hint="eastAsia"/>
          <w:lang w:eastAsia="zh-CN"/>
        </w:rPr>
      </w:pPr>
      <w:r>
        <w:rPr>
          <w:rFonts w:ascii="宋体" w:hAnsi="宋体" w:cs="宋体" w:hint="eastAsia"/>
          <w:lang w:eastAsia="zh-CN"/>
        </w:rPr>
        <w:t>日志编号、操作人员、操作模块、操作类型、操作时间、操作地点、操作状态、操作时间</w:t>
      </w:r>
    </w:p>
    <w:p w14:paraId="56957088" w14:textId="77777777" w:rsidR="007C3827" w:rsidRDefault="00000000">
      <w:pPr>
        <w:keepLines/>
        <w:numPr>
          <w:ilvl w:val="0"/>
          <w:numId w:val="71"/>
        </w:numPr>
        <w:spacing w:line="360" w:lineRule="auto"/>
        <w:rPr>
          <w:rFonts w:ascii="宋体" w:hAnsi="宋体" w:cs="宋体" w:hint="eastAsia"/>
          <w:lang w:eastAsia="zh-CN"/>
        </w:rPr>
      </w:pPr>
      <w:r>
        <w:rPr>
          <w:rFonts w:ascii="宋体" w:hAnsi="宋体" w:cs="宋体" w:hint="eastAsia"/>
          <w:lang w:eastAsia="zh-CN"/>
        </w:rPr>
        <w:t>操作日志查询字段：</w:t>
      </w:r>
    </w:p>
    <w:p w14:paraId="3E0AE4A7" w14:textId="77777777" w:rsidR="007C3827" w:rsidRDefault="00000000">
      <w:pPr>
        <w:keepLines/>
        <w:spacing w:line="360" w:lineRule="auto"/>
        <w:ind w:leftChars="74" w:left="310" w:hangingChars="74" w:hanging="155"/>
        <w:rPr>
          <w:rFonts w:ascii="宋体" w:hAnsi="宋体" w:cs="宋体" w:hint="eastAsia"/>
          <w:lang w:eastAsia="zh-CN"/>
        </w:rPr>
      </w:pPr>
      <w:r>
        <w:rPr>
          <w:rFonts w:ascii="宋体" w:hAnsi="宋体" w:cs="宋体" w:hint="eastAsia"/>
          <w:lang w:eastAsia="zh-CN"/>
        </w:rPr>
        <w:t>操作模块、操作人员、操作类型、操作状态、操作时间</w:t>
      </w:r>
    </w:p>
    <w:p w14:paraId="42F2ACF0" w14:textId="77777777" w:rsidR="007C3827" w:rsidRDefault="00000000">
      <w:pPr>
        <w:keepLines/>
        <w:numPr>
          <w:ilvl w:val="0"/>
          <w:numId w:val="71"/>
        </w:numPr>
        <w:spacing w:line="360" w:lineRule="auto"/>
        <w:rPr>
          <w:rFonts w:ascii="宋体" w:hAnsi="宋体" w:cs="宋体" w:hint="eastAsia"/>
          <w:lang w:eastAsia="zh-CN"/>
        </w:rPr>
      </w:pPr>
      <w:r>
        <w:rPr>
          <w:rFonts w:ascii="宋体" w:hAnsi="宋体" w:cs="宋体" w:hint="eastAsia"/>
          <w:lang w:eastAsia="zh-CN"/>
        </w:rPr>
        <w:t>登陆日志表单字段：</w:t>
      </w:r>
    </w:p>
    <w:p w14:paraId="72E15DF5" w14:textId="77777777" w:rsidR="007C3827" w:rsidRDefault="00000000">
      <w:pPr>
        <w:keepLines/>
        <w:spacing w:line="360" w:lineRule="auto"/>
        <w:ind w:leftChars="74" w:left="310" w:hangingChars="74" w:hanging="155"/>
        <w:rPr>
          <w:rFonts w:ascii="宋体" w:hAnsi="宋体" w:cs="宋体" w:hint="eastAsia"/>
          <w:lang w:eastAsia="zh-CN"/>
        </w:rPr>
      </w:pPr>
      <w:r>
        <w:rPr>
          <w:rFonts w:ascii="宋体" w:hAnsi="宋体" w:cs="宋体" w:hint="eastAsia"/>
          <w:lang w:eastAsia="zh-CN"/>
        </w:rPr>
        <w:t>用户名称、登录时间、登录地址、登陆状态</w:t>
      </w:r>
    </w:p>
    <w:p w14:paraId="4ADE79FD" w14:textId="77777777" w:rsidR="007C3827" w:rsidRDefault="00000000">
      <w:pPr>
        <w:keepLines/>
        <w:numPr>
          <w:ilvl w:val="0"/>
          <w:numId w:val="71"/>
        </w:numPr>
        <w:spacing w:line="360" w:lineRule="auto"/>
        <w:rPr>
          <w:rFonts w:ascii="宋体" w:hAnsi="宋体" w:cs="宋体" w:hint="eastAsia"/>
          <w:lang w:eastAsia="zh-CN"/>
        </w:rPr>
      </w:pPr>
      <w:r>
        <w:rPr>
          <w:rFonts w:ascii="宋体" w:hAnsi="宋体" w:cs="宋体" w:hint="eastAsia"/>
          <w:lang w:eastAsia="zh-CN"/>
        </w:rPr>
        <w:t>登录日志查询字段：</w:t>
      </w:r>
    </w:p>
    <w:p w14:paraId="53FAADA9" w14:textId="77777777" w:rsidR="007C3827" w:rsidRDefault="00000000">
      <w:pPr>
        <w:keepLines/>
        <w:spacing w:line="360" w:lineRule="auto"/>
        <w:ind w:leftChars="74" w:left="310" w:hangingChars="74" w:hanging="155"/>
        <w:rPr>
          <w:rFonts w:ascii="宋体" w:hAnsi="宋体" w:cs="宋体" w:hint="eastAsia"/>
          <w:lang w:eastAsia="zh-CN"/>
        </w:rPr>
      </w:pPr>
      <w:r>
        <w:rPr>
          <w:rFonts w:ascii="宋体" w:hAnsi="宋体" w:cs="宋体" w:hint="eastAsia"/>
          <w:lang w:eastAsia="zh-CN"/>
        </w:rPr>
        <w:lastRenderedPageBreak/>
        <w:t xml:space="preserve"> 登陆地址、登陆名称、登陆状态、登陆时间</w:t>
      </w:r>
    </w:p>
    <w:p w14:paraId="52E5029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36A023CE" w14:textId="77777777" w:rsidR="007C3827" w:rsidRDefault="00000000">
      <w:pPr>
        <w:keepLines/>
        <w:numPr>
          <w:ilvl w:val="0"/>
          <w:numId w:val="72"/>
        </w:numPr>
        <w:spacing w:line="360" w:lineRule="auto"/>
        <w:ind w:left="1050"/>
        <w:rPr>
          <w:rFonts w:ascii="宋体" w:hAnsi="宋体" w:cs="宋体" w:hint="eastAsia"/>
          <w:lang w:eastAsia="zh-CN"/>
        </w:rPr>
      </w:pPr>
      <w:r>
        <w:rPr>
          <w:rFonts w:ascii="宋体" w:hAnsi="宋体" w:cs="宋体" w:hint="eastAsia"/>
          <w:lang w:eastAsia="zh-CN"/>
        </w:rPr>
        <w:t>操作日志：</w:t>
      </w:r>
    </w:p>
    <w:p w14:paraId="388A7957"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17DF79C9" wp14:editId="734FD6A1">
            <wp:extent cx="3822700" cy="1971040"/>
            <wp:effectExtent l="0" t="0" r="0" b="10160"/>
            <wp:docPr id="7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7"/>
                    <pic:cNvPicPr>
                      <a:picLocks noChangeAspect="1"/>
                    </pic:cNvPicPr>
                  </pic:nvPicPr>
                  <pic:blipFill>
                    <a:blip r:embed="rId40"/>
                    <a:stretch>
                      <a:fillRect/>
                    </a:stretch>
                  </pic:blipFill>
                  <pic:spPr>
                    <a:xfrm>
                      <a:off x="0" y="0"/>
                      <a:ext cx="3822700" cy="1971040"/>
                    </a:xfrm>
                    <a:prstGeom prst="rect">
                      <a:avLst/>
                    </a:prstGeom>
                  </pic:spPr>
                </pic:pic>
              </a:graphicData>
            </a:graphic>
          </wp:inline>
        </w:drawing>
      </w:r>
    </w:p>
    <w:p w14:paraId="335DE0D6" w14:textId="77777777" w:rsidR="007C3827" w:rsidRDefault="00000000">
      <w:pPr>
        <w:keepLines/>
        <w:numPr>
          <w:ilvl w:val="0"/>
          <w:numId w:val="73"/>
        </w:numPr>
        <w:spacing w:line="360" w:lineRule="auto"/>
        <w:ind w:left="1050"/>
        <w:rPr>
          <w:rFonts w:ascii="宋体" w:hAnsi="宋体" w:cs="宋体" w:hint="eastAsia"/>
          <w:lang w:eastAsia="zh-CN"/>
        </w:rPr>
      </w:pPr>
      <w:r>
        <w:rPr>
          <w:rFonts w:ascii="宋体" w:hAnsi="宋体" w:cs="宋体" w:hint="eastAsia"/>
          <w:lang w:eastAsia="zh-CN"/>
        </w:rPr>
        <w:t>登录日志：</w:t>
      </w:r>
    </w:p>
    <w:p w14:paraId="3387509A"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58E9CAAF" wp14:editId="1C118081">
            <wp:extent cx="3868420" cy="1934210"/>
            <wp:effectExtent l="0" t="0" r="5080" b="8890"/>
            <wp:docPr id="77"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08"/>
                    <pic:cNvPicPr>
                      <a:picLocks noChangeAspect="1"/>
                    </pic:cNvPicPr>
                  </pic:nvPicPr>
                  <pic:blipFill>
                    <a:blip r:embed="rId41"/>
                    <a:stretch>
                      <a:fillRect/>
                    </a:stretch>
                  </pic:blipFill>
                  <pic:spPr>
                    <a:xfrm>
                      <a:off x="0" y="0"/>
                      <a:ext cx="3868420" cy="1934210"/>
                    </a:xfrm>
                    <a:prstGeom prst="rect">
                      <a:avLst/>
                    </a:prstGeom>
                  </pic:spPr>
                </pic:pic>
              </a:graphicData>
            </a:graphic>
          </wp:inline>
        </w:drawing>
      </w:r>
    </w:p>
    <w:p w14:paraId="692BFC22" w14:textId="77777777" w:rsidR="007C3827" w:rsidRDefault="00000000">
      <w:pPr>
        <w:pStyle w:val="2"/>
        <w:keepNext w:val="0"/>
        <w:spacing w:line="360" w:lineRule="auto"/>
        <w:rPr>
          <w:rFonts w:ascii="宋体" w:hAnsi="宋体" w:cs="宋体" w:hint="eastAsia"/>
          <w:lang w:eastAsia="zh-CN"/>
        </w:rPr>
      </w:pPr>
      <w:bookmarkStart w:id="812" w:name="_Toc385"/>
      <w:bookmarkStart w:id="813" w:name="_Toc19681"/>
      <w:bookmarkStart w:id="814" w:name="_Toc25655"/>
      <w:bookmarkStart w:id="815" w:name="_Toc27697"/>
      <w:bookmarkStart w:id="816" w:name="_Toc8503"/>
      <w:bookmarkStart w:id="817" w:name="_Toc27780"/>
      <w:bookmarkStart w:id="818" w:name="_Toc8612"/>
      <w:bookmarkStart w:id="819" w:name="_Toc31837"/>
      <w:bookmarkStart w:id="820" w:name="_Toc8201"/>
      <w:bookmarkStart w:id="821" w:name="_Toc550"/>
      <w:bookmarkStart w:id="822" w:name="_Toc9013"/>
      <w:bookmarkStart w:id="823" w:name="_Toc20989"/>
      <w:bookmarkStart w:id="824" w:name="_Toc17715"/>
      <w:bookmarkStart w:id="825" w:name="_Toc31449"/>
      <w:bookmarkStart w:id="826" w:name="_Toc6536"/>
      <w:bookmarkStart w:id="827" w:name="_Toc24161"/>
      <w:bookmarkStart w:id="828" w:name="_Toc656952524"/>
      <w:bookmarkStart w:id="829" w:name="_Toc14324"/>
      <w:r>
        <w:rPr>
          <w:rFonts w:ascii="宋体" w:hAnsi="宋体" w:cs="宋体" w:hint="eastAsia"/>
          <w:lang w:eastAsia="zh-CN"/>
        </w:rPr>
        <w:t>MDM基础数据管理端功能</w:t>
      </w:r>
      <w:bookmarkStart w:id="830" w:name="_Toc23321"/>
      <w:bookmarkStart w:id="831" w:name="_Toc29570"/>
      <w:bookmarkStart w:id="832" w:name="_Toc24430"/>
      <w:bookmarkStart w:id="833" w:name="_Toc21975"/>
      <w:bookmarkStart w:id="834" w:name="_Toc21910"/>
      <w:bookmarkStart w:id="835" w:name="_Toc24373"/>
      <w:bookmarkStart w:id="836" w:name="_Toc22489"/>
      <w:bookmarkStart w:id="837" w:name="_Toc3410"/>
      <w:bookmarkStart w:id="838" w:name="_Toc12927"/>
      <w:bookmarkStart w:id="839" w:name="_Toc28121"/>
      <w:bookmarkStart w:id="840" w:name="_Toc5674"/>
      <w:bookmarkStart w:id="841" w:name="_Toc9197"/>
      <w:bookmarkStart w:id="842" w:name="_Toc1393281602"/>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14:paraId="57749C89" w14:textId="77777777" w:rsidR="007C3827" w:rsidRDefault="00000000">
      <w:pPr>
        <w:pStyle w:val="3"/>
        <w:keepNext w:val="0"/>
        <w:spacing w:line="360" w:lineRule="auto"/>
        <w:rPr>
          <w:rFonts w:ascii="宋体" w:hAnsi="宋体" w:cs="宋体" w:hint="eastAsia"/>
          <w:lang w:eastAsia="zh-CN"/>
        </w:rPr>
      </w:pPr>
      <w:bookmarkStart w:id="843" w:name="_Toc31188"/>
      <w:bookmarkStart w:id="844" w:name="_Toc24190"/>
      <w:bookmarkStart w:id="845" w:name="_Toc16966"/>
      <w:bookmarkStart w:id="846" w:name="_Toc10315"/>
      <w:bookmarkStart w:id="847" w:name="_Toc22717"/>
      <w:bookmarkStart w:id="848" w:name="_Toc12378"/>
      <w:bookmarkStart w:id="849" w:name="_Toc4259"/>
      <w:bookmarkStart w:id="850" w:name="_Toc27526"/>
      <w:bookmarkStart w:id="851" w:name="_Toc146"/>
      <w:bookmarkStart w:id="852" w:name="_Toc20233"/>
      <w:bookmarkStart w:id="853" w:name="_Toc11780"/>
      <w:bookmarkStart w:id="854" w:name="_Toc23757"/>
      <w:bookmarkStart w:id="855" w:name="_Toc29711"/>
      <w:bookmarkStart w:id="856" w:name="_Toc18114"/>
      <w:bookmarkStart w:id="857" w:name="_Toc7616"/>
      <w:bookmarkStart w:id="858" w:name="_Toc13347"/>
      <w:bookmarkStart w:id="859" w:name="_Toc4498"/>
      <w:r>
        <w:rPr>
          <w:rFonts w:ascii="宋体" w:hAnsi="宋体" w:cs="宋体" w:hint="eastAsia"/>
          <w:lang w:eastAsia="zh-CN"/>
        </w:rPr>
        <w:t>基础数据管理</w:t>
      </w:r>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p w14:paraId="2FA61B19" w14:textId="77777777" w:rsidR="007C3827" w:rsidRDefault="00000000">
      <w:pPr>
        <w:pStyle w:val="4"/>
        <w:keepNext w:val="0"/>
        <w:spacing w:line="360" w:lineRule="auto"/>
        <w:rPr>
          <w:rFonts w:ascii="宋体" w:hAnsi="宋体" w:cs="宋体" w:hint="eastAsia"/>
          <w:color w:val="000000"/>
          <w:lang w:eastAsia="zh-CN"/>
        </w:rPr>
      </w:pPr>
      <w:bookmarkStart w:id="860" w:name="_Toc5235"/>
      <w:r>
        <w:rPr>
          <w:rFonts w:ascii="宋体" w:hAnsi="宋体" w:cs="宋体" w:hint="eastAsia"/>
          <w:color w:val="000000"/>
          <w:lang w:eastAsia="zh-CN"/>
        </w:rPr>
        <w:t>承运商管理（控股维护）</w:t>
      </w:r>
      <w:bookmarkEnd w:id="860"/>
    </w:p>
    <w:p w14:paraId="126A541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1427DCAE"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主要用于维护承运商信息，承运商通过控股物流集中统一招标后，在此模块作为承运商的数据维护，建立主数据档案。便于后续各业务板块进行承运商选定或指派。承运商管理主要包含查询、新增、修改、删除、导入、导出等功能。</w:t>
      </w:r>
    </w:p>
    <w:p w14:paraId="5849C42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20F69D7B" w14:textId="5F40C3FD" w:rsidR="007C3827" w:rsidRDefault="00000000">
      <w:pPr>
        <w:pStyle w:val="a2"/>
        <w:keepLines/>
        <w:numPr>
          <w:ilvl w:val="0"/>
          <w:numId w:val="68"/>
        </w:numPr>
        <w:spacing w:after="0" w:line="360" w:lineRule="auto"/>
        <w:ind w:left="1049" w:firstLineChars="0"/>
        <w:rPr>
          <w:rFonts w:ascii="宋体" w:hAnsi="宋体" w:cs="宋体" w:hint="eastAsia"/>
        </w:rPr>
      </w:pPr>
      <w:r>
        <w:rPr>
          <w:rFonts w:ascii="宋体" w:hAnsi="宋体" w:cs="宋体" w:hint="eastAsia"/>
        </w:rPr>
        <w:lastRenderedPageBreak/>
        <w:t>承运商服务范畴主要为：</w:t>
      </w:r>
      <w:r w:rsidR="00802F1C">
        <w:rPr>
          <w:rFonts w:ascii="宋体" w:hAnsi="宋体" w:cs="宋体" w:hint="eastAsia"/>
        </w:rPr>
        <w:t>SH</w:t>
      </w:r>
      <w:r>
        <w:rPr>
          <w:rFonts w:ascii="宋体" w:hAnsi="宋体" w:cs="宋体" w:hint="eastAsia"/>
        </w:rPr>
        <w:t>汽零、先途电子、</w:t>
      </w:r>
      <w:r w:rsidR="00802F1C">
        <w:rPr>
          <w:rFonts w:ascii="宋体" w:hAnsi="宋体" w:cs="宋体" w:hint="eastAsia"/>
        </w:rPr>
        <w:t>SH</w:t>
      </w:r>
      <w:r>
        <w:rPr>
          <w:rFonts w:ascii="宋体" w:hAnsi="宋体" w:cs="宋体" w:hint="eastAsia"/>
        </w:rPr>
        <w:t>家用智控、</w:t>
      </w:r>
      <w:r w:rsidR="00802F1C">
        <w:rPr>
          <w:rFonts w:ascii="宋体" w:hAnsi="宋体" w:cs="宋体" w:hint="eastAsia"/>
        </w:rPr>
        <w:t>SH</w:t>
      </w:r>
      <w:r>
        <w:rPr>
          <w:rFonts w:ascii="宋体" w:hAnsi="宋体" w:cs="宋体" w:hint="eastAsia"/>
        </w:rPr>
        <w:t>商用制冷、</w:t>
      </w:r>
      <w:r w:rsidR="00802F1C">
        <w:rPr>
          <w:rFonts w:ascii="宋体" w:hAnsi="宋体" w:cs="宋体" w:hint="eastAsia"/>
        </w:rPr>
        <w:t>SH</w:t>
      </w:r>
      <w:r>
        <w:rPr>
          <w:rFonts w:ascii="宋体" w:hAnsi="宋体" w:cs="宋体" w:hint="eastAsia"/>
        </w:rPr>
        <w:t>微通道。</w:t>
      </w:r>
    </w:p>
    <w:p w14:paraId="30042996" w14:textId="77777777" w:rsidR="007C3827" w:rsidRDefault="00000000">
      <w:pPr>
        <w:pStyle w:val="a2"/>
        <w:keepLines/>
        <w:numPr>
          <w:ilvl w:val="0"/>
          <w:numId w:val="68"/>
        </w:numPr>
        <w:spacing w:after="0" w:line="360" w:lineRule="auto"/>
        <w:ind w:left="1049" w:firstLineChars="0"/>
        <w:rPr>
          <w:rFonts w:ascii="宋体" w:hAnsi="宋体" w:cs="宋体" w:hint="eastAsia"/>
        </w:rPr>
      </w:pPr>
      <w:r>
        <w:rPr>
          <w:rFonts w:ascii="宋体" w:hAnsi="宋体" w:cs="宋体" w:hint="eastAsia"/>
        </w:rPr>
        <w:t>每个承运商可以选择多个服务板块，每个业务板块只查询可为本业务板块服务的承运商。</w:t>
      </w:r>
    </w:p>
    <w:p w14:paraId="2ABC3849" w14:textId="77777777" w:rsidR="007C3827" w:rsidRDefault="00000000">
      <w:pPr>
        <w:pStyle w:val="a2"/>
        <w:keepLines/>
        <w:numPr>
          <w:ilvl w:val="0"/>
          <w:numId w:val="68"/>
        </w:numPr>
        <w:spacing w:after="0" w:line="360" w:lineRule="auto"/>
        <w:ind w:left="1049" w:firstLineChars="0"/>
        <w:rPr>
          <w:rFonts w:ascii="宋体" w:hAnsi="宋体" w:cs="宋体" w:hint="eastAsia"/>
        </w:rPr>
      </w:pPr>
      <w:r>
        <w:rPr>
          <w:rFonts w:ascii="宋体" w:hAnsi="宋体" w:cs="宋体" w:hint="eastAsia"/>
        </w:rPr>
        <w:t>OTWB系统新增承运商信息时，可以同步为承运商创建账套信息，创建初始管理员账号，承运商管理员登录系统后，可创建属于自己的部门、岗位、用户、角色等信息、处理分配给自己的运单，分配车辆运输等。</w:t>
      </w:r>
    </w:p>
    <w:p w14:paraId="11C8055D" w14:textId="77777777" w:rsidR="007C3827" w:rsidRDefault="00000000">
      <w:pPr>
        <w:pStyle w:val="a2"/>
        <w:keepLines/>
        <w:numPr>
          <w:ilvl w:val="0"/>
          <w:numId w:val="68"/>
        </w:numPr>
        <w:spacing w:after="0" w:line="360" w:lineRule="auto"/>
        <w:ind w:left="1049" w:firstLineChars="0"/>
        <w:rPr>
          <w:rFonts w:ascii="宋体" w:hAnsi="宋体" w:cs="宋体" w:hint="eastAsia"/>
        </w:rPr>
      </w:pPr>
      <w:r>
        <w:rPr>
          <w:rFonts w:ascii="宋体" w:hAnsi="宋体" w:cs="宋体" w:hint="eastAsia"/>
        </w:rPr>
        <w:t>承运商可支持多种运输方式(零担、整车、快递、货代，可多选)。</w:t>
      </w:r>
    </w:p>
    <w:p w14:paraId="41828725" w14:textId="77777777" w:rsidR="007C3827" w:rsidRDefault="00000000">
      <w:pPr>
        <w:pStyle w:val="a2"/>
        <w:keepLines/>
        <w:numPr>
          <w:ilvl w:val="0"/>
          <w:numId w:val="68"/>
        </w:numPr>
        <w:spacing w:after="0" w:line="360" w:lineRule="auto"/>
        <w:ind w:left="1049" w:firstLineChars="0"/>
        <w:rPr>
          <w:rFonts w:ascii="宋体" w:hAnsi="宋体" w:cs="宋体" w:hint="eastAsia"/>
        </w:rPr>
      </w:pPr>
      <w:r>
        <w:rPr>
          <w:rFonts w:ascii="宋体" w:hAnsi="宋体" w:cs="宋体" w:hint="eastAsia"/>
        </w:rPr>
        <w:t>承运商登录管理员账号后可修改密码，OTWB系统总管理员可对承运商账号进行重置密码，重置后，承运商登录密码恢复为系统默认初始密码。</w:t>
      </w:r>
    </w:p>
    <w:p w14:paraId="47875F6C"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2F6488EE"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功能字段：查询、新增、修改、导入、导出、启用/禁用。</w:t>
      </w:r>
    </w:p>
    <w:p w14:paraId="3EE5CC02"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查询：承运商编号、承运商名称、承运商电话、承运商地址、联系人、邮箱（用于发送运单信息邮件）、联系电话、合同起止时间、运输方式(零担、整车、快递、货代，可多选)、服务企业、合同类型。</w:t>
      </w:r>
    </w:p>
    <w:p w14:paraId="10D02F63"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新增：</w:t>
      </w:r>
      <w:r>
        <w:rPr>
          <w:rFonts w:ascii="宋体" w:hAnsi="宋体" w:cs="宋体" w:hint="eastAsia"/>
          <w:color w:val="FF0000"/>
        </w:rPr>
        <w:t>*</w:t>
      </w:r>
      <w:r>
        <w:rPr>
          <w:rFonts w:ascii="宋体" w:hAnsi="宋体" w:cs="宋体" w:hint="eastAsia"/>
        </w:rPr>
        <w:t>承运商编号、</w:t>
      </w:r>
      <w:r>
        <w:rPr>
          <w:rFonts w:ascii="宋体" w:hAnsi="宋体" w:cs="宋体" w:hint="eastAsia"/>
          <w:color w:val="FF0000"/>
        </w:rPr>
        <w:t>*</w:t>
      </w:r>
      <w:r>
        <w:rPr>
          <w:rFonts w:ascii="宋体" w:hAnsi="宋体" w:cs="宋体" w:hint="eastAsia"/>
        </w:rPr>
        <w:t>承运商名称、承运商简称、</w:t>
      </w:r>
      <w:r>
        <w:rPr>
          <w:rFonts w:ascii="宋体" w:hAnsi="宋体" w:cs="宋体" w:hint="eastAsia"/>
          <w:color w:val="FF0000"/>
        </w:rPr>
        <w:t>*</w:t>
      </w:r>
      <w:r>
        <w:rPr>
          <w:rFonts w:ascii="宋体" w:hAnsi="宋体" w:cs="宋体" w:hint="eastAsia"/>
        </w:rPr>
        <w:t>承运商电话（11位手机号/座机验证）、承运商地址、联系人、联系电话、合同起止时间、承运商合同地址、</w:t>
      </w:r>
      <w:r>
        <w:rPr>
          <w:rFonts w:ascii="宋体" w:hAnsi="宋体" w:cs="宋体" w:hint="eastAsia"/>
          <w:color w:val="FF0000"/>
        </w:rPr>
        <w:t>*</w:t>
      </w:r>
      <w:r>
        <w:rPr>
          <w:rFonts w:ascii="宋体" w:hAnsi="宋体" w:cs="宋体" w:hint="eastAsia"/>
        </w:rPr>
        <w:t>运输方式(零担、整车、快递、货代，可多选)、企业相关信息、</w:t>
      </w:r>
      <w:r>
        <w:rPr>
          <w:rFonts w:ascii="宋体" w:hAnsi="宋体" w:cs="宋体" w:hint="eastAsia"/>
          <w:color w:val="FF0000"/>
        </w:rPr>
        <w:t>*</w:t>
      </w:r>
      <w:r>
        <w:rPr>
          <w:rFonts w:ascii="宋体" w:hAnsi="宋体" w:cs="宋体" w:hint="eastAsia"/>
        </w:rPr>
        <w:t>初始管理员账号，</w:t>
      </w:r>
      <w:r>
        <w:rPr>
          <w:rFonts w:ascii="宋体" w:hAnsi="宋体" w:cs="宋体" w:hint="eastAsia"/>
          <w:color w:val="FF0000"/>
        </w:rPr>
        <w:t>*</w:t>
      </w:r>
      <w:r>
        <w:rPr>
          <w:rFonts w:ascii="宋体" w:hAnsi="宋体" w:cs="宋体" w:hint="eastAsia"/>
        </w:rPr>
        <w:t>密码字段；注册地址、法人代表、成立时间、注册资金、经营资质、主营业务、保证金有效期、</w:t>
      </w:r>
      <w:r>
        <w:rPr>
          <w:rFonts w:ascii="宋体" w:hAnsi="宋体" w:cs="宋体" w:hint="eastAsia"/>
          <w:color w:val="FF0000"/>
        </w:rPr>
        <w:t>*</w:t>
      </w:r>
      <w:r>
        <w:rPr>
          <w:rFonts w:ascii="宋体" w:hAnsi="宋体" w:cs="宋体" w:hint="eastAsia"/>
        </w:rPr>
        <w:t>服务企业（查询企业类型为系统的账套信息）、合同类型（合同/非合同，如果是客户指定的承运商，需要在系统中维护，此类为非合同承运商）。</w:t>
      </w:r>
    </w:p>
    <w:p w14:paraId="1DB6A775"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修改：同新增，承运商编号、承运商名称不允许修改。</w:t>
      </w:r>
    </w:p>
    <w:p w14:paraId="0342F9B7"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启用/禁用：用于修改承运商可用状态，禁用的承运商无法在运单管理维护数据时选择，但不影响对账等其他功能。</w:t>
      </w:r>
    </w:p>
    <w:p w14:paraId="3B729C86"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删除：点击删除按钮，承运商数据进行状态作废，但数据会保留记录，同时删除对应的账套信息，则承运商维护的用户无法进行登录。</w:t>
      </w:r>
    </w:p>
    <w:p w14:paraId="36EB9F9E"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导入：模板表单字段同新增页面字段，如果存在错误数据系统自动给出提示，标明导入错误原因。</w:t>
      </w:r>
    </w:p>
    <w:p w14:paraId="08574033"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重置密码：密码默认重置为666666。</w:t>
      </w:r>
    </w:p>
    <w:p w14:paraId="1646A92A"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t>导出：导出模板按照新增字段进行导出，支持按照查询结果导出。</w:t>
      </w:r>
    </w:p>
    <w:p w14:paraId="2FD4726C" w14:textId="77777777" w:rsidR="007C3827" w:rsidRDefault="00000000">
      <w:pPr>
        <w:pStyle w:val="a2"/>
        <w:numPr>
          <w:ilvl w:val="0"/>
          <w:numId w:val="68"/>
        </w:numPr>
        <w:spacing w:after="0" w:line="360" w:lineRule="auto"/>
        <w:ind w:left="1049" w:firstLineChars="0"/>
        <w:rPr>
          <w:rFonts w:ascii="宋体" w:hAnsi="宋体" w:cs="宋体" w:hint="eastAsia"/>
        </w:rPr>
      </w:pPr>
      <w:r>
        <w:rPr>
          <w:rFonts w:ascii="宋体" w:hAnsi="宋体" w:cs="宋体" w:hint="eastAsia"/>
        </w:rPr>
        <w:lastRenderedPageBreak/>
        <w:t>首页表单字段：承运商编号、承运商名称、承运商电话、承运商地址、联系人、联系电话、合同起止时间、承运商来源、运输方式、创建人、创建时间、企业其他基础信息等。</w:t>
      </w:r>
    </w:p>
    <w:p w14:paraId="04365BA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3465BA0E"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667BA20A" wp14:editId="300436EB">
            <wp:extent cx="3336290" cy="3221990"/>
            <wp:effectExtent l="0" t="0" r="3810" b="3810"/>
            <wp:docPr id="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7"/>
                    <pic:cNvPicPr>
                      <a:picLocks noChangeAspect="1"/>
                    </pic:cNvPicPr>
                  </pic:nvPicPr>
                  <pic:blipFill>
                    <a:blip r:embed="rId42"/>
                    <a:stretch>
                      <a:fillRect/>
                    </a:stretch>
                  </pic:blipFill>
                  <pic:spPr>
                    <a:xfrm>
                      <a:off x="0" y="0"/>
                      <a:ext cx="3336290" cy="3221990"/>
                    </a:xfrm>
                    <a:prstGeom prst="rect">
                      <a:avLst/>
                    </a:prstGeom>
                  </pic:spPr>
                </pic:pic>
              </a:graphicData>
            </a:graphic>
          </wp:inline>
        </w:drawing>
      </w:r>
    </w:p>
    <w:p w14:paraId="3D9F7604" w14:textId="77777777" w:rsidR="007C3827" w:rsidRDefault="00000000">
      <w:pPr>
        <w:pStyle w:val="4"/>
        <w:keepNext w:val="0"/>
        <w:spacing w:line="360" w:lineRule="auto"/>
        <w:rPr>
          <w:rFonts w:ascii="宋体" w:hAnsi="宋体" w:cs="宋体" w:hint="eastAsia"/>
          <w:color w:val="000000"/>
          <w:lang w:eastAsia="zh-CN"/>
        </w:rPr>
      </w:pPr>
      <w:bookmarkStart w:id="861" w:name="_Toc319"/>
      <w:r>
        <w:rPr>
          <w:rFonts w:ascii="宋体" w:hAnsi="宋体" w:cs="宋体" w:hint="eastAsia"/>
          <w:color w:val="000000"/>
          <w:lang w:eastAsia="zh-CN"/>
        </w:rPr>
        <w:t>线路管理（控股维护）</w:t>
      </w:r>
      <w:bookmarkEnd w:id="861"/>
    </w:p>
    <w:p w14:paraId="297F438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124D93B8"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主要用于维护运输线路信息，线路管理主要包含线路信息的查询、新增、修改、删除、导入、导出等功能，由控股物流统一维护。</w:t>
      </w:r>
    </w:p>
    <w:p w14:paraId="4528A3E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4323C4C2" w14:textId="77777777" w:rsidR="007C3827" w:rsidRDefault="00000000">
      <w:pPr>
        <w:pStyle w:val="a2"/>
        <w:keepLines/>
        <w:numPr>
          <w:ilvl w:val="0"/>
          <w:numId w:val="74"/>
        </w:numPr>
        <w:spacing w:after="0" w:line="360" w:lineRule="auto"/>
        <w:ind w:left="1050" w:firstLineChars="0"/>
        <w:rPr>
          <w:rFonts w:ascii="宋体" w:hAnsi="宋体" w:cs="宋体" w:hint="eastAsia"/>
        </w:rPr>
      </w:pPr>
      <w:r>
        <w:rPr>
          <w:rFonts w:ascii="宋体" w:hAnsi="宋体" w:cs="宋体" w:hint="eastAsia"/>
        </w:rPr>
        <w:t>线路可以绑定到对应的承运商计价体系中，在运输单据创建同时根据运输的起止地匹配出对应的承运商单价，从而自动计算出所需运费</w:t>
      </w:r>
    </w:p>
    <w:p w14:paraId="4E400E0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根据运输单据起始地自动匹配对应承运商价格，系统自动计算运费。</w:t>
      </w:r>
    </w:p>
    <w:p w14:paraId="0A6734A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可以通过维护线路的时效，对承运商在线路运输过程中进行时效考核。</w:t>
      </w:r>
    </w:p>
    <w:p w14:paraId="345BCC2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40B3B3B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功能字段：查询、新增、修改、导入、导出。</w:t>
      </w:r>
    </w:p>
    <w:p w14:paraId="490201C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查询：线路名称，始发地，目的地，运输方式、在途运输时效。</w:t>
      </w:r>
    </w:p>
    <w:p w14:paraId="6D0B96D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lastRenderedPageBreak/>
        <w:t>新增：线路编号，线路名称，始发地，目的地（省市县三级，最少选择到市），线路里程，在途运输时效，运输方式（快递、整车、零担）字段。</w:t>
      </w:r>
    </w:p>
    <w:p w14:paraId="70A5DA7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修改：同新增，线路编号不允许修改。</w:t>
      </w:r>
    </w:p>
    <w:p w14:paraId="25BB01E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删除：点击删除按钮，线路数据进行状态作废，但数据会保留记录，如果该线路被使用则不可进行删除。</w:t>
      </w:r>
    </w:p>
    <w:p w14:paraId="124448A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导入：模板表单字段同新增页面字段，如果存在错误数据系统自动给出提示，标明导入错误原因。</w:t>
      </w:r>
    </w:p>
    <w:p w14:paraId="60A399F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 xml:space="preserve"> 导出：导出模板按照新增字段进行导出，支持按照查询结果导出。</w:t>
      </w:r>
    </w:p>
    <w:p w14:paraId="7F5753A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首页表单字段：线路编号、线路名称、在途运输时效、始发地、目的地、里程、运输方式、创建人、创建时间等。</w:t>
      </w:r>
    </w:p>
    <w:p w14:paraId="54311837" w14:textId="77777777" w:rsidR="007C3827" w:rsidRDefault="00000000">
      <w:pPr>
        <w:keepLines/>
        <w:numPr>
          <w:ilvl w:val="0"/>
          <w:numId w:val="60"/>
        </w:numPr>
        <w:spacing w:line="360" w:lineRule="auto"/>
        <w:ind w:left="629"/>
        <w:rPr>
          <w:rFonts w:ascii="宋体" w:hAnsi="宋体" w:cs="宋体" w:hint="eastAsia"/>
          <w:lang w:eastAsia="zh-CN"/>
        </w:rPr>
      </w:pPr>
      <w:r>
        <w:rPr>
          <w:rFonts w:ascii="宋体" w:hAnsi="宋体" w:cs="宋体" w:hint="eastAsia"/>
          <w:lang w:eastAsia="zh-CN"/>
        </w:rPr>
        <w:t>参考页面：</w:t>
      </w:r>
    </w:p>
    <w:p w14:paraId="7A7ADB35" w14:textId="77777777" w:rsidR="007C3827" w:rsidRDefault="00000000">
      <w:pPr>
        <w:keepLines/>
        <w:numPr>
          <w:ilvl w:val="255"/>
          <w:numId w:val="0"/>
        </w:numPr>
        <w:spacing w:line="360" w:lineRule="auto"/>
        <w:ind w:left="209"/>
        <w:jc w:val="center"/>
        <w:rPr>
          <w:rFonts w:ascii="宋体" w:hAnsi="宋体" w:cs="宋体" w:hint="eastAsia"/>
          <w:lang w:eastAsia="zh-CN"/>
        </w:rPr>
      </w:pPr>
      <w:r>
        <w:rPr>
          <w:rFonts w:ascii="宋体" w:hAnsi="宋体" w:cs="宋体" w:hint="eastAsia"/>
          <w:noProof/>
          <w:lang w:eastAsia="zh-CN"/>
        </w:rPr>
        <w:drawing>
          <wp:inline distT="0" distB="0" distL="114300" distR="114300" wp14:anchorId="2CBBB4AE" wp14:editId="380F52D9">
            <wp:extent cx="4168140" cy="2858770"/>
            <wp:effectExtent l="0" t="0" r="10160" b="11430"/>
            <wp:docPr id="8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5"/>
                    <pic:cNvPicPr>
                      <a:picLocks noChangeAspect="1"/>
                    </pic:cNvPicPr>
                  </pic:nvPicPr>
                  <pic:blipFill>
                    <a:blip r:embed="rId43"/>
                    <a:stretch>
                      <a:fillRect/>
                    </a:stretch>
                  </pic:blipFill>
                  <pic:spPr>
                    <a:xfrm>
                      <a:off x="0" y="0"/>
                      <a:ext cx="4168140" cy="2858770"/>
                    </a:xfrm>
                    <a:prstGeom prst="rect">
                      <a:avLst/>
                    </a:prstGeom>
                  </pic:spPr>
                </pic:pic>
              </a:graphicData>
            </a:graphic>
          </wp:inline>
        </w:drawing>
      </w:r>
    </w:p>
    <w:p w14:paraId="5638694D" w14:textId="77777777" w:rsidR="007C3827" w:rsidRDefault="00000000">
      <w:pPr>
        <w:pStyle w:val="4"/>
        <w:keepNext w:val="0"/>
        <w:spacing w:line="360" w:lineRule="auto"/>
        <w:ind w:left="862" w:hanging="862"/>
        <w:rPr>
          <w:rFonts w:ascii="宋体" w:hAnsi="宋体" w:cs="宋体" w:hint="eastAsia"/>
          <w:color w:val="000000"/>
          <w:lang w:eastAsia="zh-CN"/>
        </w:rPr>
      </w:pPr>
      <w:bookmarkStart w:id="862" w:name="_Toc23507"/>
      <w:r>
        <w:rPr>
          <w:rFonts w:ascii="宋体" w:hAnsi="宋体" w:cs="宋体" w:hint="eastAsia"/>
          <w:color w:val="000000"/>
          <w:lang w:eastAsia="zh-CN"/>
        </w:rPr>
        <w:t>车辆管理（承运商）</w:t>
      </w:r>
      <w:bookmarkEnd w:id="862"/>
    </w:p>
    <w:p w14:paraId="4D2CA249"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功能概述</w:t>
      </w:r>
    </w:p>
    <w:p w14:paraId="445AB943"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主要用于维护车辆信息，便于后续选择与定位车辆，由承运商维护数据。</w:t>
      </w:r>
    </w:p>
    <w:p w14:paraId="67822B02"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关键逻辑描述</w:t>
      </w:r>
    </w:p>
    <w:p w14:paraId="07B8EC9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可维护承运商自有车辆基本信息，可根据承运商查询车辆信息。</w:t>
      </w:r>
    </w:p>
    <w:p w14:paraId="5C59B9F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承运商在派车时可以通过此模块选择。</w:t>
      </w:r>
    </w:p>
    <w:p w14:paraId="794039C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任务中或执行过任务的车辆不允许删除。</w:t>
      </w:r>
    </w:p>
    <w:p w14:paraId="2FF49913"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lastRenderedPageBreak/>
        <w:t>关键字段</w:t>
      </w:r>
    </w:p>
    <w:p w14:paraId="55A14066"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功能字段：查询、新增、修改、删除、导入、导出。</w:t>
      </w:r>
    </w:p>
    <w:p w14:paraId="2630625F"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新增：车牌号、车长、车宽、车高、车型、绑定司机、车辆来源、皮重、载重、排放标准、品牌型号、车架号、总质量、车辆年审到期日、车辆购入日期、营运证号、百公里油耗、累计行驶里程、运输证号、荷载重量、荷载体积、备注、车辆图片、行驶证照片、营运证照片、道路许可证照片。新增时默认记录当前承运商所属账套id和承运商id。</w:t>
      </w:r>
    </w:p>
    <w:p w14:paraId="293A9DC5"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修改：同新增字段</w:t>
      </w:r>
    </w:p>
    <w:p w14:paraId="48C35E71"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0A0AE0A8"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导入：模板表单字段同新增页面字段，如果存在错误数据系统自动给出提示，标明导入错误原因。</w:t>
      </w:r>
    </w:p>
    <w:p w14:paraId="5E594B12"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导出：导出模板按照新增字段进行导出，支持按照查询结果导出。</w:t>
      </w:r>
    </w:p>
    <w:p w14:paraId="22A1DAAA"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首页表单字段：车牌号、车长、车宽、车高、车型、车辆来源、皮重、载重、排放标准、品牌型号</w:t>
      </w:r>
    </w:p>
    <w:p w14:paraId="364E7F87" w14:textId="77777777" w:rsidR="007C3827" w:rsidRDefault="00000000">
      <w:pPr>
        <w:keepLines/>
        <w:numPr>
          <w:ilvl w:val="0"/>
          <w:numId w:val="76"/>
        </w:numPr>
        <w:spacing w:line="360" w:lineRule="auto"/>
        <w:rPr>
          <w:rFonts w:ascii="宋体" w:hAnsi="宋体" w:cs="宋体" w:hint="eastAsia"/>
          <w:lang w:eastAsia="zh-CN"/>
        </w:rPr>
      </w:pPr>
      <w:r>
        <w:rPr>
          <w:rFonts w:ascii="宋体" w:hAnsi="宋体" w:cs="宋体" w:hint="eastAsia"/>
          <w:lang w:eastAsia="zh-CN"/>
        </w:rPr>
        <w:t>查询：车牌号、车型车辆来源</w:t>
      </w:r>
    </w:p>
    <w:p w14:paraId="7C7F3ABA"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 xml:space="preserve">参考页面： </w:t>
      </w:r>
    </w:p>
    <w:p w14:paraId="37FCE5DC" w14:textId="77777777" w:rsidR="007C3827" w:rsidRDefault="00000000">
      <w:pPr>
        <w:keepLines/>
        <w:numPr>
          <w:ilvl w:val="255"/>
          <w:numId w:val="0"/>
        </w:numPr>
        <w:spacing w:line="360" w:lineRule="auto"/>
        <w:ind w:leftChars="74" w:left="155"/>
        <w:jc w:val="center"/>
        <w:rPr>
          <w:rFonts w:ascii="宋体" w:hAnsi="宋体" w:cs="宋体" w:hint="eastAsia"/>
          <w:lang w:eastAsia="zh-CN"/>
        </w:rPr>
      </w:pPr>
      <w:r>
        <w:rPr>
          <w:rFonts w:ascii="宋体" w:hAnsi="宋体" w:cs="宋体" w:hint="eastAsia"/>
          <w:noProof/>
          <w:lang w:eastAsia="zh-CN"/>
        </w:rPr>
        <w:drawing>
          <wp:inline distT="0" distB="0" distL="114300" distR="114300" wp14:anchorId="3EEA2E4B" wp14:editId="38FEB675">
            <wp:extent cx="3765550" cy="3419475"/>
            <wp:effectExtent l="0" t="0" r="6350" b="9525"/>
            <wp:docPr id="5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9"/>
                    <pic:cNvPicPr>
                      <a:picLocks noChangeAspect="1"/>
                    </pic:cNvPicPr>
                  </pic:nvPicPr>
                  <pic:blipFill>
                    <a:blip r:embed="rId44"/>
                    <a:stretch>
                      <a:fillRect/>
                    </a:stretch>
                  </pic:blipFill>
                  <pic:spPr>
                    <a:xfrm>
                      <a:off x="0" y="0"/>
                      <a:ext cx="3765550" cy="3419475"/>
                    </a:xfrm>
                    <a:prstGeom prst="rect">
                      <a:avLst/>
                    </a:prstGeom>
                  </pic:spPr>
                </pic:pic>
              </a:graphicData>
            </a:graphic>
          </wp:inline>
        </w:drawing>
      </w:r>
    </w:p>
    <w:p w14:paraId="7C0AFF29" w14:textId="77777777" w:rsidR="007C3827" w:rsidRDefault="00000000">
      <w:pPr>
        <w:pStyle w:val="4"/>
        <w:keepNext w:val="0"/>
        <w:spacing w:line="360" w:lineRule="auto"/>
        <w:rPr>
          <w:rFonts w:ascii="宋体" w:hAnsi="宋体" w:cs="宋体" w:hint="eastAsia"/>
          <w:lang w:eastAsia="zh-CN"/>
        </w:rPr>
      </w:pPr>
      <w:bookmarkStart w:id="863" w:name="_Toc8731"/>
      <w:r>
        <w:rPr>
          <w:rFonts w:ascii="宋体" w:hAnsi="宋体" w:cs="宋体" w:hint="eastAsia"/>
          <w:lang w:eastAsia="zh-CN"/>
        </w:rPr>
        <w:t>司机管理</w:t>
      </w:r>
      <w:r>
        <w:rPr>
          <w:rFonts w:ascii="宋体" w:hAnsi="宋体" w:cs="宋体" w:hint="eastAsia"/>
          <w:color w:val="000000"/>
          <w:lang w:eastAsia="zh-CN"/>
        </w:rPr>
        <w:t>（承运商）</w:t>
      </w:r>
      <w:bookmarkEnd w:id="863"/>
    </w:p>
    <w:p w14:paraId="4CEBCAB8"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lastRenderedPageBreak/>
        <w:t>功能概述</w:t>
      </w:r>
    </w:p>
    <w:p w14:paraId="0CCCD461" w14:textId="77777777" w:rsidR="007C3827" w:rsidRDefault="00000000">
      <w:pPr>
        <w:keepLines/>
        <w:spacing w:line="360" w:lineRule="auto"/>
        <w:ind w:leftChars="74" w:left="155" w:firstLineChars="74" w:firstLine="155"/>
        <w:rPr>
          <w:rFonts w:ascii="宋体" w:hAnsi="宋体" w:cs="宋体" w:hint="eastAsia"/>
          <w:lang w:eastAsia="zh-CN"/>
        </w:rPr>
      </w:pPr>
      <w:r>
        <w:rPr>
          <w:rFonts w:ascii="宋体" w:hAnsi="宋体" w:cs="宋体" w:hint="eastAsia"/>
          <w:lang w:eastAsia="zh-CN"/>
        </w:rPr>
        <w:t xml:space="preserve">    主要用于维护司机信息，运输订单体现对应承运司机，由承运商维护数据。</w:t>
      </w:r>
    </w:p>
    <w:p w14:paraId="28FC576B"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关键逻辑描述</w:t>
      </w:r>
    </w:p>
    <w:p w14:paraId="73B276F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可维护承运商自有司机基本信息，可根据承运商查询司机信息。</w:t>
      </w:r>
    </w:p>
    <w:p w14:paraId="208ACC6E"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关键字段</w:t>
      </w:r>
    </w:p>
    <w:p w14:paraId="07D1649E"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功能字段：查询、新增、修改、删除、导入、导出</w:t>
      </w:r>
    </w:p>
    <w:p w14:paraId="070DADE9"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新增：司机姓名、手机号码、司机类型、准驾车型、性别、身份证号、联系地址、备注、驾驶证号、驾驶证发证机关、从业资格证编号、驾驶证起始日期、驾驶证到期日期、道路经营许可证、身份证正面、身份证反面、驾驶证照片</w:t>
      </w:r>
    </w:p>
    <w:p w14:paraId="32D57313"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修改：同新增字段</w:t>
      </w:r>
    </w:p>
    <w:p w14:paraId="41AC78EB"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10A7A11F"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导入：模板表单字段同新增页面字段，如果存在错误数据系统自动给出提示，标明导入错误原因。</w:t>
      </w:r>
    </w:p>
    <w:p w14:paraId="09DCDC43"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导出：导出模板按照新增字段进行导出，支持按照查询结果导出。</w:t>
      </w:r>
    </w:p>
    <w:p w14:paraId="78FA9A14"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首页表单字段：司机姓名、手机号码、司机类型、准驾车型、性别、身份证号、联系地址、备注</w:t>
      </w:r>
    </w:p>
    <w:p w14:paraId="40F5E3C2" w14:textId="77777777" w:rsidR="007C3827" w:rsidRDefault="00000000">
      <w:pPr>
        <w:keepLines/>
        <w:numPr>
          <w:ilvl w:val="0"/>
          <w:numId w:val="77"/>
        </w:numPr>
        <w:spacing w:line="360" w:lineRule="auto"/>
        <w:rPr>
          <w:rFonts w:ascii="宋体" w:hAnsi="宋体" w:cs="宋体" w:hint="eastAsia"/>
          <w:lang w:eastAsia="zh-CN"/>
        </w:rPr>
      </w:pPr>
      <w:r>
        <w:rPr>
          <w:rFonts w:ascii="宋体" w:hAnsi="宋体" w:cs="宋体" w:hint="eastAsia"/>
          <w:lang w:eastAsia="zh-CN"/>
        </w:rPr>
        <w:t>查询：司机姓名、手机号码、司机类型</w:t>
      </w:r>
    </w:p>
    <w:p w14:paraId="342F51EF" w14:textId="77777777" w:rsidR="007C3827" w:rsidRDefault="00000000">
      <w:pPr>
        <w:keepLines/>
        <w:numPr>
          <w:ilvl w:val="0"/>
          <w:numId w:val="75"/>
        </w:numPr>
        <w:spacing w:line="360" w:lineRule="auto"/>
        <w:ind w:leftChars="74" w:left="575"/>
        <w:rPr>
          <w:rFonts w:ascii="宋体" w:hAnsi="宋体" w:cs="宋体" w:hint="eastAsia"/>
          <w:lang w:eastAsia="zh-CN"/>
        </w:rPr>
      </w:pPr>
      <w:r>
        <w:rPr>
          <w:rFonts w:ascii="宋体" w:hAnsi="宋体" w:cs="宋体" w:hint="eastAsia"/>
          <w:lang w:eastAsia="zh-CN"/>
        </w:rPr>
        <w:t>参考页面：</w:t>
      </w:r>
    </w:p>
    <w:p w14:paraId="16670A1B"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1EAA7DB9" wp14:editId="0DA5E62C">
            <wp:extent cx="4650105" cy="4252595"/>
            <wp:effectExtent l="0" t="0" r="10795" b="1905"/>
            <wp:docPr id="8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9"/>
                    <pic:cNvPicPr>
                      <a:picLocks noChangeAspect="1"/>
                    </pic:cNvPicPr>
                  </pic:nvPicPr>
                  <pic:blipFill>
                    <a:blip r:embed="rId45"/>
                    <a:stretch>
                      <a:fillRect/>
                    </a:stretch>
                  </pic:blipFill>
                  <pic:spPr>
                    <a:xfrm>
                      <a:off x="0" y="0"/>
                      <a:ext cx="4650105" cy="4252595"/>
                    </a:xfrm>
                    <a:prstGeom prst="rect">
                      <a:avLst/>
                    </a:prstGeom>
                  </pic:spPr>
                </pic:pic>
              </a:graphicData>
            </a:graphic>
          </wp:inline>
        </w:drawing>
      </w:r>
    </w:p>
    <w:p w14:paraId="09FB5DD7" w14:textId="77777777" w:rsidR="007C3827" w:rsidRDefault="00000000">
      <w:pPr>
        <w:pStyle w:val="4"/>
        <w:keepNext w:val="0"/>
        <w:spacing w:line="360" w:lineRule="auto"/>
        <w:rPr>
          <w:rFonts w:ascii="宋体" w:hAnsi="宋体" w:cs="宋体" w:hint="eastAsia"/>
          <w:color w:val="000000"/>
          <w:lang w:eastAsia="zh-CN"/>
        </w:rPr>
      </w:pPr>
      <w:bookmarkStart w:id="864" w:name="_Toc25191"/>
      <w:r>
        <w:rPr>
          <w:rFonts w:ascii="宋体" w:hAnsi="宋体" w:cs="宋体" w:hint="eastAsia"/>
          <w:color w:val="000000"/>
          <w:lang w:eastAsia="zh-CN"/>
        </w:rPr>
        <w:t>承运商价格体系（控股维护）</w:t>
      </w:r>
      <w:bookmarkEnd w:id="864"/>
    </w:p>
    <w:p w14:paraId="0B4BC52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业务概述</w:t>
      </w:r>
    </w:p>
    <w:p w14:paraId="74D6CD38" w14:textId="77777777" w:rsidR="007C3827" w:rsidRDefault="00000000">
      <w:pPr>
        <w:keepLines/>
        <w:spacing w:line="360" w:lineRule="auto"/>
        <w:ind w:leftChars="74" w:left="155" w:firstLine="420"/>
        <w:rPr>
          <w:rFonts w:ascii="宋体" w:hAnsi="宋体" w:cs="宋体" w:hint="eastAsia"/>
          <w:lang w:eastAsia="zh-CN"/>
        </w:rPr>
      </w:pPr>
      <w:r>
        <w:rPr>
          <w:rFonts w:ascii="宋体" w:hAnsi="宋体" w:cs="宋体" w:hint="eastAsia"/>
          <w:lang w:eastAsia="zh-CN"/>
        </w:rPr>
        <w:t>用于维护管理承运商运输合同信息，承运商运费价格体系关联承运商合同，控股物流根据合同承运商线路报价维护。</w:t>
      </w:r>
    </w:p>
    <w:p w14:paraId="6F8BC0B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5F6C6778" w14:textId="77777777" w:rsidR="007C3827" w:rsidRDefault="00000000">
      <w:pPr>
        <w:keepLines/>
        <w:numPr>
          <w:ilvl w:val="0"/>
          <w:numId w:val="78"/>
        </w:numPr>
        <w:spacing w:line="360" w:lineRule="auto"/>
        <w:ind w:left="1050"/>
        <w:rPr>
          <w:rFonts w:ascii="宋体" w:hAnsi="宋体" w:cs="宋体" w:hint="eastAsia"/>
          <w:lang w:eastAsia="zh-CN"/>
        </w:rPr>
      </w:pPr>
      <w:r>
        <w:rPr>
          <w:rFonts w:ascii="宋体" w:hAnsi="宋体" w:cs="宋体" w:hint="eastAsia"/>
          <w:lang w:eastAsia="zh-CN"/>
        </w:rPr>
        <w:t>可根据不同维度，不同运费计费方式，不同的价格区间去动态配置运费单价：</w:t>
      </w:r>
    </w:p>
    <w:p w14:paraId="5CCA5BB5" w14:textId="77777777" w:rsidR="007C3827" w:rsidRDefault="00000000">
      <w:pPr>
        <w:pStyle w:val="a2"/>
        <w:keepLines/>
        <w:numPr>
          <w:ilvl w:val="255"/>
          <w:numId w:val="0"/>
        </w:numPr>
        <w:spacing w:after="0" w:line="360" w:lineRule="auto"/>
        <w:ind w:left="155" w:firstLine="419"/>
        <w:rPr>
          <w:rFonts w:ascii="宋体" w:hAnsi="宋体" w:cs="宋体" w:hint="eastAsia"/>
        </w:rPr>
      </w:pPr>
      <w:r>
        <w:rPr>
          <w:rFonts w:ascii="宋体" w:hAnsi="宋体" w:cs="宋体" w:hint="eastAsia"/>
        </w:rPr>
        <w:t>零担：</w:t>
      </w:r>
    </w:p>
    <w:p w14:paraId="5A2D04EC"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t>设置体积单价：XX元/m³；</w:t>
      </w:r>
    </w:p>
    <w:p w14:paraId="0C22A73B"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t>设置线路最低运费：最低收费（取）、最低收费（送）；XX元/票；设置最低收费标准，货量超过一定体积后，不收取最低收费（取）、最低收费（送）；</w:t>
      </w:r>
    </w:p>
    <w:p w14:paraId="28763F94"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t>按照标段价格绑定线路信息，一个运输价格可以绑定多条线路；</w:t>
      </w:r>
    </w:p>
    <w:p w14:paraId="5B71CCA2"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t>可根据承运商配置重泡比计算；</w:t>
      </w:r>
    </w:p>
    <w:p w14:paraId="37C441B6"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t>卸货费：XX元/件；</w:t>
      </w:r>
    </w:p>
    <w:p w14:paraId="7F19BB4E" w14:textId="77777777" w:rsidR="007C3827" w:rsidRDefault="00000000">
      <w:pPr>
        <w:pStyle w:val="a2"/>
        <w:keepLines/>
        <w:numPr>
          <w:ilvl w:val="0"/>
          <w:numId w:val="79"/>
        </w:numPr>
        <w:spacing w:after="0" w:line="360" w:lineRule="auto"/>
        <w:ind w:left="1205" w:firstLineChars="0" w:hanging="155"/>
        <w:rPr>
          <w:rFonts w:ascii="宋体" w:hAnsi="宋体" w:cs="宋体" w:hint="eastAsia"/>
        </w:rPr>
      </w:pPr>
      <w:r>
        <w:rPr>
          <w:rFonts w:ascii="宋体" w:hAnsi="宋体" w:cs="宋体" w:hint="eastAsia"/>
        </w:rPr>
        <w:lastRenderedPageBreak/>
        <w:t>合同有效期：开始日期--结束日期；</w:t>
      </w:r>
    </w:p>
    <w:p w14:paraId="19339786" w14:textId="77777777" w:rsidR="007C3827" w:rsidRDefault="00000000">
      <w:pPr>
        <w:pStyle w:val="a2"/>
        <w:keepLines/>
        <w:numPr>
          <w:ilvl w:val="0"/>
          <w:numId w:val="80"/>
        </w:numPr>
        <w:spacing w:after="0" w:line="360" w:lineRule="auto"/>
        <w:ind w:left="1050" w:firstLineChars="0"/>
        <w:rPr>
          <w:rFonts w:ascii="宋体" w:hAnsi="宋体" w:cs="宋体" w:hint="eastAsia"/>
        </w:rPr>
      </w:pPr>
      <w:r>
        <w:rPr>
          <w:rFonts w:ascii="宋体" w:hAnsi="宋体" w:cs="宋体" w:hint="eastAsia"/>
        </w:rPr>
        <w:t>整车：</w:t>
      </w:r>
    </w:p>
    <w:p w14:paraId="6B48B0A4" w14:textId="77777777" w:rsidR="007C3827" w:rsidRDefault="00000000">
      <w:pPr>
        <w:pStyle w:val="a2"/>
        <w:keepLines/>
        <w:numPr>
          <w:ilvl w:val="0"/>
          <w:numId w:val="81"/>
        </w:numPr>
        <w:spacing w:after="0" w:line="360" w:lineRule="auto"/>
        <w:ind w:left="1205" w:firstLineChars="0" w:hanging="155"/>
        <w:rPr>
          <w:rFonts w:ascii="宋体" w:hAnsi="宋体" w:cs="宋体" w:hint="eastAsia"/>
        </w:rPr>
      </w:pPr>
      <w:r>
        <w:rPr>
          <w:rFonts w:ascii="宋体" w:hAnsi="宋体" w:cs="宋体" w:hint="eastAsia"/>
        </w:rPr>
        <w:t>根据线路、车型设置单价：XX元/票；</w:t>
      </w:r>
    </w:p>
    <w:p w14:paraId="5EAD6FEC" w14:textId="77777777" w:rsidR="007C3827" w:rsidRDefault="00000000">
      <w:pPr>
        <w:pStyle w:val="a2"/>
        <w:keepLines/>
        <w:numPr>
          <w:ilvl w:val="0"/>
          <w:numId w:val="81"/>
        </w:numPr>
        <w:spacing w:after="0" w:line="360" w:lineRule="auto"/>
        <w:ind w:left="1205" w:firstLineChars="0" w:hanging="155"/>
        <w:rPr>
          <w:rFonts w:ascii="宋体" w:hAnsi="宋体" w:cs="宋体" w:hint="eastAsia"/>
        </w:rPr>
      </w:pPr>
      <w:r>
        <w:rPr>
          <w:rFonts w:ascii="宋体" w:hAnsi="宋体" w:cs="宋体" w:hint="eastAsia"/>
        </w:rPr>
        <w:t>按照标段价格绑定线路信息，一个运输价格可以绑定多条线路；</w:t>
      </w:r>
    </w:p>
    <w:p w14:paraId="3EABA3C0" w14:textId="77777777" w:rsidR="007C3827" w:rsidRDefault="00000000">
      <w:pPr>
        <w:pStyle w:val="a2"/>
        <w:keepLines/>
        <w:numPr>
          <w:ilvl w:val="0"/>
          <w:numId w:val="81"/>
        </w:numPr>
        <w:spacing w:after="0" w:line="360" w:lineRule="auto"/>
        <w:ind w:left="1205" w:firstLineChars="0" w:hanging="155"/>
        <w:rPr>
          <w:rFonts w:ascii="宋体" w:hAnsi="宋体" w:cs="宋体" w:hint="eastAsia"/>
        </w:rPr>
      </w:pPr>
      <w:r>
        <w:rPr>
          <w:rFonts w:ascii="宋体" w:hAnsi="宋体" w:cs="宋体" w:hint="eastAsia"/>
        </w:rPr>
        <w:t>有效期。</w:t>
      </w:r>
    </w:p>
    <w:p w14:paraId="59B5CF9F" w14:textId="77777777" w:rsidR="007C3827" w:rsidRDefault="00000000">
      <w:pPr>
        <w:pStyle w:val="a2"/>
        <w:keepLines/>
        <w:numPr>
          <w:ilvl w:val="0"/>
          <w:numId w:val="82"/>
        </w:numPr>
        <w:spacing w:after="0" w:line="360" w:lineRule="auto"/>
        <w:ind w:left="1050" w:firstLineChars="0"/>
        <w:rPr>
          <w:rFonts w:ascii="宋体" w:hAnsi="宋体" w:cs="宋体" w:hint="eastAsia"/>
        </w:rPr>
      </w:pPr>
      <w:r>
        <w:rPr>
          <w:rFonts w:ascii="宋体" w:hAnsi="宋体" w:cs="宋体" w:hint="eastAsia"/>
        </w:rPr>
        <w:t>快递：根据线路设置单价：重量区间单价、重泡比、时效（次日达/两日达）。</w:t>
      </w:r>
    </w:p>
    <w:p w14:paraId="2EEADC8E" w14:textId="77777777" w:rsidR="007C3827" w:rsidRDefault="00000000">
      <w:pPr>
        <w:pStyle w:val="a2"/>
        <w:keepLines/>
        <w:numPr>
          <w:ilvl w:val="255"/>
          <w:numId w:val="0"/>
        </w:numPr>
        <w:spacing w:after="0" w:line="360" w:lineRule="auto"/>
        <w:ind w:firstLine="420"/>
        <w:rPr>
          <w:rFonts w:ascii="宋体" w:hAnsi="宋体" w:cs="宋体" w:hint="eastAsia"/>
        </w:rPr>
      </w:pPr>
      <w:r>
        <w:rPr>
          <w:rFonts w:ascii="宋体" w:hAnsi="宋体" w:cs="宋体" w:hint="eastAsia"/>
        </w:rPr>
        <w:t>海运：</w:t>
      </w:r>
    </w:p>
    <w:p w14:paraId="031C0C9B" w14:textId="77777777" w:rsidR="007C3827" w:rsidRDefault="00000000">
      <w:pPr>
        <w:pStyle w:val="a2"/>
        <w:keepLines/>
        <w:numPr>
          <w:ilvl w:val="0"/>
          <w:numId w:val="83"/>
        </w:numPr>
        <w:spacing w:after="0" w:line="360" w:lineRule="auto"/>
        <w:ind w:left="1205" w:firstLineChars="0" w:hanging="155"/>
        <w:rPr>
          <w:rFonts w:ascii="宋体" w:hAnsi="宋体" w:cs="宋体" w:hint="eastAsia"/>
        </w:rPr>
      </w:pPr>
      <w:r>
        <w:rPr>
          <w:rFonts w:ascii="宋体" w:hAnsi="宋体" w:cs="宋体" w:hint="eastAsia"/>
        </w:rPr>
        <w:t>订舱费：按票报价计费，XX元/柜；</w:t>
      </w:r>
    </w:p>
    <w:p w14:paraId="661C41B1" w14:textId="77777777" w:rsidR="007C3827" w:rsidRDefault="00000000">
      <w:pPr>
        <w:pStyle w:val="a2"/>
        <w:keepLines/>
        <w:numPr>
          <w:ilvl w:val="0"/>
          <w:numId w:val="83"/>
        </w:numPr>
        <w:spacing w:after="0" w:line="360" w:lineRule="auto"/>
        <w:ind w:left="1205" w:firstLineChars="0" w:hanging="155"/>
        <w:rPr>
          <w:rFonts w:ascii="宋体" w:hAnsi="宋体" w:cs="宋体" w:hint="eastAsia"/>
        </w:rPr>
      </w:pPr>
      <w:r>
        <w:rPr>
          <w:rFonts w:ascii="宋体" w:hAnsi="宋体" w:cs="宋体" w:hint="eastAsia"/>
        </w:rPr>
        <w:t>运费：按集装箱型号报价，XX元/柜；</w:t>
      </w:r>
    </w:p>
    <w:p w14:paraId="651103A9" w14:textId="77777777" w:rsidR="007C3827" w:rsidRDefault="00000000">
      <w:pPr>
        <w:pStyle w:val="a2"/>
        <w:keepLines/>
        <w:numPr>
          <w:ilvl w:val="0"/>
          <w:numId w:val="83"/>
        </w:numPr>
        <w:spacing w:after="0" w:line="360" w:lineRule="auto"/>
        <w:ind w:left="1205" w:firstLineChars="0" w:hanging="155"/>
        <w:rPr>
          <w:rFonts w:ascii="宋体" w:hAnsi="宋体" w:cs="宋体" w:hint="eastAsia"/>
        </w:rPr>
      </w:pPr>
      <w:r>
        <w:rPr>
          <w:rFonts w:ascii="宋体" w:hAnsi="宋体" w:cs="宋体" w:hint="eastAsia"/>
        </w:rPr>
        <w:t>THC：按集装箱箱型报价：XX元/柜；</w:t>
      </w:r>
    </w:p>
    <w:p w14:paraId="58C64B80" w14:textId="77777777" w:rsidR="007C3827" w:rsidRDefault="00000000">
      <w:pPr>
        <w:pStyle w:val="a2"/>
        <w:keepLines/>
        <w:numPr>
          <w:ilvl w:val="0"/>
          <w:numId w:val="83"/>
        </w:numPr>
        <w:spacing w:after="0" w:line="360" w:lineRule="auto"/>
        <w:ind w:left="1205" w:firstLineChars="0" w:hanging="155"/>
        <w:rPr>
          <w:rFonts w:ascii="宋体" w:hAnsi="宋体" w:cs="宋体" w:hint="eastAsia"/>
        </w:rPr>
      </w:pPr>
      <w:r>
        <w:rPr>
          <w:rFonts w:ascii="宋体" w:hAnsi="宋体" w:cs="宋体" w:hint="eastAsia"/>
        </w:rPr>
        <w:t>报关费：按报关票数收取：XX元/票；</w:t>
      </w:r>
    </w:p>
    <w:p w14:paraId="4A4B56EC" w14:textId="77777777" w:rsidR="007C3827" w:rsidRDefault="00000000">
      <w:pPr>
        <w:pStyle w:val="a2"/>
        <w:keepLines/>
        <w:numPr>
          <w:ilvl w:val="0"/>
          <w:numId w:val="83"/>
        </w:numPr>
        <w:spacing w:after="0" w:line="360" w:lineRule="auto"/>
        <w:ind w:left="1205" w:firstLineChars="0" w:hanging="155"/>
        <w:rPr>
          <w:rFonts w:ascii="宋体" w:hAnsi="宋体" w:cs="宋体" w:hint="eastAsia"/>
        </w:rPr>
      </w:pPr>
      <w:r>
        <w:rPr>
          <w:rFonts w:ascii="宋体" w:hAnsi="宋体" w:cs="宋体" w:hint="eastAsia"/>
          <w:szCs w:val="28"/>
        </w:rPr>
        <w:t>托卡费：按集装箱箱型报价：XX元/货柜。</w:t>
      </w:r>
    </w:p>
    <w:p w14:paraId="47528B61" w14:textId="77777777" w:rsidR="007C3827" w:rsidRDefault="00000000">
      <w:pPr>
        <w:pStyle w:val="a2"/>
        <w:keepLines/>
        <w:numPr>
          <w:ilvl w:val="0"/>
          <w:numId w:val="84"/>
        </w:numPr>
        <w:spacing w:after="0" w:line="360" w:lineRule="auto"/>
        <w:ind w:firstLineChars="0"/>
        <w:rPr>
          <w:rFonts w:ascii="宋体" w:hAnsi="宋体" w:cs="宋体" w:hint="eastAsia"/>
          <w:szCs w:val="28"/>
        </w:rPr>
      </w:pPr>
      <w:r>
        <w:rPr>
          <w:rFonts w:ascii="宋体" w:hAnsi="宋体" w:cs="宋体" w:hint="eastAsia"/>
          <w:szCs w:val="28"/>
        </w:rPr>
        <w:t>模板名称不允许重复；</w:t>
      </w:r>
    </w:p>
    <w:p w14:paraId="44B9D471" w14:textId="77777777" w:rsidR="007C3827" w:rsidRDefault="00000000">
      <w:pPr>
        <w:pStyle w:val="a2"/>
        <w:keepLines/>
        <w:numPr>
          <w:ilvl w:val="0"/>
          <w:numId w:val="84"/>
        </w:numPr>
        <w:spacing w:after="0" w:line="360" w:lineRule="auto"/>
        <w:ind w:firstLineChars="0"/>
        <w:rPr>
          <w:rFonts w:ascii="宋体" w:hAnsi="宋体" w:cs="宋体" w:hint="eastAsia"/>
          <w:szCs w:val="28"/>
        </w:rPr>
      </w:pPr>
      <w:r>
        <w:rPr>
          <w:rFonts w:ascii="宋体" w:hAnsi="宋体" w:cs="宋体" w:hint="eastAsia"/>
          <w:szCs w:val="28"/>
        </w:rPr>
        <w:t>含税单价和不含税单价填写任意一个，系统需要把另外一个根据规则（含税单价=不含税单价*（1+税率））计算出来；</w:t>
      </w:r>
    </w:p>
    <w:p w14:paraId="2817C27A" w14:textId="77777777" w:rsidR="007C3827" w:rsidRDefault="00000000">
      <w:pPr>
        <w:pStyle w:val="a2"/>
        <w:keepLines/>
        <w:numPr>
          <w:ilvl w:val="0"/>
          <w:numId w:val="84"/>
        </w:numPr>
        <w:spacing w:after="0" w:line="360" w:lineRule="auto"/>
        <w:ind w:firstLineChars="0"/>
        <w:rPr>
          <w:rFonts w:ascii="宋体" w:hAnsi="宋体" w:cs="宋体" w:hint="eastAsia"/>
          <w:szCs w:val="28"/>
        </w:rPr>
      </w:pPr>
      <w:r>
        <w:rPr>
          <w:rFonts w:ascii="宋体" w:hAnsi="宋体" w:cs="宋体" w:hint="eastAsia"/>
          <w:szCs w:val="28"/>
        </w:rPr>
        <w:t>若涉及到泡货计费（快递/零担类型的计费模板），则需要增加重泡比值设定，价格区间需要维护重量区间及含税、不含税的单价。</w:t>
      </w:r>
    </w:p>
    <w:p w14:paraId="328C8A7A" w14:textId="77777777" w:rsidR="007C3827" w:rsidRDefault="00000000">
      <w:pPr>
        <w:pStyle w:val="a2"/>
        <w:keepLines/>
        <w:numPr>
          <w:ilvl w:val="0"/>
          <w:numId w:val="84"/>
        </w:numPr>
        <w:spacing w:after="0" w:line="360" w:lineRule="auto"/>
        <w:ind w:firstLineChars="0"/>
        <w:rPr>
          <w:rFonts w:ascii="宋体" w:hAnsi="宋体" w:cs="宋体" w:hint="eastAsia"/>
        </w:rPr>
      </w:pPr>
      <w:r>
        <w:rPr>
          <w:rFonts w:ascii="宋体" w:hAnsi="宋体" w:cs="宋体" w:hint="eastAsia"/>
          <w:szCs w:val="28"/>
        </w:rPr>
        <w:t>有效期结束则改运费价格体系不生效；</w:t>
      </w:r>
    </w:p>
    <w:p w14:paraId="54A94116" w14:textId="77777777" w:rsidR="007C3827" w:rsidRDefault="00000000">
      <w:pPr>
        <w:keepLines/>
        <w:numPr>
          <w:ilvl w:val="0"/>
          <w:numId w:val="85"/>
        </w:numPr>
        <w:spacing w:line="360" w:lineRule="auto"/>
        <w:rPr>
          <w:rFonts w:ascii="宋体" w:hAnsi="宋体" w:cs="宋体" w:hint="eastAsia"/>
          <w:lang w:eastAsia="zh-CN"/>
        </w:rPr>
      </w:pPr>
      <w:r>
        <w:rPr>
          <w:rFonts w:ascii="宋体" w:hAnsi="宋体" w:cs="宋体" w:hint="eastAsia"/>
          <w:lang w:eastAsia="zh-CN"/>
        </w:rPr>
        <w:t>关键字段</w:t>
      </w:r>
    </w:p>
    <w:p w14:paraId="7C32CFDE" w14:textId="77777777" w:rsidR="007C3827" w:rsidRDefault="00000000">
      <w:pPr>
        <w:keepLines/>
        <w:numPr>
          <w:ilvl w:val="0"/>
          <w:numId w:val="86"/>
        </w:numPr>
        <w:spacing w:line="360" w:lineRule="auto"/>
        <w:rPr>
          <w:rFonts w:ascii="宋体" w:hAnsi="宋体" w:cs="宋体" w:hint="eastAsia"/>
          <w:lang w:eastAsia="zh-CN"/>
        </w:rPr>
      </w:pPr>
      <w:r>
        <w:rPr>
          <w:rFonts w:ascii="宋体" w:hAnsi="宋体" w:cs="宋体" w:hint="eastAsia"/>
          <w:lang w:eastAsia="zh-CN"/>
        </w:rPr>
        <w:t>功能字段：查询、新增、修改、删除、导入、导出</w:t>
      </w:r>
    </w:p>
    <w:p w14:paraId="445D608C" w14:textId="77777777" w:rsidR="007C3827" w:rsidRDefault="00000000">
      <w:pPr>
        <w:keepLines/>
        <w:numPr>
          <w:ilvl w:val="0"/>
          <w:numId w:val="86"/>
        </w:numPr>
        <w:spacing w:line="360" w:lineRule="auto"/>
        <w:rPr>
          <w:rFonts w:ascii="宋体" w:hAnsi="宋体" w:cs="宋体" w:hint="eastAsia"/>
          <w:lang w:eastAsia="zh-CN"/>
        </w:rPr>
      </w:pPr>
      <w:r>
        <w:rPr>
          <w:rFonts w:ascii="宋体" w:hAnsi="宋体" w:cs="宋体" w:hint="eastAsia"/>
          <w:lang w:eastAsia="zh-CN"/>
        </w:rPr>
        <w:t>新增：</w:t>
      </w:r>
    </w:p>
    <w:p w14:paraId="4D4DC016" w14:textId="77777777" w:rsidR="007C3827" w:rsidRDefault="00000000">
      <w:pPr>
        <w:keepLines/>
        <w:numPr>
          <w:ilvl w:val="255"/>
          <w:numId w:val="0"/>
        </w:numPr>
        <w:spacing w:line="360" w:lineRule="auto"/>
        <w:ind w:left="153" w:firstLineChars="200" w:firstLine="420"/>
        <w:rPr>
          <w:rFonts w:ascii="宋体" w:hAnsi="宋体" w:cs="宋体" w:hint="eastAsia"/>
          <w:lang w:eastAsia="zh-CN"/>
        </w:rPr>
      </w:pPr>
      <w:r>
        <w:rPr>
          <w:rFonts w:ascii="宋体" w:hAnsi="宋体" w:cs="宋体" w:hint="eastAsia"/>
          <w:lang w:eastAsia="zh-CN"/>
        </w:rPr>
        <w:t>模板信息必填字段：模板名称、承运商（承运商信息选择）、运输方式（零担、整车、快递、海运）、运费税率、有效期（开始时间--结束时间）、车型（运输方式为整车时选择）、最低重量/体积、车型单价（整车）、重泡比值、重量单价、最低收费（取，XX元/票）、最低收费（送，XX元/票）、卸货费（XX元/件）、订舱费（海运，按照集装箱型：XX元/集装箱）、THC（海运，按照集装箱型：XX元/集装箱）、报关费（海运，按报关票数收费：XX元/票）、拖卡费（海运，按箱型报价：XX元/箱）；</w:t>
      </w:r>
    </w:p>
    <w:p w14:paraId="3ACEF50B" w14:textId="77777777" w:rsidR="007C3827" w:rsidRDefault="00000000">
      <w:pPr>
        <w:keepLines/>
        <w:numPr>
          <w:ilvl w:val="0"/>
          <w:numId w:val="87"/>
        </w:numPr>
        <w:tabs>
          <w:tab w:val="clear" w:pos="840"/>
        </w:tabs>
        <w:spacing w:line="360" w:lineRule="auto"/>
        <w:ind w:left="995" w:hanging="155"/>
        <w:rPr>
          <w:rFonts w:ascii="宋体" w:hAnsi="宋体" w:cs="宋体" w:hint="eastAsia"/>
          <w:lang w:eastAsia="zh-CN"/>
        </w:rPr>
      </w:pPr>
      <w:r>
        <w:rPr>
          <w:rFonts w:ascii="宋体" w:hAnsi="宋体" w:cs="宋体" w:hint="eastAsia"/>
          <w:lang w:eastAsia="zh-CN"/>
        </w:rPr>
        <w:t>关联线路（零担、整车、快递）：</w:t>
      </w:r>
    </w:p>
    <w:p w14:paraId="309B73CD"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查询线路信息选择，可选择多条线路绑定；保存时判断同一条线路、相同运输方式在一个时间段内不可重复或产生有效期重叠，记录创建人、创建时间；</w:t>
      </w:r>
    </w:p>
    <w:p w14:paraId="56B639EA"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lastRenderedPageBreak/>
        <w:t>修改：同新增字段。</w:t>
      </w:r>
    </w:p>
    <w:p w14:paraId="27D8B9EC"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40616C80"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t>导入：根据要导入的运输方式生成对应的模板，如果存在错误数据系统自动给出提示，标明导入错误原因。</w:t>
      </w:r>
    </w:p>
    <w:p w14:paraId="748C3533"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t>导出：导出模板按照新增字段进行导出，支持按照查询结果导出。</w:t>
      </w:r>
    </w:p>
    <w:p w14:paraId="41E1E967"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t>首页表单字段：模版名称、承运商名称、运费计费方式、运输方式、运费税率，重泡比值绑定的线路(支持多条)、备注、创建时间、创建人。</w:t>
      </w:r>
    </w:p>
    <w:p w14:paraId="12C3E246" w14:textId="77777777" w:rsidR="007C3827" w:rsidRDefault="00000000">
      <w:pPr>
        <w:keepLines/>
        <w:numPr>
          <w:ilvl w:val="0"/>
          <w:numId w:val="88"/>
        </w:numPr>
        <w:spacing w:line="360" w:lineRule="auto"/>
        <w:rPr>
          <w:rFonts w:ascii="宋体" w:hAnsi="宋体" w:cs="宋体" w:hint="eastAsia"/>
          <w:lang w:eastAsia="zh-CN"/>
        </w:rPr>
      </w:pPr>
      <w:r>
        <w:rPr>
          <w:rFonts w:ascii="宋体" w:hAnsi="宋体" w:cs="宋体" w:hint="eastAsia"/>
          <w:lang w:eastAsia="zh-CN"/>
        </w:rPr>
        <w:t>查询：承运商名称、模版名称、运费计费方式、运输方式、有效期区间</w:t>
      </w:r>
    </w:p>
    <w:p w14:paraId="7FCC4056" w14:textId="77777777" w:rsidR="007C3827" w:rsidRDefault="00000000">
      <w:pPr>
        <w:pStyle w:val="4"/>
        <w:keepNext w:val="0"/>
        <w:spacing w:line="360" w:lineRule="auto"/>
        <w:rPr>
          <w:rFonts w:ascii="宋体" w:hAnsi="宋体" w:cs="宋体" w:hint="eastAsia"/>
          <w:color w:val="000000"/>
          <w:lang w:eastAsia="zh-CN"/>
        </w:rPr>
      </w:pPr>
      <w:bookmarkStart w:id="865" w:name="_Toc26755"/>
      <w:r>
        <w:rPr>
          <w:rFonts w:ascii="宋体" w:hAnsi="宋体" w:cs="宋体" w:hint="eastAsia"/>
          <w:color w:val="000000"/>
          <w:lang w:eastAsia="zh-CN"/>
        </w:rPr>
        <w:t>客户管理（业务板块）</w:t>
      </w:r>
      <w:bookmarkEnd w:id="865"/>
    </w:p>
    <w:p w14:paraId="59CD2A3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2ED85286" w14:textId="77777777" w:rsidR="007C3827" w:rsidRDefault="00000000">
      <w:pPr>
        <w:keepLines/>
        <w:spacing w:line="360" w:lineRule="auto"/>
        <w:ind w:leftChars="74" w:left="155" w:firstLineChars="200" w:firstLine="420"/>
        <w:rPr>
          <w:rFonts w:ascii="宋体" w:hAnsi="宋体" w:cs="宋体" w:hint="eastAsia"/>
          <w:lang w:eastAsia="zh-CN"/>
        </w:rPr>
      </w:pPr>
      <w:r>
        <w:rPr>
          <w:rFonts w:ascii="宋体" w:hAnsi="宋体" w:cs="宋体" w:hint="eastAsia"/>
          <w:lang w:eastAsia="zh-CN"/>
        </w:rPr>
        <w:t>用于维护、管理客户的档案信息、收货地址、电子围栏数据。提供查询、新增、修改、删除、导入、导出、重置密码功能，通过U9主数据获取客户数据。</w:t>
      </w:r>
    </w:p>
    <w:p w14:paraId="3BE2A56A"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00F098F8"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OTWB系统新增客户信息时，可以同步为客户开通手机小程序端登录账号。填写登录账号，密码默认666666，客户可根据登录账号、密码进行登录或者按照手机验证码进行登录，客户可通过该账号登录系统移动端查看订单节点及运输状态情况，以及进行运单的签收。</w:t>
      </w:r>
    </w:p>
    <w:p w14:paraId="2929242F"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修改客户信息时，客户编码、客户名称、登录账号及密码不允许修改。</w:t>
      </w:r>
    </w:p>
    <w:p w14:paraId="2A5DDA7F"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可对客户信息进行删除，删除成功后，客户将无法登录账号。</w:t>
      </w:r>
    </w:p>
    <w:p w14:paraId="6D93FAAF"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客户登录账号后可修改密码，OTWB系统总管理员可对客户账号进行重置密码，重置后，客户登录密码恢复为系统默认初始密码。</w:t>
      </w:r>
    </w:p>
    <w:p w14:paraId="61050B23"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客户可维护多个联系人、联系电话、联系地址，便于下单时选择不同的收货地址及联系人</w:t>
      </w:r>
    </w:p>
    <w:p w14:paraId="1989342E" w14:textId="77777777" w:rsidR="007C3827" w:rsidRDefault="00000000">
      <w:pPr>
        <w:keepLines/>
        <w:numPr>
          <w:ilvl w:val="0"/>
          <w:numId w:val="89"/>
        </w:numPr>
        <w:spacing w:line="360" w:lineRule="auto"/>
        <w:rPr>
          <w:rFonts w:ascii="宋体" w:hAnsi="宋体" w:cs="宋体" w:hint="eastAsia"/>
          <w:lang w:eastAsia="zh-CN"/>
        </w:rPr>
      </w:pPr>
      <w:r>
        <w:rPr>
          <w:rFonts w:ascii="宋体" w:hAnsi="宋体" w:cs="宋体" w:hint="eastAsia"/>
          <w:lang w:eastAsia="zh-CN"/>
        </w:rPr>
        <w:t>根据客户收货地址生成电子围栏数据。</w:t>
      </w:r>
    </w:p>
    <w:p w14:paraId="3FA382DB"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EDFE399"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功能字段：查询、新增、修改、删除、导入、导出、重置密码</w:t>
      </w:r>
    </w:p>
    <w:p w14:paraId="6E2B4ED4"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lastRenderedPageBreak/>
        <w:t>查询：客户编号、客户名称、所属业务部门、项目编号、项目名称、客户主联系人、客户主联系方式、客户所在省、客户所在市、客户所在县，客户详细地址、发货点、交货点、</w:t>
      </w:r>
      <w:r>
        <w:rPr>
          <w:rFonts w:ascii="宋体" w:hAnsi="宋体" w:cs="宋体" w:hint="eastAsia"/>
          <w:color w:val="000000"/>
          <w:lang w:eastAsia="zh-CN"/>
        </w:rPr>
        <w:t>电子邮箱</w:t>
      </w:r>
      <w:r>
        <w:rPr>
          <w:rFonts w:ascii="宋体" w:hAnsi="宋体" w:cs="宋体" w:hint="eastAsia"/>
          <w:lang w:eastAsia="zh-CN"/>
        </w:rPr>
        <w:t>、发货方式、发货仓库、运输方式、客户计划员、发运员、创建时间、创建人。查询、重置（查询条件）。</w:t>
      </w:r>
    </w:p>
    <w:p w14:paraId="0E7C0ABD" w14:textId="1F2E08F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新增：客户编号、客户名称、所属业务部门、项目编号、项目名称、登录账号、客户主联系人、客户主联系方式、客户所在省、客户所在市、客户所在县，客户详细地址、发货点、交货点、发货方式、发货仓库、运输方式编号、运输方式（</w:t>
      </w:r>
      <w:r>
        <w:rPr>
          <w:rFonts w:ascii="宋体" w:hAnsi="宋体" w:cs="宋体" w:hint="eastAsia"/>
          <w:color w:val="000000"/>
          <w:lang w:eastAsia="zh-CN"/>
        </w:rPr>
        <w:t>根据客户贸易条款或需求设置是否送货）</w:t>
      </w:r>
      <w:r>
        <w:rPr>
          <w:rFonts w:ascii="宋体" w:hAnsi="宋体" w:cs="宋体" w:hint="eastAsia"/>
          <w:lang w:eastAsia="zh-CN"/>
        </w:rPr>
        <w:t>、物流公司、运输周期、客户计划员、发运员、是否打印</w:t>
      </w:r>
      <w:r w:rsidR="00802F1C">
        <w:rPr>
          <w:rFonts w:ascii="宋体" w:hAnsi="宋体" w:cs="宋体" w:hint="eastAsia"/>
          <w:lang w:eastAsia="zh-CN"/>
        </w:rPr>
        <w:t>SH</w:t>
      </w:r>
      <w:r>
        <w:rPr>
          <w:rFonts w:ascii="宋体" w:hAnsi="宋体" w:cs="宋体" w:hint="eastAsia"/>
          <w:lang w:eastAsia="zh-CN"/>
        </w:rPr>
        <w:t>送货单、电子邮箱（</w:t>
      </w:r>
      <w:r>
        <w:rPr>
          <w:rFonts w:ascii="宋体" w:hAnsi="宋体" w:cs="宋体" w:hint="eastAsia"/>
          <w:color w:val="000000"/>
          <w:lang w:eastAsia="zh-CN"/>
        </w:rPr>
        <w:t>可</w:t>
      </w:r>
      <w:r>
        <w:rPr>
          <w:rFonts w:ascii="宋体" w:hAnsi="宋体" w:cs="宋体" w:hint="eastAsia"/>
          <w:lang w:eastAsia="zh-CN"/>
        </w:rPr>
        <w:t>配置</w:t>
      </w:r>
      <w:r>
        <w:rPr>
          <w:rFonts w:ascii="宋体" w:hAnsi="宋体" w:cs="宋体" w:hint="eastAsia"/>
          <w:color w:val="000000"/>
          <w:lang w:eastAsia="zh-CN"/>
        </w:rPr>
        <w:t>多个，</w:t>
      </w:r>
      <w:r>
        <w:rPr>
          <w:rFonts w:ascii="宋体" w:hAnsi="宋体" w:cs="宋体" w:hint="eastAsia"/>
          <w:lang w:eastAsia="zh-CN"/>
        </w:rPr>
        <w:t>用于发送承运商承运信息、承运物料明细）。</w:t>
      </w:r>
    </w:p>
    <w:p w14:paraId="47B4A18B" w14:textId="77777777" w:rsidR="007C3827" w:rsidRDefault="00000000">
      <w:pPr>
        <w:keepLines/>
        <w:numPr>
          <w:ilvl w:val="0"/>
          <w:numId w:val="91"/>
        </w:numPr>
        <w:spacing w:line="360" w:lineRule="auto"/>
        <w:rPr>
          <w:rFonts w:ascii="宋体" w:hAnsi="宋体" w:cs="宋体" w:hint="eastAsia"/>
          <w:lang w:eastAsia="zh-CN"/>
        </w:rPr>
      </w:pPr>
      <w:r>
        <w:rPr>
          <w:rFonts w:ascii="宋体" w:hAnsi="宋体" w:cs="宋体" w:hint="eastAsia"/>
          <w:lang w:eastAsia="zh-CN"/>
        </w:rPr>
        <w:t>明细多填：去向仓库（唯一）、联系人、联系电话、联系地址、电子围栏、经纬度信息。</w:t>
      </w:r>
    </w:p>
    <w:p w14:paraId="77A623C4" w14:textId="4C7FE43E"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修改：客户名称</w:t>
      </w:r>
      <w:r>
        <w:rPr>
          <w:rFonts w:ascii="宋体" w:hAnsi="宋体" w:cs="宋体" w:hint="eastAsia"/>
          <w:szCs w:val="21"/>
          <w:lang w:eastAsia="zh-CN" w:bidi="ar"/>
        </w:rPr>
        <w:t>、</w:t>
      </w:r>
      <w:r>
        <w:rPr>
          <w:rFonts w:ascii="宋体" w:hAnsi="宋体" w:cs="宋体" w:hint="eastAsia"/>
          <w:lang w:eastAsia="zh-CN"/>
        </w:rPr>
        <w:t>所属业务部门、项目编号、项目名称、登录账号、客户主联系人、客户主联系方式、客户所在省、客户所在市、客户所在县，客户详细地址、发货点、交货点、发货方式、发货仓库、去向仓库、运输方式编号、运输方式（根据客户贸易条款或需求设置是否送货：自提、配送）、物流公司、运输周期、客户计划员、发运员、是否打印</w:t>
      </w:r>
      <w:r w:rsidR="00802F1C">
        <w:rPr>
          <w:rFonts w:ascii="宋体" w:hAnsi="宋体" w:cs="宋体" w:hint="eastAsia"/>
          <w:lang w:eastAsia="zh-CN"/>
        </w:rPr>
        <w:t>SH</w:t>
      </w:r>
      <w:r>
        <w:rPr>
          <w:rFonts w:ascii="宋体" w:hAnsi="宋体" w:cs="宋体" w:hint="eastAsia"/>
          <w:lang w:eastAsia="zh-CN"/>
        </w:rPr>
        <w:t>送货单、电子邮箱（用于发送承运商承运信息、承运物料明细）。</w:t>
      </w:r>
    </w:p>
    <w:p w14:paraId="3BB700FA" w14:textId="77777777" w:rsidR="007C3827" w:rsidRDefault="00000000">
      <w:pPr>
        <w:keepLines/>
        <w:numPr>
          <w:ilvl w:val="0"/>
          <w:numId w:val="92"/>
        </w:numPr>
        <w:spacing w:line="360" w:lineRule="auto"/>
        <w:rPr>
          <w:rFonts w:ascii="宋体" w:hAnsi="宋体" w:cs="宋体" w:hint="eastAsia"/>
          <w:lang w:eastAsia="zh-CN"/>
        </w:rPr>
      </w:pPr>
      <w:r>
        <w:rPr>
          <w:rFonts w:ascii="宋体" w:hAnsi="宋体" w:cs="宋体" w:hint="eastAsia"/>
          <w:lang w:eastAsia="zh-CN"/>
        </w:rPr>
        <w:t>明细多填：去向仓库（唯一）、联系人、联系电话、联系地址、电子围栏、经纬度信息。</w:t>
      </w:r>
    </w:p>
    <w:p w14:paraId="76AD4A83"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删除：点击删除按钮，客户数据进行状态作废，但数据会保留记录。</w:t>
      </w:r>
    </w:p>
    <w:p w14:paraId="71107FAB"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导入：模板表单字段同新增页面字段。</w:t>
      </w:r>
    </w:p>
    <w:p w14:paraId="20FEBB88"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导出：模板表单字段同新增页面字段。</w:t>
      </w:r>
    </w:p>
    <w:p w14:paraId="676D2659" w14:textId="77777777" w:rsidR="007C3827" w:rsidRDefault="00000000">
      <w:pPr>
        <w:keepLines/>
        <w:numPr>
          <w:ilvl w:val="0"/>
          <w:numId w:val="90"/>
        </w:numPr>
        <w:spacing w:line="360" w:lineRule="auto"/>
        <w:rPr>
          <w:rFonts w:ascii="宋体" w:hAnsi="宋体" w:cs="宋体" w:hint="eastAsia"/>
          <w:lang w:eastAsia="zh-CN"/>
        </w:rPr>
      </w:pPr>
      <w:r>
        <w:rPr>
          <w:rFonts w:ascii="宋体" w:hAnsi="宋体" w:cs="宋体" w:hint="eastAsia"/>
          <w:lang w:eastAsia="zh-CN"/>
        </w:rPr>
        <w:t>首页表单字段：客户编号、客户名称</w:t>
      </w:r>
      <w:r>
        <w:rPr>
          <w:rFonts w:ascii="宋体" w:hAnsi="宋体" w:cs="宋体" w:hint="eastAsia"/>
          <w:szCs w:val="21"/>
          <w:lang w:eastAsia="zh-CN" w:bidi="ar"/>
        </w:rPr>
        <w:t>、</w:t>
      </w:r>
      <w:r>
        <w:rPr>
          <w:rFonts w:ascii="宋体" w:hAnsi="宋体" w:cs="宋体" w:hint="eastAsia"/>
          <w:lang w:eastAsia="zh-CN"/>
        </w:rPr>
        <w:t>所属业务部门、项目编号、项目名称、客户所在省、客户所在市、客户所在县、发货点、交货点、发货方式、发货仓库、去向仓库、运输方式、物流公司、运输周期、客户计划员、发运员、创建人、创建时间。</w:t>
      </w:r>
    </w:p>
    <w:p w14:paraId="61650B48" w14:textId="77777777" w:rsidR="007C3827" w:rsidRDefault="00000000">
      <w:pPr>
        <w:pStyle w:val="4"/>
        <w:keepNext w:val="0"/>
        <w:spacing w:line="360" w:lineRule="auto"/>
        <w:rPr>
          <w:rFonts w:ascii="宋体" w:hAnsi="宋体" w:cs="宋体" w:hint="eastAsia"/>
          <w:color w:val="000000"/>
          <w:lang w:eastAsia="zh-CN"/>
        </w:rPr>
      </w:pPr>
      <w:bookmarkStart w:id="866" w:name="_Toc16352"/>
      <w:r>
        <w:rPr>
          <w:rFonts w:ascii="宋体" w:hAnsi="宋体" w:cs="宋体" w:hint="eastAsia"/>
          <w:color w:val="000000"/>
          <w:lang w:eastAsia="zh-CN"/>
        </w:rPr>
        <w:t>物料管理（业务板块）</w:t>
      </w:r>
      <w:bookmarkEnd w:id="866"/>
    </w:p>
    <w:p w14:paraId="7C6EB90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3EBCFC4A"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主要用于维护物料基本信息，物料来源可以通过对接U9获取物料的基础信息，也可通过手工录入、导入等方式获取。提供查询、新增、修改、删除、导入、导出功能，通过U9主数据获取。</w:t>
      </w:r>
    </w:p>
    <w:p w14:paraId="732765F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关键逻辑描述</w:t>
      </w:r>
    </w:p>
    <w:p w14:paraId="497EBE3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物料信息需要与U9进行对接获取标准的物料信息，预留录入及导入接口进行物料新增</w:t>
      </w:r>
    </w:p>
    <w:p w14:paraId="1E53508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物料信息会根据不同业务板块只维护自己业务的物料数据，各业务板块之间的物料信息互不关联，互不影响。</w:t>
      </w:r>
    </w:p>
    <w:p w14:paraId="7D44B54F"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物料分类：为每个物料区分物料的属性分类。</w:t>
      </w:r>
    </w:p>
    <w:p w14:paraId="4FECA45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物料的唯一识别码为物料编号，物料编码需要与PES等系统保持一致。</w:t>
      </w:r>
    </w:p>
    <w:p w14:paraId="4469753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 xml:space="preserve">物料信息可绑定多种包装信息，包装对应不同托盘，通过各关联关系进行物料的装箱与配载 </w:t>
      </w:r>
    </w:p>
    <w:p w14:paraId="1CC1E5F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55A016A9"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TMS系统通过U9系统获取物料信息，包括物料代码、物料名称、物料分类、业务部门、物料类型、规格、型号、计量单位、类别、最小包装量、最小起订量、采购周期、状态、单品重量、单品体积、单品长、单品宽、单品高、单箱数量。</w:t>
      </w:r>
    </w:p>
    <w:p w14:paraId="79923AB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79E473B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新增：物料代码、物料名称、物料分类、业务部门、物料类型、规格、型号、计量单位、类别、最小包装量、最小起订量、采购周期、状态、单品重量、单品体积、单品长、单品宽、单品高、单箱数量。</w:t>
      </w:r>
    </w:p>
    <w:p w14:paraId="4C376A6D" w14:textId="77777777" w:rsidR="007C3827" w:rsidRDefault="00000000">
      <w:pPr>
        <w:pStyle w:val="a2"/>
        <w:keepLines/>
        <w:spacing w:line="360" w:lineRule="auto"/>
        <w:ind w:firstLineChars="497" w:firstLine="1044"/>
        <w:rPr>
          <w:rFonts w:ascii="宋体" w:hAnsi="宋体" w:cs="宋体" w:hint="eastAsia"/>
        </w:rPr>
      </w:pPr>
      <w:r>
        <w:rPr>
          <w:rFonts w:ascii="宋体" w:hAnsi="宋体" w:cs="宋体" w:hint="eastAsia"/>
        </w:rPr>
        <w:t>绑定包装（可绑定多个包装）：包装编码、包装名称、规格、尺寸（长、宽、高）、每箱数量、包装类型、是否默认（只可默认一个）。</w:t>
      </w:r>
    </w:p>
    <w:p w14:paraId="04FAADB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修改：同新增字段相同。</w:t>
      </w:r>
    </w:p>
    <w:p w14:paraId="1FE62DD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5C78DF4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导入：导入模板字段同新增字段。</w:t>
      </w:r>
    </w:p>
    <w:p w14:paraId="241A88A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物料代码、物料名称、物料分类、业务部门、物料类型、规格、型号、计量单位、类别、最小包装量、最小起订量、采购周期、单品重量、单品体积、物品尺寸（长*宽*高）、单箱数量、状态、创建人、创建时间。</w:t>
      </w:r>
    </w:p>
    <w:p w14:paraId="28F92AB0"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物料详情字段：同新增字段。</w:t>
      </w:r>
    </w:p>
    <w:p w14:paraId="79E7685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查询：物料代码、物料名称、物料分类、规格、型号、查询、重置（查询条件）。</w:t>
      </w:r>
    </w:p>
    <w:p w14:paraId="3D9BD476" w14:textId="77777777" w:rsidR="007C3827" w:rsidRDefault="00000000">
      <w:pPr>
        <w:pStyle w:val="4"/>
        <w:keepNext w:val="0"/>
        <w:spacing w:line="360" w:lineRule="auto"/>
        <w:rPr>
          <w:rFonts w:ascii="宋体" w:hAnsi="宋体" w:cs="宋体" w:hint="eastAsia"/>
          <w:lang w:eastAsia="zh-CN"/>
        </w:rPr>
      </w:pPr>
      <w:bookmarkStart w:id="867" w:name="_Toc169"/>
      <w:r>
        <w:rPr>
          <w:rFonts w:ascii="宋体" w:hAnsi="宋体" w:cs="宋体" w:hint="eastAsia"/>
          <w:lang w:eastAsia="zh-CN"/>
        </w:rPr>
        <w:t>包装管理</w:t>
      </w:r>
      <w:r>
        <w:rPr>
          <w:rFonts w:ascii="宋体" w:hAnsi="宋体" w:cs="宋体" w:hint="eastAsia"/>
          <w:color w:val="000000"/>
          <w:lang w:eastAsia="zh-CN"/>
        </w:rPr>
        <w:t>（业务板块）</w:t>
      </w:r>
      <w:bookmarkEnd w:id="867"/>
    </w:p>
    <w:p w14:paraId="1E32858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1338D9D8"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lastRenderedPageBreak/>
        <w:t>主要用于对各业务板块针对包装信息维护管理，做到数据的统一。提供查询、新增。修改、删除、导入等功能，由各业务单元负责包装管理人员维护。</w:t>
      </w:r>
    </w:p>
    <w:p w14:paraId="0709F27D"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23A84FAC" w14:textId="77777777" w:rsidR="007C3827" w:rsidRDefault="00000000">
      <w:pPr>
        <w:keepLines/>
        <w:numPr>
          <w:ilvl w:val="0"/>
          <w:numId w:val="93"/>
        </w:numPr>
        <w:spacing w:line="360" w:lineRule="auto"/>
        <w:rPr>
          <w:rFonts w:ascii="宋体" w:hAnsi="宋体" w:cs="宋体" w:hint="eastAsia"/>
          <w:lang w:eastAsia="zh-CN"/>
        </w:rPr>
      </w:pPr>
      <w:r>
        <w:rPr>
          <w:rFonts w:ascii="宋体" w:hAnsi="宋体" w:cs="宋体" w:hint="eastAsia"/>
          <w:lang w:eastAsia="zh-CN"/>
        </w:rPr>
        <w:t>制定包装的规则：包装尺寸（长宽高），重量、体积、堆码参数等信息，便于后期货物装箱。</w:t>
      </w:r>
    </w:p>
    <w:p w14:paraId="0B053E0C" w14:textId="77777777" w:rsidR="007C3827" w:rsidRDefault="00000000">
      <w:pPr>
        <w:pStyle w:val="a2"/>
        <w:keepLines/>
        <w:numPr>
          <w:ilvl w:val="0"/>
          <w:numId w:val="94"/>
        </w:numPr>
        <w:spacing w:line="360" w:lineRule="auto"/>
        <w:ind w:firstLineChars="0"/>
        <w:rPr>
          <w:rFonts w:ascii="宋体" w:hAnsi="宋体" w:cs="宋体" w:hint="eastAsia"/>
        </w:rPr>
      </w:pPr>
      <w:r>
        <w:rPr>
          <w:rFonts w:ascii="宋体" w:hAnsi="宋体" w:cs="宋体" w:hint="eastAsia"/>
        </w:rPr>
        <w:t>存在客户要求的托盘堆码高度等限制</w:t>
      </w:r>
    </w:p>
    <w:p w14:paraId="632A0D8D"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5F56C71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w:t>
      </w:r>
    </w:p>
    <w:p w14:paraId="1F20BAA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新增：包装编码、包装名称、规格、尺寸（长、宽、高）、包装类型、重量、体积、是否托盘、堆码高度、堆码层级、堆码参数、是否可叠层运输</w:t>
      </w:r>
    </w:p>
    <w:p w14:paraId="45A4CDAA"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绑定托盘（包装可不绑定托盘信息）：托盘代码、托盘材料、托盘类型、托盘尺寸（长、宽、高）、托盘型号、限高、每层箱数。</w:t>
      </w:r>
    </w:p>
    <w:p w14:paraId="5E72D36A"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修改：包装编码、包装名称、规格、尺寸（长、宽、高）、包装类型、重量、体积、是否托盘、堆码高度、堆码层级、堆码参数、是否可叠层运输。</w:t>
      </w:r>
    </w:p>
    <w:p w14:paraId="76256F7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绑定托盘（包装可不绑定托盘信息）：托盘代码、托盘材料、托盘类型、托盘尺寸（长、宽、高）、托盘型号、限高、每层箱数。</w:t>
      </w:r>
    </w:p>
    <w:p w14:paraId="1532CA0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587E450A"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导入：导入模板字段同新增字段。</w:t>
      </w:r>
    </w:p>
    <w:p w14:paraId="7F2B752F"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首页表单字段：包装编码、包装名称、规格、尺寸（长、宽、高）、包装类型、重量、体积、创建人、创建时间。</w:t>
      </w:r>
    </w:p>
    <w:p w14:paraId="413B832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包装详情字段：同新增字段。</w:t>
      </w:r>
    </w:p>
    <w:p w14:paraId="2322A15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查询：包装编码、包装名称、包装类型、查询、重置（查询条件）。</w:t>
      </w:r>
    </w:p>
    <w:p w14:paraId="029384D5" w14:textId="77777777" w:rsidR="007C3827" w:rsidRDefault="00000000">
      <w:pPr>
        <w:pStyle w:val="4"/>
        <w:keepNext w:val="0"/>
        <w:spacing w:line="360" w:lineRule="auto"/>
        <w:rPr>
          <w:rFonts w:ascii="宋体" w:hAnsi="宋体" w:cs="宋体" w:hint="eastAsia"/>
          <w:lang w:eastAsia="zh-CN"/>
        </w:rPr>
      </w:pPr>
      <w:bookmarkStart w:id="868" w:name="_Toc7648"/>
      <w:r>
        <w:rPr>
          <w:rFonts w:ascii="宋体" w:hAnsi="宋体" w:cs="宋体" w:hint="eastAsia"/>
          <w:lang w:eastAsia="zh-CN"/>
        </w:rPr>
        <w:t>托盘管理</w:t>
      </w:r>
      <w:r>
        <w:rPr>
          <w:rFonts w:ascii="宋体" w:hAnsi="宋体" w:cs="宋体" w:hint="eastAsia"/>
          <w:color w:val="000000"/>
          <w:lang w:eastAsia="zh-CN"/>
        </w:rPr>
        <w:t>（业务板块）</w:t>
      </w:r>
      <w:bookmarkEnd w:id="868"/>
    </w:p>
    <w:p w14:paraId="705BA223"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066812DB"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主要用于对各业务板块针对托盘信息维护管理，做到数据的统一。提供查询、新增。修改、删除、导入等功能，由各业务单元负责包装管理人员维护。</w:t>
      </w:r>
    </w:p>
    <w:p w14:paraId="61A8029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0578736A" w14:textId="77777777" w:rsidR="007C3827" w:rsidRDefault="00000000">
      <w:pPr>
        <w:keepLines/>
        <w:numPr>
          <w:ilvl w:val="0"/>
          <w:numId w:val="93"/>
        </w:numPr>
        <w:spacing w:line="360" w:lineRule="auto"/>
        <w:rPr>
          <w:rFonts w:ascii="宋体" w:hAnsi="宋体" w:cs="宋体" w:hint="eastAsia"/>
          <w:lang w:eastAsia="zh-CN"/>
        </w:rPr>
      </w:pPr>
      <w:r>
        <w:rPr>
          <w:rFonts w:ascii="宋体" w:hAnsi="宋体" w:cs="宋体" w:hint="eastAsia"/>
          <w:lang w:eastAsia="zh-CN"/>
        </w:rPr>
        <w:t>制定托盘的规则：尺寸，单托重量、单托体积等信息，便于后期装托进行数据限制。</w:t>
      </w:r>
    </w:p>
    <w:p w14:paraId="78F05616"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关键字段</w:t>
      </w:r>
    </w:p>
    <w:p w14:paraId="37238D1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w:t>
      </w:r>
    </w:p>
    <w:p w14:paraId="69E98CF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新增：托盘代码、托盘材料、托盘类型、托盘尺寸（长、宽、高）、托盘型号、限高、单托重量（限重）、单托体积；明细：客户、客户要求堆码层数。</w:t>
      </w:r>
    </w:p>
    <w:p w14:paraId="3FD0D99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修改：托盘材料、托盘类型、托盘尺寸（长、宽、高）、托盘型号、限高、单托重量（限重）、单托体积。</w:t>
      </w:r>
    </w:p>
    <w:p w14:paraId="4A390A4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094BAF5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导入：导入模板字段同新增字段。</w:t>
      </w:r>
    </w:p>
    <w:p w14:paraId="37917D6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首页表单字段：托盘代码、托盘材料、托盘类型、托盘尺寸（长、宽、高）、托盘型号、限高、单托重量（限重）、单托体积、创建人、创建时间。</w:t>
      </w:r>
    </w:p>
    <w:p w14:paraId="6383F2F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物料详情字段：同新增字段。</w:t>
      </w:r>
    </w:p>
    <w:p w14:paraId="580CC9D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查询：托盘代码、托盘材料、托盘类型、查询、重置（查询条件）。</w:t>
      </w:r>
    </w:p>
    <w:p w14:paraId="7DA739D4" w14:textId="77777777" w:rsidR="007C3827" w:rsidRDefault="00000000">
      <w:pPr>
        <w:pStyle w:val="4"/>
        <w:keepNext w:val="0"/>
        <w:spacing w:line="360" w:lineRule="auto"/>
        <w:rPr>
          <w:rFonts w:ascii="宋体" w:hAnsi="宋体" w:cs="宋体" w:hint="eastAsia"/>
          <w:lang w:eastAsia="zh-CN"/>
        </w:rPr>
      </w:pPr>
      <w:bookmarkStart w:id="869" w:name="_Toc19190"/>
      <w:r>
        <w:rPr>
          <w:rFonts w:ascii="宋体" w:hAnsi="宋体" w:cs="宋体" w:hint="eastAsia"/>
          <w:lang w:eastAsia="zh-CN"/>
        </w:rPr>
        <w:t>集装箱管理（数据初始化）</w:t>
      </w:r>
      <w:bookmarkEnd w:id="869"/>
    </w:p>
    <w:p w14:paraId="1362713B"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429E979C"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主要用于维护集装箱的基础信息，便于各业务板块在配载时提供最直观的装配方案。提供查询、新增、修改、删除、导入、导出等功能，系统初始化统一维护。</w:t>
      </w:r>
    </w:p>
    <w:p w14:paraId="592B17D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653E3040"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1DCDFA5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新增：集装箱名称、集装箱尺寸（长、宽、高）、集装箱类型、集装箱质量、集装箱容积（m³）、最大允许负荷、载重点位置。</w:t>
      </w:r>
    </w:p>
    <w:p w14:paraId="0209B57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修改：同新增字段。</w:t>
      </w:r>
    </w:p>
    <w:p w14:paraId="4982A81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34772D6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首页表单字段：集装箱名称、集装箱尺寸（长、宽、高）、集装箱类型、集装箱质量、集装箱容积（m³）、最大允许负荷、载重点位置</w:t>
      </w:r>
    </w:p>
    <w:p w14:paraId="5B14EDD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查询：集装箱名称、、集装箱类型。</w:t>
      </w:r>
    </w:p>
    <w:p w14:paraId="4CF4C711" w14:textId="77777777" w:rsidR="007C3827" w:rsidRDefault="00000000">
      <w:pPr>
        <w:pStyle w:val="4"/>
        <w:keepNext w:val="0"/>
        <w:spacing w:line="360" w:lineRule="auto"/>
        <w:rPr>
          <w:rFonts w:ascii="宋体" w:hAnsi="宋体" w:cs="宋体" w:hint="eastAsia"/>
          <w:lang w:eastAsia="zh-CN"/>
        </w:rPr>
      </w:pPr>
      <w:bookmarkStart w:id="870" w:name="_Toc2871"/>
      <w:r>
        <w:rPr>
          <w:rFonts w:ascii="宋体" w:hAnsi="宋体" w:cs="宋体" w:hint="eastAsia"/>
          <w:lang w:eastAsia="zh-CN"/>
        </w:rPr>
        <w:t>港口信息管理（数据初始化）</w:t>
      </w:r>
      <w:bookmarkEnd w:id="870"/>
    </w:p>
    <w:p w14:paraId="6585A3FA"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功能概述</w:t>
      </w:r>
    </w:p>
    <w:p w14:paraId="52F08EA0"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主要用于维护港口的基础信息。提供查询、新增、修改、删除、导入、导出等功能，系统初始化统一维护。</w:t>
      </w:r>
    </w:p>
    <w:p w14:paraId="719C840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1C824D6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4DE00CE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新增：港口名称（手输）、所属国家（手输）。</w:t>
      </w:r>
    </w:p>
    <w:p w14:paraId="275C0BB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修改：港口名称、所属国家。</w:t>
      </w:r>
    </w:p>
    <w:p w14:paraId="113ACA8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1779068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首页表单字段：港口名称、所属国家</w:t>
      </w:r>
    </w:p>
    <w:p w14:paraId="18FBF5D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查询：港口名称、所属国家。</w:t>
      </w:r>
    </w:p>
    <w:p w14:paraId="1513AEB9" w14:textId="77777777" w:rsidR="007C3827" w:rsidRDefault="00000000">
      <w:pPr>
        <w:pStyle w:val="4"/>
        <w:keepNext w:val="0"/>
        <w:spacing w:line="360" w:lineRule="auto"/>
        <w:rPr>
          <w:rFonts w:ascii="宋体" w:hAnsi="宋体" w:cs="宋体" w:hint="eastAsia"/>
          <w:lang w:eastAsia="zh-CN"/>
        </w:rPr>
      </w:pPr>
      <w:bookmarkStart w:id="871" w:name="_Toc13017"/>
      <w:r>
        <w:rPr>
          <w:rFonts w:ascii="宋体" w:hAnsi="宋体" w:cs="宋体" w:hint="eastAsia"/>
          <w:lang w:eastAsia="zh-CN"/>
        </w:rPr>
        <w:t>车型管理（控股维护）</w:t>
      </w:r>
      <w:bookmarkEnd w:id="871"/>
    </w:p>
    <w:p w14:paraId="2F22B2B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612F0992"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主要用于维护各种车辆车型的基础信息，包括车型信息以及每种车型的装载重量与体积。提供查询、新增、修改、删除、导入、导出等功能，由系统初始化统一维护。</w:t>
      </w:r>
    </w:p>
    <w:p w14:paraId="648EFFE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5CFB2C69"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根据订单的数量、重量、体积判断是否为整车数据，匹配合适的车型。</w:t>
      </w:r>
    </w:p>
    <w:p w14:paraId="2AE3918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75302F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46A6BC6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新增：车型编码、车型名称、装载重量、载重类型、容积、最大装载率、最小装载率、最大容积、最小容积。</w:t>
      </w:r>
    </w:p>
    <w:p w14:paraId="0596146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修改：同新增字段。</w:t>
      </w:r>
    </w:p>
    <w:p w14:paraId="6998B51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226803C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首页表单字段：车型编码、车型名称、装载重量、载重类型、容积、最大装载率、最小装载率、最大容积、最小容积、创建人、创建时间</w:t>
      </w:r>
    </w:p>
    <w:p w14:paraId="0B64D92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查询：车型编码、车型名称。</w:t>
      </w:r>
    </w:p>
    <w:p w14:paraId="36EAB4E9" w14:textId="77777777" w:rsidR="007C3827" w:rsidRDefault="00000000">
      <w:pPr>
        <w:pStyle w:val="4"/>
        <w:keepNext w:val="0"/>
        <w:spacing w:line="360" w:lineRule="auto"/>
        <w:rPr>
          <w:rFonts w:ascii="宋体" w:hAnsi="宋体" w:cs="宋体" w:hint="eastAsia"/>
          <w:lang w:eastAsia="zh-CN"/>
        </w:rPr>
      </w:pPr>
      <w:bookmarkStart w:id="872" w:name="_Toc1520"/>
      <w:r>
        <w:rPr>
          <w:rFonts w:ascii="宋体" w:hAnsi="宋体" w:cs="宋体" w:hint="eastAsia"/>
          <w:lang w:eastAsia="zh-CN"/>
        </w:rPr>
        <w:t>仓库信息管理（业务单元维护）</w:t>
      </w:r>
      <w:bookmarkEnd w:id="872"/>
    </w:p>
    <w:p w14:paraId="652B140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功能概述</w:t>
      </w:r>
    </w:p>
    <w:p w14:paraId="40AC3206"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主要用于维护各种仓库的基础信息、电子围栏数据，包括成品仓、周边分仓、驻外仓等不同仓库类型。提供查询、新增、修改、删除、导入、导出等功能，由控股物流维护。</w:t>
      </w:r>
    </w:p>
    <w:p w14:paraId="2907F61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1785EAB" w14:textId="77777777" w:rsidR="007C3827" w:rsidRDefault="00000000">
      <w:pPr>
        <w:keepLines/>
        <w:numPr>
          <w:ilvl w:val="0"/>
          <w:numId w:val="95"/>
        </w:numPr>
        <w:spacing w:line="360" w:lineRule="auto"/>
        <w:rPr>
          <w:rFonts w:ascii="宋体" w:hAnsi="宋体" w:cs="宋体" w:hint="eastAsia"/>
          <w:lang w:eastAsia="zh-CN"/>
        </w:rPr>
      </w:pPr>
      <w:r>
        <w:rPr>
          <w:rFonts w:ascii="宋体" w:hAnsi="宋体" w:cs="宋体" w:hint="eastAsia"/>
          <w:lang w:eastAsia="zh-CN"/>
        </w:rPr>
        <w:t>将工厂成品仓、周边分仓、驻外仓等仓库信息进行统一维护，同时记录每个仓库的定位点，并生成仓库的电子围栏数据。</w:t>
      </w:r>
    </w:p>
    <w:p w14:paraId="71D49432" w14:textId="77777777" w:rsidR="007C3827" w:rsidRDefault="00000000">
      <w:pPr>
        <w:pStyle w:val="a2"/>
        <w:keepLines/>
        <w:numPr>
          <w:ilvl w:val="0"/>
          <w:numId w:val="95"/>
        </w:numPr>
        <w:spacing w:after="0" w:line="360" w:lineRule="auto"/>
        <w:ind w:firstLineChars="0"/>
        <w:rPr>
          <w:rFonts w:ascii="宋体" w:hAnsi="宋体" w:cs="宋体" w:hint="eastAsia"/>
        </w:rPr>
      </w:pPr>
      <w:r>
        <w:rPr>
          <w:rFonts w:ascii="宋体" w:hAnsi="宋体" w:cs="宋体" w:hint="eastAsia"/>
        </w:rPr>
        <w:t>成品仓可维护月台信息，用于园区车控中的月台分配功能获取月台数据。</w:t>
      </w:r>
    </w:p>
    <w:p w14:paraId="03462659" w14:textId="77777777" w:rsidR="007C3827" w:rsidRDefault="00000000">
      <w:pPr>
        <w:pStyle w:val="a2"/>
        <w:keepLines/>
        <w:numPr>
          <w:ilvl w:val="0"/>
          <w:numId w:val="95"/>
        </w:numPr>
        <w:spacing w:line="360" w:lineRule="auto"/>
        <w:ind w:firstLineChars="0"/>
        <w:rPr>
          <w:rFonts w:ascii="宋体" w:hAnsi="宋体" w:cs="宋体" w:hint="eastAsia"/>
        </w:rPr>
      </w:pPr>
      <w:r>
        <w:rPr>
          <w:rFonts w:ascii="宋体" w:hAnsi="宋体" w:cs="宋体" w:hint="eastAsia"/>
        </w:rPr>
        <w:t>预约时间段配置（时间窗口：仓库可预约的工作时间段）</w:t>
      </w:r>
    </w:p>
    <w:p w14:paraId="3539D24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06443B7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02A94C80"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新增：仓库编码、仓库名称、仓库所在省、仓库所在市、仓库所在县、仓库所在街道、仓库详细地址、围栏距离、经度坐标、纬度坐标、联系人、联系电话、状态；</w:t>
      </w:r>
    </w:p>
    <w:p w14:paraId="33E873F0" w14:textId="77777777" w:rsidR="007C3827" w:rsidRDefault="00000000">
      <w:pPr>
        <w:pStyle w:val="a2"/>
        <w:keepLines/>
        <w:spacing w:line="360" w:lineRule="auto"/>
        <w:ind w:firstLineChars="497" w:firstLine="1044"/>
        <w:rPr>
          <w:rFonts w:ascii="宋体" w:hAnsi="宋体" w:cs="宋体" w:hint="eastAsia"/>
        </w:rPr>
      </w:pPr>
      <w:r>
        <w:rPr>
          <w:rFonts w:ascii="宋体" w:hAnsi="宋体" w:cs="宋体" w:hint="eastAsia"/>
        </w:rPr>
        <w:t>明细信息（成品仓）：月台编号、月台名称。</w:t>
      </w:r>
    </w:p>
    <w:p w14:paraId="77B482D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修改：同新增字段。</w:t>
      </w:r>
    </w:p>
    <w:p w14:paraId="630BB1D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52B17EC2"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首页表单字段：仓库编码、仓库名称、仓库所在省、仓库所在市、仓库所在县、仓库所在街道、仓库详细地址、围栏距离、经度坐标、纬度坐标、联系人、联系电话、创建人、创建时间</w:t>
      </w:r>
    </w:p>
    <w:p w14:paraId="7E58BE8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查询：仓库编码、仓库名称。</w:t>
      </w:r>
      <w:bookmarkStart w:id="873" w:name="_Toc318088435"/>
    </w:p>
    <w:p w14:paraId="2D922A05" w14:textId="77777777" w:rsidR="007C3827" w:rsidRDefault="00000000">
      <w:pPr>
        <w:pStyle w:val="2"/>
        <w:keepNext w:val="0"/>
        <w:spacing w:line="360" w:lineRule="auto"/>
        <w:rPr>
          <w:rFonts w:ascii="宋体" w:hAnsi="宋体" w:cs="宋体" w:hint="eastAsia"/>
        </w:rPr>
      </w:pPr>
      <w:bookmarkStart w:id="874" w:name="_Toc24460"/>
      <w:bookmarkStart w:id="875" w:name="_Toc1961"/>
      <w:bookmarkStart w:id="876" w:name="_Toc15643"/>
      <w:bookmarkStart w:id="877" w:name="_Toc6678"/>
      <w:bookmarkStart w:id="878" w:name="_Toc23308"/>
      <w:bookmarkStart w:id="879" w:name="_Toc17008"/>
      <w:bookmarkStart w:id="880" w:name="_Toc32189"/>
      <w:bookmarkStart w:id="881" w:name="_Toc25038"/>
      <w:bookmarkStart w:id="882" w:name="_Toc20198"/>
      <w:bookmarkStart w:id="883" w:name="_Toc12837"/>
      <w:bookmarkStart w:id="884" w:name="_Toc23793"/>
      <w:bookmarkStart w:id="885" w:name="_Toc9722"/>
      <w:bookmarkStart w:id="886" w:name="_Toc13524"/>
      <w:bookmarkStart w:id="887" w:name="_Toc21418"/>
      <w:bookmarkStart w:id="888" w:name="_Toc2624"/>
      <w:bookmarkStart w:id="889" w:name="_Toc22120"/>
      <w:bookmarkStart w:id="890" w:name="_Toc25897"/>
      <w:r>
        <w:rPr>
          <w:rFonts w:ascii="宋体" w:hAnsi="宋体" w:cs="宋体" w:hint="eastAsia"/>
          <w:lang w:eastAsia="zh-CN"/>
        </w:rPr>
        <w:t>OMS订单管理端功能</w:t>
      </w:r>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5B62C7B9" w14:textId="77777777" w:rsidR="007C3827" w:rsidRDefault="00000000">
      <w:pPr>
        <w:pStyle w:val="3"/>
        <w:keepNext w:val="0"/>
        <w:spacing w:line="360" w:lineRule="auto"/>
        <w:rPr>
          <w:rFonts w:ascii="宋体" w:hAnsi="宋体" w:cs="宋体" w:hint="eastAsia"/>
        </w:rPr>
      </w:pPr>
      <w:bookmarkStart w:id="891" w:name="_Toc26285"/>
      <w:bookmarkStart w:id="892" w:name="_Toc25910"/>
      <w:bookmarkStart w:id="893" w:name="_Toc23215"/>
      <w:bookmarkStart w:id="894" w:name="_Toc20709"/>
      <w:bookmarkStart w:id="895" w:name="_Toc14888"/>
      <w:bookmarkStart w:id="896" w:name="_Toc20469"/>
      <w:bookmarkStart w:id="897" w:name="_Toc6169"/>
      <w:bookmarkStart w:id="898" w:name="_Toc2296"/>
      <w:bookmarkStart w:id="899" w:name="_Toc15572"/>
      <w:bookmarkStart w:id="900" w:name="_Toc12341"/>
      <w:bookmarkStart w:id="901" w:name="_Toc20014"/>
      <w:bookmarkStart w:id="902" w:name="_Toc6350"/>
      <w:bookmarkStart w:id="903" w:name="_Toc12695"/>
      <w:bookmarkStart w:id="904" w:name="_Toc28695"/>
      <w:bookmarkStart w:id="905" w:name="_Toc10666"/>
      <w:bookmarkStart w:id="906" w:name="_Toc32692"/>
      <w:bookmarkStart w:id="907" w:name="_Toc5254"/>
      <w:bookmarkStart w:id="908" w:name="_Toc1968251596"/>
      <w:r>
        <w:rPr>
          <w:rFonts w:ascii="宋体" w:hAnsi="宋体" w:cs="宋体" w:hint="eastAsia"/>
        </w:rPr>
        <w:t>订单管理</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p w14:paraId="7794F01A" w14:textId="77777777" w:rsidR="007C3827" w:rsidRDefault="00000000">
      <w:pPr>
        <w:pStyle w:val="4"/>
        <w:keepNext w:val="0"/>
        <w:spacing w:line="360" w:lineRule="auto"/>
        <w:rPr>
          <w:rFonts w:ascii="宋体" w:hAnsi="宋体" w:cs="宋体" w:hint="eastAsia"/>
        </w:rPr>
      </w:pPr>
      <w:bookmarkStart w:id="909" w:name="_Toc10872"/>
      <w:r>
        <w:rPr>
          <w:rFonts w:ascii="宋体" w:hAnsi="宋体" w:cs="宋体" w:hint="eastAsia"/>
        </w:rPr>
        <w:t>异常订单</w:t>
      </w:r>
      <w:bookmarkEnd w:id="909"/>
    </w:p>
    <w:p w14:paraId="27CC04DE" w14:textId="77777777" w:rsidR="007C3827" w:rsidRDefault="00000000">
      <w:pPr>
        <w:keepLines/>
        <w:numPr>
          <w:ilvl w:val="0"/>
          <w:numId w:val="60"/>
        </w:numPr>
        <w:spacing w:line="360" w:lineRule="auto"/>
        <w:ind w:left="630"/>
        <w:rPr>
          <w:rFonts w:ascii="宋体" w:hAnsi="宋体" w:cs="宋体" w:hint="eastAsia"/>
          <w:szCs w:val="21"/>
        </w:rPr>
      </w:pPr>
      <w:r>
        <w:rPr>
          <w:rFonts w:ascii="宋体" w:hAnsi="宋体" w:cs="宋体" w:hint="eastAsia"/>
          <w:szCs w:val="21"/>
        </w:rPr>
        <w:t>功能描述：</w:t>
      </w:r>
    </w:p>
    <w:p w14:paraId="58E37005" w14:textId="77777777" w:rsidR="007C3827" w:rsidRDefault="00000000">
      <w:pPr>
        <w:keepLines/>
        <w:spacing w:line="360" w:lineRule="auto"/>
        <w:ind w:firstLine="420"/>
        <w:rPr>
          <w:rFonts w:ascii="宋体" w:hAnsi="宋体" w:cs="宋体" w:hint="eastAsia"/>
          <w:szCs w:val="21"/>
          <w:lang w:eastAsia="zh-CN"/>
        </w:rPr>
      </w:pPr>
      <w:r>
        <w:rPr>
          <w:rFonts w:ascii="宋体" w:hAnsi="宋体" w:cs="宋体" w:hint="eastAsia"/>
          <w:szCs w:val="21"/>
          <w:lang w:eastAsia="zh-CN"/>
        </w:rPr>
        <w:t>主要用于其他系统例如PES接收的错误单据或者未补充完全的数据进行处理，并生成正常的物流订单。</w:t>
      </w:r>
    </w:p>
    <w:p w14:paraId="284D5293"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t>关键逻辑描述</w:t>
      </w:r>
    </w:p>
    <w:p w14:paraId="39659450" w14:textId="77777777" w:rsidR="007C3827" w:rsidRDefault="00000000">
      <w:pPr>
        <w:keepLines/>
        <w:numPr>
          <w:ilvl w:val="0"/>
          <w:numId w:val="96"/>
        </w:numPr>
        <w:spacing w:line="360" w:lineRule="auto"/>
        <w:ind w:left="1049"/>
        <w:rPr>
          <w:rFonts w:ascii="宋体" w:hAnsi="宋体" w:cs="宋体" w:hint="eastAsia"/>
          <w:szCs w:val="21"/>
          <w:lang w:eastAsia="zh-CN"/>
        </w:rPr>
      </w:pPr>
      <w:r>
        <w:rPr>
          <w:rFonts w:ascii="宋体" w:hAnsi="宋体" w:cs="宋体" w:hint="eastAsia"/>
          <w:szCs w:val="21"/>
          <w:lang w:eastAsia="zh-CN"/>
        </w:rPr>
        <w:lastRenderedPageBreak/>
        <w:t>可以通过此模块，对外部对接的单据进行修改。</w:t>
      </w:r>
    </w:p>
    <w:p w14:paraId="08F7A2C6" w14:textId="77777777" w:rsidR="007C3827" w:rsidRDefault="00000000">
      <w:pPr>
        <w:keepLines/>
        <w:numPr>
          <w:ilvl w:val="0"/>
          <w:numId w:val="96"/>
        </w:numPr>
        <w:spacing w:line="360" w:lineRule="auto"/>
        <w:ind w:left="1049"/>
        <w:rPr>
          <w:rFonts w:ascii="宋体" w:hAnsi="宋体" w:cs="宋体" w:hint="eastAsia"/>
          <w:color w:val="000000"/>
          <w:szCs w:val="21"/>
          <w:lang w:eastAsia="zh-CN"/>
        </w:rPr>
      </w:pPr>
      <w:r>
        <w:rPr>
          <w:rFonts w:ascii="宋体" w:hAnsi="宋体" w:cs="宋体" w:hint="eastAsia"/>
          <w:lang w:eastAsia="zh-CN"/>
        </w:rPr>
        <w:t>修改完整的数据可以通过确认操作，转换为物流订单，该单据在此模块中移除。</w:t>
      </w:r>
    </w:p>
    <w:p w14:paraId="1F2C3403" w14:textId="77777777" w:rsidR="007C3827" w:rsidRDefault="00000000">
      <w:pPr>
        <w:keepLines/>
        <w:numPr>
          <w:ilvl w:val="0"/>
          <w:numId w:val="96"/>
        </w:numPr>
        <w:spacing w:line="360" w:lineRule="auto"/>
        <w:ind w:left="1049"/>
        <w:rPr>
          <w:rFonts w:ascii="宋体" w:hAnsi="宋体" w:cs="宋体" w:hint="eastAsia"/>
          <w:color w:val="000000"/>
          <w:szCs w:val="21"/>
        </w:rPr>
      </w:pPr>
      <w:r>
        <w:rPr>
          <w:rFonts w:ascii="宋体" w:hAnsi="宋体" w:cs="宋体" w:hint="eastAsia"/>
          <w:color w:val="000000"/>
          <w:kern w:val="0"/>
          <w:szCs w:val="21"/>
          <w:lang w:bidi="ar"/>
        </w:rPr>
        <w:t>各业务板块订单派发</w:t>
      </w:r>
      <w:r>
        <w:rPr>
          <w:rFonts w:ascii="宋体" w:hAnsi="宋体" w:cs="宋体" w:hint="eastAsia"/>
          <w:color w:val="000000"/>
          <w:kern w:val="0"/>
          <w:szCs w:val="21"/>
          <w:lang w:eastAsia="zh-CN" w:bidi="ar"/>
        </w:rPr>
        <w:t>:</w:t>
      </w:r>
    </w:p>
    <w:p w14:paraId="7DD425C3" w14:textId="77777777" w:rsidR="007C3827" w:rsidRDefault="00000000">
      <w:pPr>
        <w:keepLines/>
        <w:numPr>
          <w:ilvl w:val="0"/>
          <w:numId w:val="97"/>
        </w:numPr>
        <w:spacing w:line="360" w:lineRule="auto"/>
        <w:rPr>
          <w:rFonts w:ascii="宋体" w:hAnsi="宋体" w:cs="宋体" w:hint="eastAsia"/>
          <w:color w:val="000000"/>
          <w:szCs w:val="21"/>
          <w:lang w:eastAsia="zh-CN"/>
        </w:rPr>
      </w:pPr>
      <w:r>
        <w:rPr>
          <w:rFonts w:ascii="宋体" w:hAnsi="宋体" w:cs="宋体" w:hint="eastAsia"/>
          <w:color w:val="000000"/>
          <w:kern w:val="0"/>
          <w:szCs w:val="21"/>
          <w:lang w:eastAsia="zh-CN" w:bidi="ar"/>
        </w:rPr>
        <w:t>家用在PES创建发运计划通过ESB数据总线推送给OMS</w:t>
      </w:r>
    </w:p>
    <w:p w14:paraId="4EB99F67" w14:textId="77777777" w:rsidR="007C3827" w:rsidRDefault="00000000">
      <w:pPr>
        <w:keepLines/>
        <w:numPr>
          <w:ilvl w:val="0"/>
          <w:numId w:val="97"/>
        </w:numPr>
        <w:spacing w:line="360" w:lineRule="auto"/>
        <w:rPr>
          <w:rFonts w:ascii="宋体" w:hAnsi="宋体" w:cs="宋体" w:hint="eastAsia"/>
          <w:color w:val="000000"/>
          <w:szCs w:val="21"/>
          <w:lang w:eastAsia="zh-CN"/>
        </w:rPr>
      </w:pPr>
      <w:r>
        <w:rPr>
          <w:rFonts w:ascii="宋体" w:hAnsi="宋体" w:cs="宋体" w:hint="eastAsia"/>
          <w:color w:val="000000"/>
          <w:kern w:val="0"/>
          <w:szCs w:val="21"/>
          <w:lang w:eastAsia="zh-CN" w:bidi="ar"/>
        </w:rPr>
        <w:t>商用在PES创建发运计划通过ESB数据总线推送给OMS</w:t>
      </w:r>
    </w:p>
    <w:p w14:paraId="42250C1B" w14:textId="77777777" w:rsidR="007C3827" w:rsidRDefault="00000000">
      <w:pPr>
        <w:keepLines/>
        <w:numPr>
          <w:ilvl w:val="0"/>
          <w:numId w:val="97"/>
        </w:numPr>
        <w:spacing w:line="360" w:lineRule="auto"/>
        <w:rPr>
          <w:rFonts w:ascii="宋体" w:hAnsi="宋体" w:cs="宋体" w:hint="eastAsia"/>
          <w:color w:val="000000"/>
          <w:szCs w:val="21"/>
          <w:lang w:eastAsia="zh-CN"/>
        </w:rPr>
      </w:pPr>
      <w:r>
        <w:rPr>
          <w:rFonts w:ascii="宋体" w:hAnsi="宋体" w:cs="宋体" w:hint="eastAsia"/>
          <w:color w:val="000000"/>
          <w:kern w:val="0"/>
          <w:szCs w:val="21"/>
          <w:lang w:eastAsia="zh-CN" w:bidi="ar"/>
        </w:rPr>
        <w:t>汽零在PES将打包看板通过ESB数据总线推送给OMS</w:t>
      </w:r>
    </w:p>
    <w:p w14:paraId="224E51E9" w14:textId="77777777" w:rsidR="007C3827" w:rsidRDefault="00000000">
      <w:pPr>
        <w:keepLines/>
        <w:numPr>
          <w:ilvl w:val="0"/>
          <w:numId w:val="97"/>
        </w:numPr>
        <w:spacing w:line="360" w:lineRule="auto"/>
        <w:rPr>
          <w:rFonts w:ascii="宋体" w:hAnsi="宋体" w:cs="宋体" w:hint="eastAsia"/>
          <w:color w:val="000000"/>
          <w:szCs w:val="21"/>
          <w:lang w:eastAsia="zh-CN"/>
        </w:rPr>
      </w:pPr>
      <w:r>
        <w:rPr>
          <w:rFonts w:ascii="宋体" w:hAnsi="宋体" w:cs="宋体" w:hint="eastAsia"/>
          <w:color w:val="000000"/>
          <w:kern w:val="0"/>
          <w:szCs w:val="21"/>
          <w:lang w:eastAsia="zh-CN" w:bidi="ar"/>
        </w:rPr>
        <w:t>先途电子通过MES创建发货计划通过ESB数据总线推送给OMS</w:t>
      </w:r>
    </w:p>
    <w:p w14:paraId="31A912EA" w14:textId="77777777" w:rsidR="007C3827" w:rsidRDefault="00000000">
      <w:pPr>
        <w:keepLines/>
        <w:numPr>
          <w:ilvl w:val="0"/>
          <w:numId w:val="97"/>
        </w:numPr>
        <w:spacing w:line="360" w:lineRule="auto"/>
        <w:rPr>
          <w:rFonts w:ascii="宋体" w:hAnsi="宋体" w:cs="宋体" w:hint="eastAsia"/>
          <w:color w:val="000000"/>
          <w:szCs w:val="21"/>
          <w:lang w:eastAsia="zh-CN"/>
        </w:rPr>
      </w:pPr>
      <w:r>
        <w:rPr>
          <w:rFonts w:ascii="宋体" w:hAnsi="宋体" w:cs="宋体" w:hint="eastAsia"/>
          <w:color w:val="000000"/>
          <w:kern w:val="0"/>
          <w:szCs w:val="21"/>
          <w:lang w:eastAsia="zh-CN" w:bidi="ar"/>
        </w:rPr>
        <w:t>微通道在自有的报表平台创建发货计划推送给OMS</w:t>
      </w:r>
    </w:p>
    <w:p w14:paraId="3E47687C" w14:textId="77777777" w:rsidR="007C3827" w:rsidRDefault="00000000">
      <w:pPr>
        <w:keepLines/>
        <w:numPr>
          <w:ilvl w:val="0"/>
          <w:numId w:val="96"/>
        </w:numPr>
        <w:spacing w:line="360" w:lineRule="auto"/>
        <w:rPr>
          <w:rFonts w:ascii="宋体" w:hAnsi="宋体" w:cs="宋体" w:hint="eastAsia"/>
          <w:szCs w:val="21"/>
          <w:lang w:eastAsia="zh-CN" w:bidi="ar"/>
        </w:rPr>
      </w:pPr>
      <w:r>
        <w:rPr>
          <w:rFonts w:ascii="宋体" w:hAnsi="宋体" w:cs="宋体" w:hint="eastAsia"/>
          <w:szCs w:val="21"/>
          <w:lang w:eastAsia="zh-CN" w:bidi="ar"/>
        </w:rPr>
        <w:t>OMS系统通过自有的接口接收ESB传输的数据进行处理</w:t>
      </w:r>
    </w:p>
    <w:p w14:paraId="54802FD7" w14:textId="77777777" w:rsidR="007C3827" w:rsidRDefault="00000000">
      <w:pPr>
        <w:keepLines/>
        <w:numPr>
          <w:ilvl w:val="0"/>
          <w:numId w:val="97"/>
        </w:numPr>
        <w:spacing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根据各业务提供的单据数据，判断订单的客户代码、客户名称、物料信息、来货仓库、去向仓库等必填性信息，若该数据字段存在空值或参数不准确，则会将单据生成异常订单进行异常订单模块显示；参数准确的情况下，则将单据直接生成对应的物流订单</w:t>
      </w:r>
    </w:p>
    <w:p w14:paraId="54B8404B" w14:textId="77777777" w:rsidR="007C3827" w:rsidRDefault="00000000">
      <w:pPr>
        <w:keepLines/>
        <w:numPr>
          <w:ilvl w:val="0"/>
          <w:numId w:val="96"/>
        </w:numPr>
        <w:spacing w:line="360" w:lineRule="auto"/>
        <w:rPr>
          <w:rFonts w:ascii="宋体" w:hAnsi="宋体" w:cs="宋体" w:hint="eastAsia"/>
          <w:szCs w:val="21"/>
          <w:lang w:eastAsia="zh-CN" w:bidi="ar"/>
        </w:rPr>
      </w:pPr>
      <w:r>
        <w:rPr>
          <w:rFonts w:ascii="宋体" w:hAnsi="宋体" w:cs="宋体" w:hint="eastAsia"/>
          <w:szCs w:val="21"/>
          <w:lang w:eastAsia="zh-CN" w:bidi="ar"/>
        </w:rPr>
        <w:t>异常订单处理确认</w:t>
      </w:r>
    </w:p>
    <w:p w14:paraId="3B875A62" w14:textId="77777777" w:rsidR="007C3827" w:rsidRDefault="00000000">
      <w:pPr>
        <w:keepLines/>
        <w:numPr>
          <w:ilvl w:val="0"/>
          <w:numId w:val="97"/>
        </w:numPr>
        <w:spacing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点击异常订单模块，针对每条异常订单进行确认处理，可针对客户的信息，物料信息以及其他各类数据进行修改确认，确认完成后，可将对应异常订单生成物流订单。</w:t>
      </w:r>
    </w:p>
    <w:p w14:paraId="52A332F9" w14:textId="77777777" w:rsidR="007C3827" w:rsidRDefault="00000000">
      <w:pPr>
        <w:keepLines/>
        <w:numPr>
          <w:ilvl w:val="0"/>
          <w:numId w:val="96"/>
        </w:numPr>
        <w:spacing w:line="360" w:lineRule="auto"/>
        <w:rPr>
          <w:rFonts w:ascii="宋体" w:hAnsi="宋体" w:cs="宋体" w:hint="eastAsia"/>
          <w:szCs w:val="21"/>
          <w:lang w:eastAsia="zh-CN" w:bidi="ar"/>
        </w:rPr>
      </w:pPr>
      <w:r>
        <w:rPr>
          <w:rFonts w:ascii="宋体" w:hAnsi="宋体" w:cs="宋体" w:hint="eastAsia"/>
          <w:szCs w:val="21"/>
          <w:lang w:eastAsia="zh-CN" w:bidi="ar"/>
        </w:rPr>
        <w:t>物流订单其他来源方式</w:t>
      </w:r>
    </w:p>
    <w:p w14:paraId="59E75E56" w14:textId="77777777" w:rsidR="007C3827" w:rsidRDefault="00000000">
      <w:pPr>
        <w:keepLines/>
        <w:numPr>
          <w:ilvl w:val="0"/>
          <w:numId w:val="97"/>
        </w:numPr>
        <w:spacing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物流订单来源除了来自与各业务板块对应系统的接口传输，其他来源方式还包括手动进行录入、根据导入模板进行订单的导入处理</w:t>
      </w:r>
    </w:p>
    <w:p w14:paraId="1C1AE7F4" w14:textId="77777777" w:rsidR="007C3827" w:rsidRDefault="00000000">
      <w:pPr>
        <w:keepLines/>
        <w:numPr>
          <w:ilvl w:val="0"/>
          <w:numId w:val="96"/>
        </w:numPr>
        <w:spacing w:line="360" w:lineRule="auto"/>
        <w:rPr>
          <w:rFonts w:ascii="宋体" w:hAnsi="宋体" w:cs="宋体" w:hint="eastAsia"/>
          <w:szCs w:val="21"/>
          <w:lang w:eastAsia="zh-CN" w:bidi="ar"/>
        </w:rPr>
      </w:pPr>
      <w:r>
        <w:rPr>
          <w:rFonts w:ascii="宋体" w:hAnsi="宋体" w:cs="宋体" w:hint="eastAsia"/>
          <w:szCs w:val="21"/>
          <w:lang w:eastAsia="zh-CN" w:bidi="ar"/>
        </w:rPr>
        <w:t>物流数据补充修改</w:t>
      </w:r>
    </w:p>
    <w:p w14:paraId="4F4145E5" w14:textId="77777777" w:rsidR="007C3827" w:rsidRDefault="00000000">
      <w:pPr>
        <w:keepLines/>
        <w:numPr>
          <w:ilvl w:val="0"/>
          <w:numId w:val="97"/>
        </w:numPr>
        <w:spacing w:line="360" w:lineRule="auto"/>
        <w:rPr>
          <w:rFonts w:ascii="宋体" w:hAnsi="宋体" w:cs="宋体" w:hint="eastAsia"/>
          <w:color w:val="000000"/>
          <w:kern w:val="0"/>
          <w:szCs w:val="21"/>
          <w:lang w:eastAsia="zh-CN" w:bidi="ar"/>
        </w:rPr>
      </w:pPr>
      <w:r>
        <w:rPr>
          <w:rFonts w:ascii="宋体" w:hAnsi="宋体" w:cs="宋体" w:hint="eastAsia"/>
          <w:color w:val="000000"/>
          <w:kern w:val="0"/>
          <w:szCs w:val="21"/>
          <w:lang w:eastAsia="zh-CN" w:bidi="ar"/>
        </w:rPr>
        <w:t>各业务板块针对订单补充修改去向仓库、收货地址等详细数据，补充完善的数据方可进行运单的生成。</w:t>
      </w:r>
    </w:p>
    <w:p w14:paraId="16233C42"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t>关键字段</w:t>
      </w:r>
    </w:p>
    <w:p w14:paraId="60CB7030" w14:textId="77777777" w:rsidR="007C3827" w:rsidRDefault="00000000">
      <w:pPr>
        <w:keepLines/>
        <w:numPr>
          <w:ilvl w:val="0"/>
          <w:numId w:val="74"/>
        </w:numPr>
        <w:spacing w:line="360" w:lineRule="auto"/>
        <w:ind w:left="1050"/>
        <w:rPr>
          <w:rFonts w:ascii="宋体" w:hAnsi="宋体" w:cs="宋体" w:hint="eastAsia"/>
          <w:szCs w:val="21"/>
          <w:lang w:eastAsia="zh-CN"/>
        </w:rPr>
      </w:pPr>
      <w:r>
        <w:rPr>
          <w:rFonts w:ascii="宋体" w:hAnsi="宋体" w:cs="宋体" w:hint="eastAsia"/>
          <w:szCs w:val="21"/>
          <w:lang w:eastAsia="zh-CN"/>
        </w:rPr>
        <w:t>功能字段：查询、修改、确认</w:t>
      </w:r>
    </w:p>
    <w:p w14:paraId="779BD4D3" w14:textId="4F23AADB"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修改：订单编号(自动生成/PES的订单编号)，订单时间，交货日期，要求装货时间，要求送达时间，是否回单（默认是），派车数量，发货仓库、去向仓库，收发货单位，收发货联系人，电话，详细地址，物料列表：项目名称、</w:t>
      </w:r>
      <w:r w:rsidR="00802F1C">
        <w:rPr>
          <w:rFonts w:ascii="宋体" w:hAnsi="宋体" w:cs="宋体" w:hint="eastAsia"/>
          <w:szCs w:val="21"/>
          <w:lang w:eastAsia="zh-CN"/>
        </w:rPr>
        <w:t>SH</w:t>
      </w:r>
      <w:r>
        <w:rPr>
          <w:rFonts w:ascii="宋体" w:hAnsi="宋体" w:cs="宋体" w:hint="eastAsia"/>
          <w:szCs w:val="21"/>
          <w:lang w:eastAsia="zh-CN"/>
        </w:rPr>
        <w:t>物料号、客户物料号、</w:t>
      </w:r>
      <w:r w:rsidR="00802F1C">
        <w:rPr>
          <w:rFonts w:ascii="宋体" w:hAnsi="宋体" w:cs="宋体" w:hint="eastAsia"/>
          <w:szCs w:val="21"/>
          <w:lang w:eastAsia="zh-CN"/>
        </w:rPr>
        <w:t>SH</w:t>
      </w:r>
      <w:r>
        <w:rPr>
          <w:rFonts w:ascii="宋体" w:hAnsi="宋体" w:cs="宋体" w:hint="eastAsia"/>
          <w:szCs w:val="21"/>
          <w:lang w:eastAsia="zh-CN"/>
        </w:rPr>
        <w:t>型号、规格、物料名称、计量单位、物品类型、发货数量、每箱数量、箱数、零头箱数量、总箱数（如果零头箱数量&gt;0，总箱数=箱数+1）、到货时间、附件（图片，多个）。</w:t>
      </w:r>
    </w:p>
    <w:p w14:paraId="3040985E"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lastRenderedPageBreak/>
        <w:t>修改并确认：即修改内容完成后并确认生成物流订单，此页面单据自动转移到物流订单中。</w:t>
      </w:r>
    </w:p>
    <w:p w14:paraId="39220F69" w14:textId="77777777" w:rsidR="007C3827" w:rsidRDefault="00000000">
      <w:pPr>
        <w:keepLines/>
        <w:numPr>
          <w:ilvl w:val="0"/>
          <w:numId w:val="74"/>
        </w:numPr>
        <w:spacing w:line="360" w:lineRule="auto"/>
        <w:ind w:left="1050"/>
        <w:rPr>
          <w:rFonts w:ascii="宋体" w:hAnsi="宋体" w:cs="宋体" w:hint="eastAsia"/>
          <w:szCs w:val="21"/>
          <w:lang w:eastAsia="zh-CN"/>
        </w:rPr>
      </w:pPr>
      <w:r>
        <w:rPr>
          <w:rFonts w:ascii="宋体" w:hAnsi="宋体" w:cs="宋体" w:hint="eastAsia"/>
          <w:szCs w:val="21"/>
          <w:lang w:eastAsia="zh-CN"/>
        </w:rPr>
        <w:t>删除：提示是否删除对话框，可选择确认或取消。</w:t>
      </w:r>
    </w:p>
    <w:p w14:paraId="6AB61100" w14:textId="77777777" w:rsidR="007C3827" w:rsidRDefault="00000000">
      <w:pPr>
        <w:keepLines/>
        <w:numPr>
          <w:ilvl w:val="0"/>
          <w:numId w:val="74"/>
        </w:numPr>
        <w:spacing w:line="360" w:lineRule="auto"/>
        <w:ind w:left="1050"/>
        <w:rPr>
          <w:rFonts w:ascii="宋体" w:hAnsi="宋体" w:cs="宋体" w:hint="eastAsia"/>
          <w:szCs w:val="21"/>
          <w:lang w:eastAsia="zh-CN"/>
        </w:rPr>
      </w:pPr>
      <w:r>
        <w:rPr>
          <w:rFonts w:ascii="宋体" w:hAnsi="宋体" w:cs="宋体" w:hint="eastAsia"/>
          <w:szCs w:val="21"/>
          <w:lang w:eastAsia="zh-CN"/>
        </w:rPr>
        <w:t>首页表单字段：订单编号(自动生成/PES的订单编号)，订单时间，订单状态，交货日期，要求装货时间，要求送达时间，是否回单（默认是），派车数量，发货仓库、去向仓库，收发货单位，收发货联系人，电话，详细地址，物料列表，备注。</w:t>
      </w:r>
    </w:p>
    <w:p w14:paraId="65B70F6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szCs w:val="21"/>
          <w:lang w:eastAsia="zh-CN"/>
        </w:rPr>
        <w:t>查询：订单编号，交货日期，是否回单，发货仓库，去向仓库</w:t>
      </w:r>
      <w:r>
        <w:rPr>
          <w:rFonts w:ascii="宋体" w:hAnsi="宋体" w:cs="宋体" w:hint="eastAsia"/>
          <w:lang w:eastAsia="zh-CN"/>
        </w:rPr>
        <w:t>。</w:t>
      </w:r>
    </w:p>
    <w:p w14:paraId="3AD5E909" w14:textId="77777777" w:rsidR="007C3827" w:rsidRDefault="00000000">
      <w:pPr>
        <w:pStyle w:val="4"/>
        <w:keepNext w:val="0"/>
        <w:spacing w:line="360" w:lineRule="auto"/>
        <w:rPr>
          <w:rFonts w:ascii="宋体" w:hAnsi="宋体" w:cs="宋体" w:hint="eastAsia"/>
        </w:rPr>
      </w:pPr>
      <w:bookmarkStart w:id="910" w:name="_Toc11324"/>
      <w:r>
        <w:rPr>
          <w:rFonts w:ascii="宋体" w:hAnsi="宋体" w:cs="宋体" w:hint="eastAsia"/>
        </w:rPr>
        <w:t>物流订单</w:t>
      </w:r>
      <w:bookmarkEnd w:id="910"/>
    </w:p>
    <w:p w14:paraId="3B59CE38" w14:textId="77777777" w:rsidR="007C3827" w:rsidRDefault="00000000">
      <w:pPr>
        <w:keepLines/>
        <w:spacing w:line="360" w:lineRule="auto"/>
        <w:jc w:val="center"/>
        <w:rPr>
          <w:rFonts w:ascii="宋体" w:hAnsi="宋体" w:cs="宋体" w:hint="eastAsia"/>
        </w:rPr>
      </w:pPr>
      <w:r>
        <w:rPr>
          <w:rFonts w:ascii="宋体" w:hAnsi="宋体" w:cs="宋体" w:hint="eastAsia"/>
          <w:noProof/>
        </w:rPr>
        <w:lastRenderedPageBreak/>
        <w:drawing>
          <wp:inline distT="0" distB="0" distL="114300" distR="114300" wp14:anchorId="307BCFCC" wp14:editId="18DF863A">
            <wp:extent cx="3027045" cy="6447790"/>
            <wp:effectExtent l="0" t="0" r="8255" b="3810"/>
            <wp:docPr id="6" name="图片 6" descr="订单流程图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订单流程图2 (3)"/>
                    <pic:cNvPicPr>
                      <a:picLocks noChangeAspect="1"/>
                    </pic:cNvPicPr>
                  </pic:nvPicPr>
                  <pic:blipFill>
                    <a:blip r:embed="rId46"/>
                    <a:stretch>
                      <a:fillRect/>
                    </a:stretch>
                  </pic:blipFill>
                  <pic:spPr>
                    <a:xfrm>
                      <a:off x="0" y="0"/>
                      <a:ext cx="3027045" cy="6447790"/>
                    </a:xfrm>
                    <a:prstGeom prst="rect">
                      <a:avLst/>
                    </a:prstGeom>
                  </pic:spPr>
                </pic:pic>
              </a:graphicData>
            </a:graphic>
          </wp:inline>
        </w:drawing>
      </w:r>
    </w:p>
    <w:p w14:paraId="7F490CE9" w14:textId="77777777" w:rsidR="007C3827" w:rsidRDefault="007C3827">
      <w:pPr>
        <w:pStyle w:val="a2"/>
        <w:keepLines/>
        <w:spacing w:line="360" w:lineRule="auto"/>
        <w:ind w:firstLine="210"/>
        <w:rPr>
          <w:rFonts w:ascii="宋体" w:hAnsi="宋体" w:cs="宋体" w:hint="eastAsia"/>
        </w:rPr>
      </w:pPr>
    </w:p>
    <w:p w14:paraId="30814D4B"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功能描述：</w:t>
      </w:r>
    </w:p>
    <w:p w14:paraId="6B7EF974"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w:t>
      </w:r>
      <w:r>
        <w:rPr>
          <w:rFonts w:ascii="宋体" w:hAnsi="宋体" w:cs="宋体" w:hint="eastAsia"/>
          <w:lang w:eastAsia="zh-CN"/>
        </w:rPr>
        <w:tab/>
        <w:t>订单管理模块是一个用于管理订单生命周期的模块，其主要功能包括创建订单、编辑订单、查询订单、删除订单、导入、导出、跟踪订单进度、发起拼车等。该模块通常用于企业内部的订单管理、物流管理等业务流程中，能够提高订单处理的效率和准确性，降低订单处理成本。</w:t>
      </w:r>
    </w:p>
    <w:p w14:paraId="0134D4B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62D1812A" w14:textId="77777777" w:rsidR="007C3827" w:rsidRDefault="00000000">
      <w:pPr>
        <w:keepLines/>
        <w:numPr>
          <w:ilvl w:val="0"/>
          <w:numId w:val="98"/>
        </w:numPr>
        <w:tabs>
          <w:tab w:val="clear" w:pos="840"/>
        </w:tabs>
        <w:spacing w:line="360" w:lineRule="auto"/>
        <w:rPr>
          <w:rFonts w:ascii="宋体" w:hAnsi="宋体" w:cs="宋体" w:hint="eastAsia"/>
          <w:lang w:eastAsia="zh-CN"/>
        </w:rPr>
      </w:pPr>
      <w:r>
        <w:rPr>
          <w:rFonts w:ascii="宋体" w:hAnsi="宋体" w:cs="宋体" w:hint="eastAsia"/>
          <w:lang w:eastAsia="zh-CN"/>
        </w:rPr>
        <w:lastRenderedPageBreak/>
        <w:t>物流订单来源主要有三种：接口对接、用户手工录入、导入，物流订单只接收正常配送类型订单。</w:t>
      </w:r>
    </w:p>
    <w:p w14:paraId="1A551ECC" w14:textId="77777777" w:rsidR="007C3827" w:rsidRDefault="00000000">
      <w:pPr>
        <w:keepLines/>
        <w:numPr>
          <w:ilvl w:val="0"/>
          <w:numId w:val="98"/>
        </w:numPr>
        <w:tabs>
          <w:tab w:val="clear" w:pos="840"/>
        </w:tabs>
        <w:spacing w:line="360" w:lineRule="auto"/>
        <w:rPr>
          <w:rFonts w:ascii="宋体" w:hAnsi="宋体" w:cs="宋体" w:hint="eastAsia"/>
          <w:lang w:eastAsia="zh-CN"/>
        </w:rPr>
      </w:pPr>
      <w:r>
        <w:rPr>
          <w:rFonts w:ascii="宋体" w:hAnsi="宋体" w:cs="宋体" w:hint="eastAsia"/>
          <w:lang w:eastAsia="zh-CN"/>
        </w:rPr>
        <w:t>物流订单类型分为：内贸、外贸、退货、样品、代发、调拨。</w:t>
      </w:r>
    </w:p>
    <w:p w14:paraId="4E8B44AF" w14:textId="77777777" w:rsidR="007C3827" w:rsidRDefault="00000000">
      <w:pPr>
        <w:keepLines/>
        <w:numPr>
          <w:ilvl w:val="0"/>
          <w:numId w:val="98"/>
        </w:numPr>
        <w:tabs>
          <w:tab w:val="clear" w:pos="840"/>
        </w:tabs>
        <w:spacing w:line="360" w:lineRule="auto"/>
        <w:rPr>
          <w:rFonts w:ascii="宋体" w:hAnsi="宋体" w:cs="宋体" w:hint="eastAsia"/>
          <w:lang w:eastAsia="zh-CN"/>
        </w:rPr>
      </w:pPr>
      <w:r>
        <w:rPr>
          <w:rFonts w:ascii="宋体" w:hAnsi="宋体" w:cs="宋体" w:hint="eastAsia"/>
          <w:lang w:eastAsia="zh-CN"/>
        </w:rPr>
        <w:t>可以通过订单类型来满足不同业务场景的发运情况。</w:t>
      </w:r>
    </w:p>
    <w:p w14:paraId="4FD6DFD7" w14:textId="77777777" w:rsidR="007C3827" w:rsidRDefault="00000000">
      <w:pPr>
        <w:keepLines/>
        <w:numPr>
          <w:ilvl w:val="0"/>
          <w:numId w:val="98"/>
        </w:numPr>
        <w:tabs>
          <w:tab w:val="clear" w:pos="840"/>
        </w:tabs>
        <w:spacing w:line="360" w:lineRule="auto"/>
        <w:rPr>
          <w:rFonts w:ascii="宋体" w:hAnsi="宋体" w:cs="宋体" w:hint="eastAsia"/>
          <w:lang w:eastAsia="zh-CN"/>
        </w:rPr>
      </w:pPr>
      <w:r>
        <w:rPr>
          <w:rFonts w:ascii="宋体" w:hAnsi="宋体" w:cs="宋体" w:hint="eastAsia"/>
          <w:lang w:eastAsia="zh-CN"/>
        </w:rPr>
        <w:t>运输方式：根据发货计划回传的运输方式，针对自提的物流订单进行匹配生成运单信息。</w:t>
      </w:r>
    </w:p>
    <w:p w14:paraId="01561506" w14:textId="77777777" w:rsidR="007C3827" w:rsidRDefault="00000000">
      <w:pPr>
        <w:pStyle w:val="a2"/>
        <w:keepLines/>
        <w:numPr>
          <w:ilvl w:val="0"/>
          <w:numId w:val="99"/>
        </w:numPr>
        <w:spacing w:after="0" w:line="360" w:lineRule="auto"/>
        <w:ind w:left="1050" w:firstLineChars="0"/>
        <w:rPr>
          <w:rFonts w:ascii="宋体" w:hAnsi="宋体" w:cs="宋体" w:hint="eastAsia"/>
          <w:color w:val="000000"/>
        </w:rPr>
      </w:pPr>
      <w:r>
        <w:rPr>
          <w:rFonts w:ascii="宋体" w:hAnsi="宋体" w:cs="宋体" w:hint="eastAsia"/>
          <w:color w:val="000000"/>
        </w:rPr>
        <w:t>对接节点：汽零接收发货打包计划；家用/商用接收发货计划；先途电子接收《发货计划》和《成品仓向驻外仓发货单》；微通道对接SAP发货计划。</w:t>
      </w:r>
    </w:p>
    <w:p w14:paraId="5E713974" w14:textId="77777777" w:rsidR="007C3827" w:rsidRDefault="00000000">
      <w:pPr>
        <w:pStyle w:val="a2"/>
        <w:keepLines/>
        <w:numPr>
          <w:ilvl w:val="0"/>
          <w:numId w:val="99"/>
        </w:numPr>
        <w:spacing w:line="360" w:lineRule="auto"/>
        <w:ind w:firstLineChars="0"/>
        <w:rPr>
          <w:rFonts w:ascii="宋体" w:hAnsi="宋体" w:cs="宋体" w:hint="eastAsia"/>
          <w:color w:val="000000"/>
        </w:rPr>
      </w:pPr>
      <w:r>
        <w:rPr>
          <w:rFonts w:ascii="宋体" w:hAnsi="宋体" w:cs="宋体" w:hint="eastAsia"/>
          <w:color w:val="000000"/>
        </w:rPr>
        <w:t>数据同步：PES/SAP修改发货计划后需要同步信息到OTWB系统物流订单：</w:t>
      </w:r>
    </w:p>
    <w:p w14:paraId="38B612C6" w14:textId="77777777" w:rsidR="007C3827" w:rsidRDefault="00000000">
      <w:pPr>
        <w:pStyle w:val="a2"/>
        <w:keepLines/>
        <w:numPr>
          <w:ilvl w:val="0"/>
          <w:numId w:val="100"/>
        </w:numPr>
        <w:spacing w:line="360" w:lineRule="auto"/>
        <w:ind w:firstLineChars="0"/>
        <w:rPr>
          <w:rFonts w:ascii="宋体" w:hAnsi="宋体" w:cs="宋体" w:hint="eastAsia"/>
          <w:color w:val="000000"/>
        </w:rPr>
      </w:pPr>
      <w:r>
        <w:rPr>
          <w:rFonts w:ascii="宋体" w:hAnsi="宋体" w:cs="宋体" w:hint="eastAsia"/>
          <w:color w:val="000000"/>
        </w:rPr>
        <w:t>缺货少发场景：PES/SAP修改发货数量后更新OTWB物流订单。仓库OTWB装车后更新运单和物流订单的实际装车数量，根据实际装车数量重新计算运单运费，打印送货单。</w:t>
      </w:r>
    </w:p>
    <w:p w14:paraId="3BFB0FFE" w14:textId="77777777" w:rsidR="007C3827" w:rsidRDefault="00000000">
      <w:pPr>
        <w:pStyle w:val="a2"/>
        <w:keepLines/>
        <w:numPr>
          <w:ilvl w:val="0"/>
          <w:numId w:val="100"/>
        </w:numPr>
        <w:spacing w:line="360" w:lineRule="auto"/>
        <w:ind w:firstLineChars="0"/>
        <w:rPr>
          <w:rFonts w:ascii="宋体" w:hAnsi="宋体" w:cs="宋体" w:hint="eastAsia"/>
          <w:color w:val="000000"/>
        </w:rPr>
      </w:pPr>
      <w:r>
        <w:rPr>
          <w:rFonts w:ascii="宋体" w:hAnsi="宋体" w:cs="宋体" w:hint="eastAsia"/>
          <w:color w:val="000000"/>
        </w:rPr>
        <w:t>超发场景（OTWB系统不允许超发，需要先修改源头数据）：</w:t>
      </w:r>
    </w:p>
    <w:p w14:paraId="29A169DA" w14:textId="77777777" w:rsidR="007C3827" w:rsidRDefault="00000000">
      <w:pPr>
        <w:pStyle w:val="a2"/>
        <w:keepLines/>
        <w:numPr>
          <w:ilvl w:val="0"/>
          <w:numId w:val="101"/>
        </w:numPr>
        <w:spacing w:line="360" w:lineRule="auto"/>
        <w:ind w:firstLineChars="0" w:firstLine="420"/>
        <w:rPr>
          <w:rFonts w:ascii="宋体" w:hAnsi="宋体" w:cs="宋体" w:hint="eastAsia"/>
          <w:color w:val="000000"/>
        </w:rPr>
      </w:pPr>
      <w:r>
        <w:rPr>
          <w:rFonts w:ascii="宋体" w:hAnsi="宋体" w:cs="宋体" w:hint="eastAsia"/>
          <w:color w:val="000000"/>
        </w:rPr>
        <w:t>超发的客户需求要求物流科及时修改SAP交货单，修改后的交货单数据自动更新到OTWB物流订单，如果物流订单已生成运单需要物流科修改确认运单，修改运单后由承运商做提货任务单，仓库装车确认并打印送货单；</w:t>
      </w:r>
    </w:p>
    <w:p w14:paraId="30669D39" w14:textId="77777777" w:rsidR="007C3827" w:rsidRDefault="00000000">
      <w:pPr>
        <w:pStyle w:val="a2"/>
        <w:keepLines/>
        <w:numPr>
          <w:ilvl w:val="0"/>
          <w:numId w:val="101"/>
        </w:numPr>
        <w:spacing w:line="360" w:lineRule="auto"/>
        <w:ind w:firstLineChars="0" w:firstLine="420"/>
        <w:rPr>
          <w:rFonts w:ascii="宋体" w:hAnsi="宋体" w:cs="宋体" w:hint="eastAsia"/>
          <w:color w:val="000000"/>
        </w:rPr>
      </w:pPr>
      <w:r>
        <w:rPr>
          <w:rFonts w:ascii="宋体" w:hAnsi="宋体" w:cs="宋体" w:hint="eastAsia"/>
          <w:color w:val="000000"/>
        </w:rPr>
        <w:t>如果添加新的SAP交货单，OTWB接收生成新的物流订单，需要物流科手动修改OTWB运单，将新的物流订单追加到运单，如果运单已经派车需要承运商先取消派车再修改OTWB运单。</w:t>
      </w:r>
    </w:p>
    <w:p w14:paraId="6BAA630E" w14:textId="77777777" w:rsidR="007C3827" w:rsidRDefault="00000000">
      <w:pPr>
        <w:pStyle w:val="a2"/>
        <w:keepLines/>
        <w:numPr>
          <w:ilvl w:val="0"/>
          <w:numId w:val="99"/>
        </w:numPr>
        <w:spacing w:line="360" w:lineRule="auto"/>
        <w:ind w:firstLineChars="0"/>
        <w:rPr>
          <w:rFonts w:ascii="宋体" w:hAnsi="宋体" w:cs="宋体" w:hint="eastAsia"/>
          <w:color w:val="000000"/>
        </w:rPr>
      </w:pPr>
      <w:r>
        <w:rPr>
          <w:rFonts w:ascii="宋体" w:hAnsi="宋体" w:cs="宋体" w:hint="eastAsia"/>
          <w:color w:val="000000"/>
        </w:rPr>
        <w:t>订单确认：接口接收的订单需要先进行确认，确认后才可以进行物流发运分配承运商；订单可进行批量确认和单独确认，订单确认时可修改订单的收货地址、收货人、联系电话、运输方式（自提、配送）、是否自动生成运单（默认是），可批量确认也可单个确认，单个订单确认时可选择物料信息的包装并自动计算箱数，订单确认状态改为已确认。</w:t>
      </w:r>
    </w:p>
    <w:p w14:paraId="02A6F7A4" w14:textId="77777777" w:rsidR="007C3827" w:rsidRDefault="00000000">
      <w:pPr>
        <w:pStyle w:val="a2"/>
        <w:keepLines/>
        <w:numPr>
          <w:ilvl w:val="0"/>
          <w:numId w:val="99"/>
        </w:numPr>
        <w:spacing w:line="360" w:lineRule="auto"/>
        <w:ind w:firstLineChars="0"/>
        <w:rPr>
          <w:rFonts w:ascii="宋体" w:hAnsi="宋体" w:cs="宋体" w:hint="eastAsia"/>
          <w:color w:val="000000"/>
        </w:rPr>
      </w:pPr>
      <w:r>
        <w:rPr>
          <w:rFonts w:ascii="宋体" w:hAnsi="宋体" w:cs="宋体" w:hint="eastAsia"/>
          <w:color w:val="000000"/>
        </w:rPr>
        <w:t>自动生成运单：物流订单确认后，根据线路、客户、收货地址、时效要求、订单类型自动匹配承运商和运费价格体系生成运单；自动生成运单可进行配置：1.是否自动生成运单，2.运单生成规则：零担优先/运费最优。</w:t>
      </w:r>
    </w:p>
    <w:p w14:paraId="5A770340" w14:textId="77777777" w:rsidR="007C3827" w:rsidRDefault="00000000">
      <w:pPr>
        <w:pStyle w:val="a2"/>
        <w:keepLines/>
        <w:spacing w:line="360" w:lineRule="auto"/>
        <w:ind w:left="420" w:firstLineChars="0"/>
        <w:rPr>
          <w:rFonts w:ascii="宋体" w:hAnsi="宋体" w:cs="宋体" w:hint="eastAsia"/>
          <w:color w:val="000000"/>
        </w:rPr>
      </w:pPr>
      <w:r>
        <w:rPr>
          <w:rFonts w:ascii="宋体" w:hAnsi="宋体" w:cs="宋体" w:hint="eastAsia"/>
          <w:color w:val="000000"/>
        </w:rPr>
        <w:lastRenderedPageBreak/>
        <w:t>设置时间点，每天XX点之前已确认的物流订单可根据客户信息、运输时效和线路等规则进行自动匹配生成运单信息,根据物流订单选中的是否自动生成运单。针对XX点以后的单据，可将订单作为第二天的数据进行配送，但是存在某些零散货物可以进行拼单，所以可在运单上追加物流订单。</w:t>
      </w:r>
    </w:p>
    <w:p w14:paraId="22C4A2B1" w14:textId="77777777" w:rsidR="007C3827" w:rsidRDefault="00000000">
      <w:pPr>
        <w:keepLines/>
        <w:numPr>
          <w:ilvl w:val="0"/>
          <w:numId w:val="102"/>
        </w:numPr>
        <w:spacing w:line="360" w:lineRule="auto"/>
        <w:rPr>
          <w:rFonts w:ascii="宋体" w:hAnsi="宋体" w:cs="宋体" w:hint="eastAsia"/>
          <w:lang w:eastAsia="zh-CN"/>
        </w:rPr>
      </w:pPr>
      <w:r>
        <w:rPr>
          <w:rFonts w:ascii="宋体" w:hAnsi="宋体" w:cs="宋体" w:hint="eastAsia"/>
          <w:szCs w:val="21"/>
          <w:lang w:eastAsia="zh-CN" w:bidi="ar"/>
        </w:rPr>
        <w:t>发起拼车：如果发运业务有需要拼车发运的，可以点击此按钮，然后信息同步到拼车池，其他业务部门看到后可以查看拼车信息，参加拼车发运；拼车只能进行同线路拼车且时效（要求到达时间）相同，选择对方拼车需求后，对方业务部门可看到拼车信息，确认拼车后由其中一方进行创建运单指定承运商操作。</w:t>
      </w:r>
    </w:p>
    <w:p w14:paraId="6CA2351E" w14:textId="77777777" w:rsidR="007C3827" w:rsidRDefault="00000000">
      <w:pPr>
        <w:pStyle w:val="a2"/>
        <w:keepLines/>
        <w:numPr>
          <w:ilvl w:val="0"/>
          <w:numId w:val="103"/>
        </w:numPr>
        <w:spacing w:after="0" w:line="360" w:lineRule="auto"/>
        <w:ind w:firstLineChars="0"/>
        <w:rPr>
          <w:rFonts w:ascii="宋体" w:hAnsi="宋体" w:cs="宋体" w:hint="eastAsia"/>
        </w:rPr>
      </w:pPr>
      <w:r>
        <w:rPr>
          <w:rFonts w:ascii="宋体" w:hAnsi="宋体" w:cs="宋体" w:hint="eastAsia"/>
          <w:lang w:bidi="ar"/>
        </w:rPr>
        <w:t>运输跟踪：已发运订单（部分派车、已派车）：</w:t>
      </w:r>
    </w:p>
    <w:p w14:paraId="25DCB16B" w14:textId="77777777" w:rsidR="007C3827" w:rsidRDefault="00000000">
      <w:pPr>
        <w:pStyle w:val="a2"/>
        <w:keepLines/>
        <w:numPr>
          <w:ilvl w:val="0"/>
          <w:numId w:val="104"/>
        </w:numPr>
        <w:spacing w:after="0" w:line="360" w:lineRule="auto"/>
        <w:ind w:firstLineChars="0"/>
        <w:rPr>
          <w:rFonts w:ascii="宋体" w:hAnsi="宋体" w:cs="宋体" w:hint="eastAsia"/>
        </w:rPr>
      </w:pPr>
      <w:r>
        <w:rPr>
          <w:rFonts w:ascii="宋体" w:hAnsi="宋体" w:cs="宋体" w:hint="eastAsia"/>
          <w:lang w:bidi="ar"/>
        </w:rPr>
        <w:t>可查看订单节点记录：时间轴展示订单节点、操作时间、操作人。</w:t>
      </w:r>
    </w:p>
    <w:p w14:paraId="1E8F108B" w14:textId="77777777" w:rsidR="007C3827" w:rsidRDefault="00000000">
      <w:pPr>
        <w:pStyle w:val="a2"/>
        <w:keepLines/>
        <w:numPr>
          <w:ilvl w:val="0"/>
          <w:numId w:val="104"/>
        </w:numPr>
        <w:spacing w:after="0" w:line="360" w:lineRule="auto"/>
        <w:ind w:firstLineChars="0"/>
        <w:rPr>
          <w:rFonts w:ascii="宋体" w:hAnsi="宋体" w:cs="宋体" w:hint="eastAsia"/>
        </w:rPr>
      </w:pPr>
      <w:r>
        <w:rPr>
          <w:rFonts w:ascii="宋体" w:hAnsi="宋体" w:cs="宋体" w:hint="eastAsia"/>
          <w:lang w:bidi="ar"/>
        </w:rPr>
        <w:t>可查看订单分配车辆、司机信息；选择车辆查看当前位置。</w:t>
      </w:r>
    </w:p>
    <w:p w14:paraId="717A6096" w14:textId="77777777" w:rsidR="007C3827" w:rsidRDefault="00000000">
      <w:pPr>
        <w:pStyle w:val="a2"/>
        <w:keepLines/>
        <w:spacing w:after="0" w:line="360" w:lineRule="auto"/>
        <w:ind w:firstLineChars="200"/>
        <w:rPr>
          <w:rFonts w:ascii="宋体" w:hAnsi="宋体" w:cs="宋体" w:hint="eastAsia"/>
          <w:color w:val="FF0000"/>
        </w:rPr>
      </w:pPr>
      <w:r>
        <w:rPr>
          <w:rFonts w:ascii="宋体" w:hAnsi="宋体" w:cs="宋体" w:hint="eastAsia"/>
          <w:color w:val="FF0000"/>
        </w:rPr>
        <w:t>汽零特殊场景，由于外库合并，一个外库负责多个客户的物料， 系统上是多个 XXX驻外库，但是收货地和收货人是一样的，这样要能识别出来：</w:t>
      </w:r>
    </w:p>
    <w:p w14:paraId="7ED84E41" w14:textId="77777777" w:rsidR="007C3827" w:rsidRDefault="00000000">
      <w:pPr>
        <w:pStyle w:val="a2"/>
        <w:keepLines/>
        <w:spacing w:after="0" w:line="360" w:lineRule="auto"/>
        <w:ind w:firstLineChars="200"/>
        <w:rPr>
          <w:rFonts w:ascii="宋体" w:hAnsi="宋体" w:cs="宋体" w:hint="eastAsia"/>
          <w:color w:val="FF0000"/>
        </w:rPr>
      </w:pPr>
      <w:r>
        <w:rPr>
          <w:rFonts w:ascii="宋体" w:hAnsi="宋体" w:cs="宋体" w:hint="eastAsia"/>
          <w:color w:val="FF0000"/>
        </w:rPr>
        <w:t>比如重庆市的民生物流外库，同时负责A,B,C三个客户，系统上分别称之为A外库，B外库，C外库，但是实际是一个实物外库，也是一个收货人，我们应该算作一票发货。</w:t>
      </w:r>
    </w:p>
    <w:p w14:paraId="4B3F05E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4BD162BA"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功能字段：查询、新增、修改、删除，导入、导出。</w:t>
      </w:r>
    </w:p>
    <w:p w14:paraId="3AC5592E"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列表：</w:t>
      </w:r>
    </w:p>
    <w:p w14:paraId="3FFB0ADC"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订单编号(自动生成/PES的订单编号)，订单时间，送货日期、交货日期、业务部门（默认当前部门）、要求到货日期，是否回单（默认是），运输方式，发货仓库、去向仓库、客户名称，收货联系人，联系电话，详细地址，总重量、总体积、销售员、订单类型、备注、是否拼车、订单位置追踪（关联任务单车辆）。</w:t>
      </w:r>
    </w:p>
    <w:p w14:paraId="1CDC68E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w:t>
      </w:r>
    </w:p>
    <w:p w14:paraId="4EB10443"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表单字段：</w:t>
      </w:r>
      <w:r>
        <w:rPr>
          <w:rFonts w:ascii="宋体" w:hAnsi="宋体" w:cs="宋体" w:hint="eastAsia"/>
          <w:color w:val="000000"/>
          <w:lang w:eastAsia="zh-CN"/>
        </w:rPr>
        <w:t>订单编号(自动生成/PES的订单编号)，订单时间</w:t>
      </w:r>
      <w:r>
        <w:rPr>
          <w:rFonts w:ascii="宋体" w:hAnsi="宋体" w:cs="宋体" w:hint="eastAsia"/>
          <w:color w:val="417FF9"/>
          <w:lang w:eastAsia="zh-CN"/>
        </w:rPr>
        <w:t>，</w:t>
      </w:r>
      <w:r>
        <w:rPr>
          <w:rFonts w:ascii="宋体" w:hAnsi="宋体" w:cs="宋体" w:hint="eastAsia"/>
          <w:lang w:eastAsia="zh-CN"/>
        </w:rPr>
        <w:t>业务部门（默认当前部门）、要求到货日期，是否回单（默认是），运输方式（自提、配送），、发货仓库、去向仓库、客户名称，收货联系人，联系电话，详细地址，总重量、总体积、销售员，订单类型、备注、附件（文件、图片不限格式，多个）。</w:t>
      </w:r>
    </w:p>
    <w:p w14:paraId="77FD6DD4" w14:textId="1BD5EBBD" w:rsidR="007C3827" w:rsidRDefault="00000000">
      <w:pPr>
        <w:pStyle w:val="a2"/>
        <w:keepLines/>
        <w:numPr>
          <w:ilvl w:val="0"/>
          <w:numId w:val="105"/>
        </w:numPr>
        <w:spacing w:line="360" w:lineRule="auto"/>
        <w:ind w:firstLineChars="0"/>
        <w:rPr>
          <w:rFonts w:ascii="宋体" w:hAnsi="宋体" w:cs="宋体" w:hint="eastAsia"/>
        </w:rPr>
      </w:pPr>
      <w:r>
        <w:rPr>
          <w:rFonts w:ascii="宋体" w:hAnsi="宋体" w:cs="宋体" w:hint="eastAsia"/>
        </w:rPr>
        <w:lastRenderedPageBreak/>
        <w:t>物料列表：项目名称、</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w:t>
      </w:r>
      <w:r>
        <w:rPr>
          <w:rFonts w:ascii="宋体" w:hAnsi="宋体" w:cs="宋体" w:hint="eastAsia"/>
        </w:rPr>
        <w:tab/>
        <w:t>单位、物品类型、发货数量、每箱数量、每箱重量、每箱体积、箱数、零头箱数量、总箱数（如</w:t>
      </w:r>
      <w:r>
        <w:rPr>
          <w:rFonts w:ascii="宋体" w:hAnsi="宋体" w:cs="宋体" w:hint="eastAsia"/>
        </w:rPr>
        <w:tab/>
        <w:t>果零头箱数量&gt;0，总箱数=箱数+1）、总重量、总体积。</w:t>
      </w:r>
    </w:p>
    <w:p w14:paraId="506B6902"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订单类型：内贸、外贸、退货、样品、代发、调拨。</w:t>
      </w:r>
    </w:p>
    <w:p w14:paraId="43A84978"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发货仓为物流订单带出，收货仓库为物流订单带出。</w:t>
      </w:r>
    </w:p>
    <w:p w14:paraId="2A174EF8"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如果为内贸：则发货单位为发货计划对应的制单部门，可供选择。</w:t>
      </w:r>
    </w:p>
    <w:p w14:paraId="5B3D59C8"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收货地址则通过弹框形式展示客户管理的列表数据，可供选择，选择后并带收货出联系人和联系人电话，详细地址等信息可手动修改；</w:t>
      </w:r>
    </w:p>
    <w:p w14:paraId="5BAA37C1" w14:textId="77777777" w:rsidR="007C3827" w:rsidRDefault="00000000">
      <w:pPr>
        <w:pStyle w:val="a2"/>
        <w:keepLines/>
        <w:numPr>
          <w:ilvl w:val="0"/>
          <w:numId w:val="105"/>
        </w:numPr>
        <w:spacing w:line="360" w:lineRule="auto"/>
        <w:ind w:firstLineChars="0"/>
        <w:rPr>
          <w:rFonts w:ascii="宋体" w:hAnsi="宋体" w:cs="宋体" w:hint="eastAsia"/>
        </w:rPr>
      </w:pPr>
      <w:r>
        <w:rPr>
          <w:rFonts w:ascii="宋体" w:hAnsi="宋体" w:cs="宋体" w:hint="eastAsia"/>
        </w:rPr>
        <w:t>PES接口接收的物流订单如果没有收货地址信息，根据订单的去向仓匹配收货地址、收货人、联系电话。</w:t>
      </w:r>
    </w:p>
    <w:p w14:paraId="2C29C8BF"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如果为外贸：同内贸地址选择。</w:t>
      </w:r>
    </w:p>
    <w:p w14:paraId="5A0714DC"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如果为退货：则发货单位通过弹框形式展示客户和仓库的列表数据，可供选择，收货单位则通过弹框形式展示仓库列表数据。</w:t>
      </w:r>
    </w:p>
    <w:p w14:paraId="5CB83514"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如果为代发：则发货单位通过弹框形式展示仓库管理的列表数据，可供选择。收货单位则通过弹框形式展示仓库管理和客户管理的列表数据，可供选择，选择后并带出联系人和联系人电话，详细地址等信息可手动修改。</w:t>
      </w:r>
    </w:p>
    <w:p w14:paraId="21D93575"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如果为调拨：则发货单位通过弹框形式展示仓库管理的列表数据，可供选择。收货单位则通过弹框形式展示仓库管理的列表数据，可供选择，选择后并带出联系人和联系人电话，详细地址等信息可手动修改。</w:t>
      </w:r>
    </w:p>
    <w:p w14:paraId="24E48047" w14:textId="77777777" w:rsidR="007C3827" w:rsidRDefault="00000000">
      <w:pPr>
        <w:keepLines/>
        <w:numPr>
          <w:ilvl w:val="0"/>
          <w:numId w:val="105"/>
        </w:numPr>
        <w:spacing w:line="360" w:lineRule="auto"/>
        <w:rPr>
          <w:rFonts w:ascii="宋体" w:hAnsi="宋体" w:cs="宋体" w:hint="eastAsia"/>
          <w:lang w:eastAsia="zh-CN"/>
        </w:rPr>
      </w:pPr>
      <w:r>
        <w:rPr>
          <w:rFonts w:ascii="宋体" w:hAnsi="宋体" w:cs="宋体" w:hint="eastAsia"/>
          <w:lang w:eastAsia="zh-CN"/>
        </w:rPr>
        <w:t>物料明细：发运可通过列表选择多种不同物料，填写物料对应的发货数量。</w:t>
      </w:r>
    </w:p>
    <w:p w14:paraId="6D19F52A"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修改：同新增字段。</w:t>
      </w:r>
    </w:p>
    <w:p w14:paraId="17DF302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查看详情：</w:t>
      </w:r>
    </w:p>
    <w:p w14:paraId="68468D7F" w14:textId="77777777" w:rsidR="007C3827" w:rsidRDefault="00000000">
      <w:pPr>
        <w:keepLines/>
        <w:numPr>
          <w:ilvl w:val="0"/>
          <w:numId w:val="106"/>
        </w:numPr>
        <w:spacing w:line="360" w:lineRule="auto"/>
        <w:rPr>
          <w:rFonts w:ascii="宋体" w:hAnsi="宋体" w:cs="宋体" w:hint="eastAsia"/>
          <w:lang w:eastAsia="zh-CN"/>
        </w:rPr>
      </w:pPr>
      <w:r>
        <w:rPr>
          <w:rFonts w:ascii="宋体" w:hAnsi="宋体" w:cs="宋体" w:hint="eastAsia"/>
          <w:lang w:eastAsia="zh-CN"/>
        </w:rPr>
        <w:t>表单字段：</w:t>
      </w:r>
      <w:r>
        <w:rPr>
          <w:rFonts w:ascii="宋体" w:hAnsi="宋体" w:cs="宋体" w:hint="eastAsia"/>
          <w:color w:val="000000"/>
          <w:lang w:eastAsia="zh-CN"/>
        </w:rPr>
        <w:t>订单编号，订单时间，</w:t>
      </w:r>
      <w:r>
        <w:rPr>
          <w:rFonts w:ascii="宋体" w:hAnsi="宋体" w:cs="宋体" w:hint="eastAsia"/>
          <w:lang w:eastAsia="zh-CN"/>
        </w:rPr>
        <w:t>送货日期、交货日期、业务部门（默认当前部门）、要求到货日期，是否回单（默认是），运输方式（自提、配送），发货仓库、去向仓库、客户名称，收货联系人，联系电话，详细地址，总重量、总体积、销售员，订单类型、备注、附件（</w:t>
      </w:r>
      <w:r>
        <w:rPr>
          <w:rFonts w:ascii="宋体" w:hAnsi="宋体" w:cs="宋体" w:hint="eastAsia"/>
          <w:color w:val="000000"/>
          <w:lang w:eastAsia="zh-CN"/>
        </w:rPr>
        <w:t>文件、图片不限格式</w:t>
      </w:r>
      <w:r>
        <w:rPr>
          <w:rFonts w:ascii="宋体" w:hAnsi="宋体" w:cs="宋体" w:hint="eastAsia"/>
          <w:lang w:eastAsia="zh-CN"/>
        </w:rPr>
        <w:t>，多个）。</w:t>
      </w:r>
    </w:p>
    <w:p w14:paraId="75AF38B8" w14:textId="67C2AECB" w:rsidR="007C3827" w:rsidRDefault="00000000">
      <w:pPr>
        <w:pStyle w:val="a2"/>
        <w:keepLines/>
        <w:numPr>
          <w:ilvl w:val="0"/>
          <w:numId w:val="106"/>
        </w:numPr>
        <w:spacing w:after="0" w:line="360" w:lineRule="auto"/>
        <w:ind w:firstLineChars="0"/>
        <w:rPr>
          <w:rFonts w:ascii="宋体" w:hAnsi="宋体" w:cs="宋体" w:hint="eastAsia"/>
        </w:rPr>
      </w:pPr>
      <w:r>
        <w:rPr>
          <w:rFonts w:ascii="宋体" w:hAnsi="宋体" w:cs="宋体" w:hint="eastAsia"/>
        </w:rPr>
        <w:lastRenderedPageBreak/>
        <w:t>物料列表：项目名称、</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型号、规格、物料名称、计量单位、物品类型、发货数量、每箱数量、箱数、零头箱数量、总箱数（如果零头箱数量&gt;0，总箱数=箱数+1）、到货时间、待派车数量、已派车数量、运输中数量、已签收数量。</w:t>
      </w:r>
    </w:p>
    <w:p w14:paraId="5E1FE72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订单确认：未确认的物流订单需要进行确认后，再进行物流运单发运；</w:t>
      </w:r>
    </w:p>
    <w:p w14:paraId="08F383D6" w14:textId="77777777" w:rsidR="007C3827" w:rsidRDefault="00000000">
      <w:pPr>
        <w:keepLines/>
        <w:numPr>
          <w:ilvl w:val="0"/>
          <w:numId w:val="74"/>
        </w:numPr>
        <w:spacing w:line="360" w:lineRule="auto"/>
        <w:ind w:left="1050"/>
        <w:rPr>
          <w:rFonts w:ascii="宋体" w:hAnsi="宋体" w:cs="宋体" w:hint="eastAsia"/>
          <w:szCs w:val="21"/>
          <w:lang w:eastAsia="zh-CN"/>
        </w:rPr>
      </w:pPr>
      <w:r>
        <w:rPr>
          <w:rFonts w:ascii="宋体" w:hAnsi="宋体" w:cs="宋体" w:hint="eastAsia"/>
          <w:lang w:eastAsia="zh-CN"/>
        </w:rPr>
        <w:t>可批量选择订单进行确认：选择订单后点击确认，填写订单收货地址、收货人、联系电话、是否自提；批量确认订单需要判断是否为同一个客户的订单信息，如果为同一客户的订单可以修改收货地址、收货人、电话，如果不是同一个客户的订单只可以选择运输方式。</w:t>
      </w:r>
    </w:p>
    <w:p w14:paraId="011552DB" w14:textId="77777777" w:rsidR="007C3827" w:rsidRDefault="00000000">
      <w:pPr>
        <w:keepLines/>
        <w:numPr>
          <w:ilvl w:val="0"/>
          <w:numId w:val="74"/>
        </w:numPr>
        <w:spacing w:line="360" w:lineRule="auto"/>
        <w:ind w:left="1050"/>
        <w:rPr>
          <w:rFonts w:ascii="宋体" w:hAnsi="宋体" w:cs="宋体" w:hint="eastAsia"/>
          <w:szCs w:val="21"/>
          <w:lang w:eastAsia="zh-CN"/>
        </w:rPr>
      </w:pPr>
      <w:r>
        <w:rPr>
          <w:rFonts w:ascii="宋体" w:hAnsi="宋体" w:cs="宋体" w:hint="eastAsia"/>
        </w:rPr>
        <w:t>单个确认订单</w:t>
      </w:r>
    </w:p>
    <w:p w14:paraId="2A18522F"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0215988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订单编号(自动生成/PES的订单编号)，订单时间，订单状态，交货日期，要求装货时间，要求送达时间，是否回单（默认是），收发货单位，收发货联系人，电话，详细地址，业务部门，总重量、总体积、物料列表，备注。</w:t>
      </w:r>
    </w:p>
    <w:p w14:paraId="1188AADA" w14:textId="77777777" w:rsidR="007C3827" w:rsidRDefault="00000000">
      <w:pPr>
        <w:keepLines/>
        <w:numPr>
          <w:ilvl w:val="0"/>
          <w:numId w:val="74"/>
        </w:numPr>
        <w:spacing w:line="360" w:lineRule="auto"/>
        <w:ind w:left="1050"/>
        <w:rPr>
          <w:rFonts w:ascii="宋体" w:hAnsi="宋体" w:cs="宋体" w:hint="eastAsia"/>
          <w:color w:val="000000"/>
          <w:lang w:eastAsia="zh-CN"/>
        </w:rPr>
      </w:pPr>
      <w:r>
        <w:rPr>
          <w:rFonts w:ascii="宋体" w:hAnsi="宋体" w:cs="宋体" w:hint="eastAsia"/>
          <w:color w:val="000000"/>
          <w:lang w:eastAsia="zh-CN"/>
        </w:rPr>
        <w:t>发起拼车：如果发运业务有需要拼车发运的，可以点击此按钮，然后信息同步到拼车池，拼车池自动匹配相同线路和时效待拼车的拼车订单，选择订单后发起拼车或由其他业务部门看到后可以发起拼车：</w:t>
      </w:r>
    </w:p>
    <w:p w14:paraId="430F3371" w14:textId="77777777" w:rsidR="007C3827" w:rsidRDefault="00000000">
      <w:pPr>
        <w:pStyle w:val="a2"/>
        <w:keepLines/>
        <w:spacing w:after="0" w:line="360" w:lineRule="auto"/>
        <w:ind w:left="420" w:firstLineChars="300" w:firstLine="630"/>
        <w:rPr>
          <w:rFonts w:ascii="宋体" w:hAnsi="宋体" w:cs="宋体" w:hint="eastAsia"/>
        </w:rPr>
      </w:pPr>
      <w:r>
        <w:rPr>
          <w:rFonts w:ascii="宋体" w:hAnsi="宋体" w:cs="宋体" w:hint="eastAsia"/>
        </w:rPr>
        <w:t>拼车需求池字段：订单编号(自动生成/PES的订单编号)，订单时间，送货日期、交货日期、业务部门、要求到货日期，是否回单（默认是），运输方式，发货仓库、去向仓库、收货单位，收货联系人，电话，详细地址，总重量、总体积、销售员，订单类型、备注；</w:t>
      </w:r>
    </w:p>
    <w:p w14:paraId="39355EC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查询：订单编号，交货日期，是否回单。</w:t>
      </w:r>
      <w:bookmarkStart w:id="911" w:name="_Toc1448158491"/>
    </w:p>
    <w:p w14:paraId="4F8145CA" w14:textId="77777777" w:rsidR="007C3827" w:rsidRDefault="00000000">
      <w:pPr>
        <w:pStyle w:val="4"/>
        <w:keepNext w:val="0"/>
        <w:spacing w:line="360" w:lineRule="auto"/>
        <w:rPr>
          <w:rFonts w:ascii="宋体" w:hAnsi="宋体" w:cs="宋体" w:hint="eastAsia"/>
        </w:rPr>
      </w:pPr>
      <w:bookmarkStart w:id="912" w:name="_Toc3329"/>
      <w:r>
        <w:rPr>
          <w:rFonts w:ascii="宋体" w:hAnsi="宋体" w:cs="宋体" w:hint="eastAsia"/>
        </w:rPr>
        <w:t>订单拼车</w:t>
      </w:r>
      <w:bookmarkEnd w:id="912"/>
    </w:p>
    <w:p w14:paraId="2D5F4641" w14:textId="77777777" w:rsidR="007C3827" w:rsidRDefault="00000000">
      <w:pPr>
        <w:keepLines/>
        <w:numPr>
          <w:ilvl w:val="0"/>
          <w:numId w:val="60"/>
        </w:numPr>
        <w:spacing w:line="360" w:lineRule="auto"/>
        <w:ind w:left="630"/>
        <w:rPr>
          <w:rFonts w:ascii="宋体" w:hAnsi="宋体" w:cs="宋体" w:hint="eastAsia"/>
          <w:szCs w:val="21"/>
        </w:rPr>
      </w:pPr>
      <w:r>
        <w:rPr>
          <w:rFonts w:ascii="宋体" w:hAnsi="宋体" w:cs="宋体" w:hint="eastAsia"/>
          <w:szCs w:val="21"/>
        </w:rPr>
        <w:t>功能描述：</w:t>
      </w:r>
    </w:p>
    <w:p w14:paraId="3B16E65C" w14:textId="77777777" w:rsidR="007C3827" w:rsidRDefault="00000000">
      <w:pPr>
        <w:keepLines/>
        <w:spacing w:line="360" w:lineRule="auto"/>
        <w:ind w:firstLine="420"/>
        <w:rPr>
          <w:rFonts w:ascii="宋体" w:hAnsi="宋体" w:cs="宋体" w:hint="eastAsia"/>
          <w:szCs w:val="21"/>
          <w:lang w:eastAsia="zh-CN"/>
        </w:rPr>
      </w:pPr>
      <w:r>
        <w:rPr>
          <w:rFonts w:ascii="宋体" w:hAnsi="宋体" w:cs="宋体" w:hint="eastAsia"/>
          <w:szCs w:val="21"/>
          <w:lang w:eastAsia="zh-CN"/>
        </w:rPr>
        <w:t>主要用于查看拼车需求、发起拼车、确认拼车。</w:t>
      </w:r>
    </w:p>
    <w:p w14:paraId="78901A7B"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t>关键逻辑描述</w:t>
      </w:r>
    </w:p>
    <w:p w14:paraId="4B54D054" w14:textId="77777777" w:rsidR="007C3827" w:rsidRDefault="00000000">
      <w:pPr>
        <w:keepLines/>
        <w:numPr>
          <w:ilvl w:val="0"/>
          <w:numId w:val="74"/>
        </w:numPr>
        <w:spacing w:line="360" w:lineRule="auto"/>
        <w:rPr>
          <w:rFonts w:ascii="宋体" w:hAnsi="宋体" w:cs="宋体" w:hint="eastAsia"/>
          <w:lang w:eastAsia="zh-CN"/>
        </w:rPr>
      </w:pPr>
      <w:r>
        <w:rPr>
          <w:rFonts w:ascii="宋体" w:hAnsi="宋体" w:cs="宋体" w:hint="eastAsia"/>
          <w:lang w:eastAsia="zh-CN"/>
        </w:rPr>
        <w:t>可以通过此模块，查看本部门发起的拼车订单和其他业务板块申请与本部门拼车的拼车订单。</w:t>
      </w:r>
    </w:p>
    <w:p w14:paraId="0FC8F2DF" w14:textId="77777777" w:rsidR="007C3827" w:rsidRDefault="00000000">
      <w:pPr>
        <w:pStyle w:val="a2"/>
        <w:keepLines/>
        <w:numPr>
          <w:ilvl w:val="0"/>
          <w:numId w:val="107"/>
        </w:numPr>
        <w:tabs>
          <w:tab w:val="clear" w:pos="420"/>
          <w:tab w:val="left" w:pos="840"/>
        </w:tabs>
        <w:spacing w:after="0" w:line="360" w:lineRule="auto"/>
        <w:ind w:left="1049" w:firstLineChars="0"/>
        <w:rPr>
          <w:rFonts w:ascii="宋体" w:hAnsi="宋体" w:cs="宋体" w:hint="eastAsia"/>
          <w:szCs w:val="28"/>
        </w:rPr>
      </w:pPr>
      <w:r>
        <w:rPr>
          <w:rFonts w:ascii="宋体" w:hAnsi="宋体" w:cs="宋体" w:hint="eastAsia"/>
          <w:szCs w:val="28"/>
        </w:rPr>
        <w:lastRenderedPageBreak/>
        <w:t xml:space="preserve">  可选择其他业务板块申请与本部门拼车的物流订单进行确认，确认后的订单可与本部门的物流订单一起进行承运商匹配生成运单。</w:t>
      </w:r>
    </w:p>
    <w:p w14:paraId="2B1A0C03" w14:textId="77777777" w:rsidR="007C3827" w:rsidRDefault="00000000">
      <w:pPr>
        <w:keepLines/>
        <w:numPr>
          <w:ilvl w:val="0"/>
          <w:numId w:val="108"/>
        </w:numPr>
        <w:spacing w:line="360" w:lineRule="auto"/>
        <w:ind w:left="1049"/>
        <w:rPr>
          <w:rFonts w:ascii="宋体" w:hAnsi="宋体" w:cs="宋体" w:hint="eastAsia"/>
          <w:lang w:eastAsia="zh-CN"/>
        </w:rPr>
      </w:pPr>
      <w:r>
        <w:rPr>
          <w:rFonts w:ascii="宋体" w:hAnsi="宋体" w:cs="宋体" w:hint="eastAsia"/>
          <w:lang w:eastAsia="zh-CN"/>
        </w:rPr>
        <w:t>发起订单拼车规则</w:t>
      </w:r>
    </w:p>
    <w:p w14:paraId="214B8F02" w14:textId="77777777" w:rsidR="007C3827" w:rsidRDefault="00000000">
      <w:pPr>
        <w:keepLines/>
        <w:numPr>
          <w:ilvl w:val="0"/>
          <w:numId w:val="109"/>
        </w:numPr>
        <w:spacing w:line="360" w:lineRule="auto"/>
        <w:ind w:left="1468"/>
        <w:rPr>
          <w:rFonts w:ascii="宋体" w:hAnsi="宋体" w:cs="宋体" w:hint="eastAsia"/>
          <w:szCs w:val="21"/>
          <w:lang w:eastAsia="zh-CN"/>
        </w:rPr>
      </w:pPr>
      <w:r>
        <w:rPr>
          <w:rFonts w:ascii="宋体" w:hAnsi="宋体" w:cs="宋体" w:hint="eastAsia"/>
          <w:szCs w:val="21"/>
          <w:lang w:eastAsia="zh-CN" w:bidi="ar"/>
        </w:rPr>
        <w:t>相同线路（起始地、终到地）的订单可进行拼车创建运单；</w:t>
      </w:r>
    </w:p>
    <w:p w14:paraId="6AB9F0E1" w14:textId="77777777" w:rsidR="007C3827" w:rsidRDefault="00000000">
      <w:pPr>
        <w:pStyle w:val="a2"/>
        <w:keepLines/>
        <w:numPr>
          <w:ilvl w:val="0"/>
          <w:numId w:val="109"/>
        </w:numPr>
        <w:spacing w:after="0" w:line="360" w:lineRule="auto"/>
        <w:ind w:left="1468" w:firstLineChars="0"/>
        <w:rPr>
          <w:rFonts w:ascii="宋体" w:hAnsi="宋体" w:cs="宋体" w:hint="eastAsia"/>
        </w:rPr>
      </w:pPr>
      <w:r>
        <w:rPr>
          <w:rFonts w:ascii="宋体" w:hAnsi="宋体" w:cs="宋体" w:hint="eastAsia"/>
        </w:rPr>
        <w:t>时效（要求到达时间）相同的物流订单可进行拼车；</w:t>
      </w:r>
    </w:p>
    <w:p w14:paraId="7A5AC791" w14:textId="77777777" w:rsidR="007C3827" w:rsidRDefault="00000000">
      <w:pPr>
        <w:pStyle w:val="a2"/>
        <w:keepLines/>
        <w:numPr>
          <w:ilvl w:val="0"/>
          <w:numId w:val="109"/>
        </w:numPr>
        <w:spacing w:after="0" w:line="360" w:lineRule="auto"/>
        <w:ind w:left="1468" w:firstLineChars="0"/>
        <w:rPr>
          <w:rFonts w:ascii="宋体" w:hAnsi="宋体" w:cs="宋体" w:hint="eastAsia"/>
          <w:lang w:bidi="ar"/>
        </w:rPr>
      </w:pPr>
      <w:r>
        <w:rPr>
          <w:rFonts w:ascii="宋体" w:hAnsi="宋体" w:cs="宋体" w:hint="eastAsia"/>
        </w:rPr>
        <w:t>对方需求部门同意拼车后，需求双方均可创建运单。</w:t>
      </w:r>
    </w:p>
    <w:p w14:paraId="07A71218" w14:textId="77777777" w:rsidR="007C3827" w:rsidRDefault="00000000">
      <w:pPr>
        <w:pStyle w:val="a2"/>
        <w:keepLines/>
        <w:spacing w:line="360" w:lineRule="auto"/>
        <w:ind w:leftChars="200" w:left="420" w:firstLineChars="0" w:firstLine="0"/>
        <w:jc w:val="center"/>
        <w:rPr>
          <w:rFonts w:ascii="宋体" w:hAnsi="宋体" w:cs="宋体" w:hint="eastAsia"/>
          <w:lang w:bidi="ar"/>
        </w:rPr>
      </w:pPr>
      <w:r>
        <w:rPr>
          <w:rFonts w:ascii="宋体" w:hAnsi="宋体" w:cs="宋体" w:hint="eastAsia"/>
          <w:noProof/>
          <w:lang w:bidi="ar"/>
        </w:rPr>
        <w:drawing>
          <wp:inline distT="0" distB="0" distL="114300" distR="114300" wp14:anchorId="522D0CA0" wp14:editId="254A40C0">
            <wp:extent cx="2080260" cy="4650105"/>
            <wp:effectExtent l="0" t="0" r="2540" b="1079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7"/>
                    <a:stretch>
                      <a:fillRect/>
                    </a:stretch>
                  </pic:blipFill>
                  <pic:spPr>
                    <a:xfrm>
                      <a:off x="0" y="0"/>
                      <a:ext cx="2080260" cy="4650105"/>
                    </a:xfrm>
                    <a:prstGeom prst="rect">
                      <a:avLst/>
                    </a:prstGeom>
                  </pic:spPr>
                </pic:pic>
              </a:graphicData>
            </a:graphic>
          </wp:inline>
        </w:drawing>
      </w:r>
    </w:p>
    <w:p w14:paraId="2F6DE57B"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2609737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功能字段：查询、确认、取消拼车</w:t>
      </w:r>
    </w:p>
    <w:p w14:paraId="539F05D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发起拼车：</w:t>
      </w:r>
    </w:p>
    <w:p w14:paraId="16AF63F2" w14:textId="77777777" w:rsidR="007C3827" w:rsidRDefault="00000000">
      <w:pPr>
        <w:pStyle w:val="a2"/>
        <w:keepLines/>
        <w:numPr>
          <w:ilvl w:val="0"/>
          <w:numId w:val="110"/>
        </w:numPr>
        <w:spacing w:after="0" w:line="360" w:lineRule="auto"/>
        <w:ind w:firstLineChars="0"/>
        <w:rPr>
          <w:rFonts w:ascii="宋体" w:hAnsi="宋体" w:cs="宋体" w:hint="eastAsia"/>
        </w:rPr>
      </w:pPr>
      <w:r>
        <w:rPr>
          <w:rFonts w:ascii="宋体" w:hAnsi="宋体" w:cs="宋体" w:hint="eastAsia"/>
        </w:rPr>
        <w:t>选择本部门创建的拼车订单后点击发起拼车；</w:t>
      </w:r>
    </w:p>
    <w:p w14:paraId="6199EACB" w14:textId="77777777" w:rsidR="007C3827" w:rsidRDefault="00000000">
      <w:pPr>
        <w:pStyle w:val="a2"/>
        <w:keepLines/>
        <w:numPr>
          <w:ilvl w:val="0"/>
          <w:numId w:val="110"/>
        </w:numPr>
        <w:spacing w:after="0" w:line="360" w:lineRule="auto"/>
        <w:ind w:firstLineChars="0"/>
        <w:rPr>
          <w:rFonts w:ascii="宋体" w:hAnsi="宋体" w:cs="宋体" w:hint="eastAsia"/>
        </w:rPr>
      </w:pPr>
      <w:r>
        <w:rPr>
          <w:rFonts w:ascii="宋体" w:hAnsi="宋体" w:cs="宋体" w:hint="eastAsia"/>
        </w:rPr>
        <w:t>查询相同线路、时效的待拼车订单；</w:t>
      </w:r>
    </w:p>
    <w:p w14:paraId="68D14A35" w14:textId="77777777" w:rsidR="007C3827" w:rsidRDefault="00000000">
      <w:pPr>
        <w:pStyle w:val="a2"/>
        <w:keepLines/>
        <w:numPr>
          <w:ilvl w:val="0"/>
          <w:numId w:val="110"/>
        </w:numPr>
        <w:spacing w:after="0" w:line="360" w:lineRule="auto"/>
        <w:ind w:firstLineChars="0"/>
        <w:rPr>
          <w:rFonts w:ascii="宋体" w:hAnsi="宋体" w:cs="宋体" w:hint="eastAsia"/>
        </w:rPr>
      </w:pPr>
      <w:r>
        <w:rPr>
          <w:rFonts w:ascii="宋体" w:hAnsi="宋体" w:cs="宋体" w:hint="eastAsia"/>
        </w:rPr>
        <w:t>选择可拼车订单发起拼车申请。</w:t>
      </w:r>
    </w:p>
    <w:p w14:paraId="4018B2A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确认：</w:t>
      </w:r>
    </w:p>
    <w:p w14:paraId="0E89F9D3" w14:textId="77777777" w:rsidR="007C3827" w:rsidRDefault="00000000">
      <w:pPr>
        <w:keepLines/>
        <w:numPr>
          <w:ilvl w:val="0"/>
          <w:numId w:val="111"/>
        </w:numPr>
        <w:spacing w:line="360" w:lineRule="auto"/>
        <w:rPr>
          <w:rFonts w:ascii="宋体" w:hAnsi="宋体" w:cs="宋体" w:hint="eastAsia"/>
          <w:lang w:eastAsia="zh-CN"/>
        </w:rPr>
      </w:pPr>
      <w:r>
        <w:rPr>
          <w:rFonts w:ascii="宋体" w:hAnsi="宋体" w:cs="宋体" w:hint="eastAsia"/>
          <w:lang w:eastAsia="zh-CN"/>
        </w:rPr>
        <w:lastRenderedPageBreak/>
        <w:t>查询订单信息详情：订单编号(自动生成/PES的订单编号)，订单时间，送货日期、交货日期、业务部门、要求到货日期，是否回单（默认是），运输方式，发货仓库、去向仓库、收货单位，收货联系人，电话，详细地址，总重量、总体积、销售员，订单类型、备注；</w:t>
      </w:r>
    </w:p>
    <w:p w14:paraId="5E41C8A0" w14:textId="673D4D91" w:rsidR="007C3827" w:rsidRDefault="00000000">
      <w:pPr>
        <w:keepLines/>
        <w:numPr>
          <w:ilvl w:val="0"/>
          <w:numId w:val="111"/>
        </w:numPr>
        <w:spacing w:line="360" w:lineRule="auto"/>
        <w:rPr>
          <w:rFonts w:ascii="宋体" w:hAnsi="宋体" w:cs="宋体" w:hint="eastAsia"/>
          <w:lang w:eastAsia="zh-CN"/>
        </w:rPr>
      </w:pPr>
      <w:r>
        <w:rPr>
          <w:rFonts w:ascii="宋体" w:hAnsi="宋体" w:cs="宋体" w:hint="eastAsia"/>
          <w:lang w:eastAsia="zh-CN"/>
        </w:rPr>
        <w:t>物料列表：项目名称、</w:t>
      </w:r>
      <w:r w:rsidR="00802F1C">
        <w:rPr>
          <w:rFonts w:ascii="宋体" w:hAnsi="宋体" w:cs="宋体" w:hint="eastAsia"/>
          <w:lang w:eastAsia="zh-CN"/>
        </w:rPr>
        <w:t>SH</w:t>
      </w:r>
      <w:r>
        <w:rPr>
          <w:rFonts w:ascii="宋体" w:hAnsi="宋体" w:cs="宋体" w:hint="eastAsia"/>
          <w:lang w:eastAsia="zh-CN"/>
        </w:rPr>
        <w:t>物料号、客户物料号、</w:t>
      </w:r>
      <w:r w:rsidR="00802F1C">
        <w:rPr>
          <w:rFonts w:ascii="宋体" w:hAnsi="宋体" w:cs="宋体" w:hint="eastAsia"/>
          <w:lang w:eastAsia="zh-CN"/>
        </w:rPr>
        <w:t>SH</w:t>
      </w:r>
      <w:r>
        <w:rPr>
          <w:rFonts w:ascii="宋体" w:hAnsi="宋体" w:cs="宋体" w:hint="eastAsia"/>
          <w:lang w:eastAsia="zh-CN"/>
        </w:rPr>
        <w:t>型号、规格、物料名称、计量单位、物品类型、发货数量、每箱数量、箱数、零头箱数量、总箱数（如果零头箱数量&gt;0，总箱数=箱数+1）、到货时间、附件（图片，多个）；</w:t>
      </w:r>
    </w:p>
    <w:p w14:paraId="1CBA8C13" w14:textId="77777777" w:rsidR="007C3827" w:rsidRDefault="00000000">
      <w:pPr>
        <w:pStyle w:val="a2"/>
        <w:keepLines/>
        <w:numPr>
          <w:ilvl w:val="0"/>
          <w:numId w:val="111"/>
        </w:numPr>
        <w:spacing w:after="0" w:line="360" w:lineRule="auto"/>
        <w:ind w:firstLineChars="0"/>
        <w:rPr>
          <w:rFonts w:ascii="宋体" w:hAnsi="宋体" w:cs="宋体" w:hint="eastAsia"/>
        </w:rPr>
      </w:pPr>
      <w:r>
        <w:rPr>
          <w:rFonts w:ascii="宋体" w:hAnsi="宋体" w:cs="宋体" w:hint="eastAsia"/>
        </w:rPr>
        <w:t>确认拼车后，双方物流订单拼车状态变为已拼车。</w:t>
      </w:r>
    </w:p>
    <w:p w14:paraId="3B9C8899"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取消拼车：物流订单未创建运单前，可点击取消拼车，取消后拼车状态变为待拼车。</w:t>
      </w:r>
    </w:p>
    <w:p w14:paraId="7F312B4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删除：提示是否删除对话框，可选择确认或取消。</w:t>
      </w:r>
    </w:p>
    <w:p w14:paraId="1C56FB0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首页表单字段：订单编号(自动生成/PES的订单编号)，订单时间，送货日期、交货日期、业务部门、要求到货日期，是否回单（默认是），运输方式，发货仓库、去向仓库、收货单位，收货联系人，电话，详细地址，总重量、总体积、销售员，订单类型、备注、拼车状态（待拼车、待确认、已拼车）。</w:t>
      </w:r>
    </w:p>
    <w:p w14:paraId="4FE8C4C2" w14:textId="77777777" w:rsidR="007C3827" w:rsidRDefault="00000000">
      <w:pPr>
        <w:keepLines/>
        <w:numPr>
          <w:ilvl w:val="0"/>
          <w:numId w:val="74"/>
        </w:numPr>
        <w:spacing w:line="360" w:lineRule="auto"/>
        <w:ind w:left="1050" w:firstLine="210"/>
        <w:rPr>
          <w:rFonts w:ascii="宋体" w:hAnsi="宋体" w:cs="宋体" w:hint="eastAsia"/>
          <w:lang w:eastAsia="zh-CN"/>
        </w:rPr>
      </w:pPr>
      <w:r>
        <w:rPr>
          <w:rFonts w:ascii="宋体" w:hAnsi="宋体" w:cs="宋体" w:hint="eastAsia"/>
          <w:lang w:eastAsia="zh-CN"/>
        </w:rPr>
        <w:t>查询：订单编号，交货日期，是否回单，发货仓库，去向仓库，业务部门、拼车状态。</w:t>
      </w:r>
    </w:p>
    <w:p w14:paraId="2FD12D6E" w14:textId="77777777" w:rsidR="007C3827" w:rsidRDefault="00000000">
      <w:pPr>
        <w:pStyle w:val="2"/>
        <w:keepNext w:val="0"/>
        <w:spacing w:line="360" w:lineRule="auto"/>
        <w:rPr>
          <w:rFonts w:ascii="宋体" w:hAnsi="宋体" w:cs="宋体" w:hint="eastAsia"/>
          <w:lang w:eastAsia="zh-CN"/>
        </w:rPr>
      </w:pPr>
      <w:bookmarkStart w:id="913" w:name="_Toc30930"/>
      <w:bookmarkStart w:id="914" w:name="_Toc24647"/>
      <w:bookmarkStart w:id="915" w:name="_Toc4449"/>
      <w:bookmarkStart w:id="916" w:name="_Toc11876"/>
      <w:bookmarkStart w:id="917" w:name="_Toc10063"/>
      <w:bookmarkStart w:id="918" w:name="_Toc29334"/>
      <w:bookmarkStart w:id="919" w:name="_Toc27817"/>
      <w:bookmarkStart w:id="920" w:name="_Toc24052"/>
      <w:bookmarkStart w:id="921" w:name="_Toc24131"/>
      <w:bookmarkStart w:id="922" w:name="_Toc29693"/>
      <w:bookmarkStart w:id="923" w:name="_Toc19503"/>
      <w:bookmarkStart w:id="924" w:name="_Toc4359"/>
      <w:bookmarkStart w:id="925" w:name="_Toc2726"/>
      <w:bookmarkStart w:id="926" w:name="_Toc1949"/>
      <w:bookmarkStart w:id="927" w:name="_Toc7439"/>
      <w:bookmarkStart w:id="928" w:name="_Toc10956"/>
      <w:bookmarkStart w:id="929" w:name="_Toc31809"/>
      <w:r>
        <w:rPr>
          <w:rFonts w:ascii="宋体" w:hAnsi="宋体" w:cs="宋体" w:hint="eastAsia"/>
          <w:lang w:eastAsia="zh-CN"/>
        </w:rPr>
        <w:t>TMS运输管理端功能</w:t>
      </w:r>
      <w:bookmarkEnd w:id="911"/>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p>
    <w:p w14:paraId="06C89E78" w14:textId="77777777" w:rsidR="007C3827" w:rsidRDefault="00000000">
      <w:pPr>
        <w:pStyle w:val="3"/>
        <w:keepNext w:val="0"/>
        <w:spacing w:line="360" w:lineRule="auto"/>
        <w:rPr>
          <w:rFonts w:ascii="宋体" w:hAnsi="宋体" w:cs="宋体" w:hint="eastAsia"/>
        </w:rPr>
      </w:pPr>
      <w:bookmarkStart w:id="930" w:name="_Toc1005800466"/>
      <w:r>
        <w:rPr>
          <w:rFonts w:ascii="宋体" w:hAnsi="宋体" w:cs="宋体" w:hint="eastAsia"/>
        </w:rPr>
        <w:t xml:space="preserve"> </w:t>
      </w:r>
      <w:bookmarkStart w:id="931" w:name="_Toc11773"/>
      <w:bookmarkStart w:id="932" w:name="_Toc3892"/>
      <w:bookmarkStart w:id="933" w:name="_Toc12111"/>
      <w:bookmarkStart w:id="934" w:name="_Toc10623"/>
      <w:bookmarkStart w:id="935" w:name="_Toc6520"/>
      <w:bookmarkStart w:id="936" w:name="_Toc21909"/>
      <w:bookmarkStart w:id="937" w:name="_Toc19708"/>
      <w:bookmarkStart w:id="938" w:name="_Toc25284"/>
      <w:bookmarkStart w:id="939" w:name="_Toc28448"/>
      <w:bookmarkStart w:id="940" w:name="_Toc18881"/>
      <w:bookmarkStart w:id="941" w:name="_Toc9232"/>
      <w:bookmarkStart w:id="942" w:name="_Toc14727"/>
      <w:bookmarkStart w:id="943" w:name="_Toc3105"/>
      <w:bookmarkStart w:id="944" w:name="_Toc18579"/>
      <w:bookmarkStart w:id="945" w:name="_Toc8575"/>
      <w:bookmarkStart w:id="946" w:name="_Toc1805"/>
      <w:bookmarkStart w:id="947" w:name="_Toc25200"/>
      <w:r>
        <w:rPr>
          <w:rFonts w:ascii="宋体" w:hAnsi="宋体" w:cs="宋体" w:hint="eastAsia"/>
        </w:rPr>
        <w:t>运单管理</w:t>
      </w:r>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p>
    <w:p w14:paraId="59741C56" w14:textId="77777777" w:rsidR="007C3827" w:rsidRDefault="00000000">
      <w:pPr>
        <w:pStyle w:val="10"/>
        <w:keepLines/>
        <w:spacing w:line="360" w:lineRule="auto"/>
        <w:jc w:val="center"/>
        <w:rPr>
          <w:rFonts w:ascii="宋体" w:hAnsi="宋体" w:cs="宋体" w:hint="eastAsia"/>
        </w:rPr>
      </w:pPr>
      <w:r>
        <w:rPr>
          <w:rFonts w:ascii="宋体" w:hAnsi="宋体" w:cs="宋体" w:hint="eastAsia"/>
          <w:noProof/>
          <w:lang w:eastAsia="zh-CN"/>
        </w:rPr>
        <w:lastRenderedPageBreak/>
        <w:drawing>
          <wp:inline distT="0" distB="0" distL="114300" distR="114300" wp14:anchorId="2CA2CB6F" wp14:editId="7C633850">
            <wp:extent cx="2644140" cy="6776085"/>
            <wp:effectExtent l="0" t="0" r="10160" b="5715"/>
            <wp:docPr id="25" name="图片 25" descr="运单流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运单流程 (3)"/>
                    <pic:cNvPicPr>
                      <a:picLocks noChangeAspect="1"/>
                    </pic:cNvPicPr>
                  </pic:nvPicPr>
                  <pic:blipFill>
                    <a:blip r:embed="rId48"/>
                    <a:stretch>
                      <a:fillRect/>
                    </a:stretch>
                  </pic:blipFill>
                  <pic:spPr>
                    <a:xfrm>
                      <a:off x="0" y="0"/>
                      <a:ext cx="2644140" cy="6776085"/>
                    </a:xfrm>
                    <a:prstGeom prst="rect">
                      <a:avLst/>
                    </a:prstGeom>
                  </pic:spPr>
                </pic:pic>
              </a:graphicData>
            </a:graphic>
          </wp:inline>
        </w:drawing>
      </w:r>
    </w:p>
    <w:p w14:paraId="566FF8AA" w14:textId="77777777" w:rsidR="007C3827" w:rsidRDefault="007C3827">
      <w:pPr>
        <w:pStyle w:val="10"/>
        <w:keepLines/>
        <w:spacing w:line="360" w:lineRule="auto"/>
        <w:rPr>
          <w:rFonts w:ascii="宋体" w:hAnsi="宋体" w:cs="宋体" w:hint="eastAsia"/>
        </w:rPr>
      </w:pPr>
    </w:p>
    <w:p w14:paraId="20A38167"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功能描述：</w:t>
      </w:r>
    </w:p>
    <w:p w14:paraId="3BA8189F" w14:textId="5F6312F0"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主要作用于</w:t>
      </w:r>
      <w:r w:rsidR="00802F1C">
        <w:rPr>
          <w:rFonts w:ascii="宋体" w:hAnsi="宋体" w:cs="宋体" w:hint="eastAsia"/>
          <w:lang w:eastAsia="zh-CN"/>
        </w:rPr>
        <w:t>SH</w:t>
      </w:r>
      <w:r>
        <w:rPr>
          <w:rFonts w:ascii="宋体" w:hAnsi="宋体" w:cs="宋体" w:hint="eastAsia"/>
          <w:lang w:eastAsia="zh-CN"/>
        </w:rPr>
        <w:t>与收货客户之间的物流承运，通过承运商、司机、客户等操作单据的流转，记录整个单据流转信息，其中包括物料运输、车辆追踪、运输节点追踪，物流管理等业务功能，职责分明，责任到人，便于整个运输业务的跟踪。功能操作主要包含新增、修改、删除、提货、派车、签收、临时议价、</w:t>
      </w:r>
      <w:r>
        <w:rPr>
          <w:rFonts w:ascii="宋体" w:hAnsi="宋体" w:cs="宋体" w:hint="eastAsia"/>
          <w:color w:val="000000"/>
          <w:lang w:eastAsia="zh-CN"/>
        </w:rPr>
        <w:t>打印送货单</w:t>
      </w:r>
      <w:r>
        <w:rPr>
          <w:rFonts w:ascii="宋体" w:hAnsi="宋体" w:cs="宋体" w:hint="eastAsia"/>
          <w:lang w:eastAsia="zh-CN"/>
        </w:rPr>
        <w:t>、导出等功能。</w:t>
      </w:r>
    </w:p>
    <w:p w14:paraId="3AC55B3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关键逻辑描述</w:t>
      </w:r>
    </w:p>
    <w:p w14:paraId="40480898"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运单类型包含正常发运、退货、调拨等，只作为运单的一类标记。</w:t>
      </w:r>
    </w:p>
    <w:p w14:paraId="267E85FD"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手动录入运单：根据订单类型、收发货地址、客户时效要求等条件进行约束，整合汇总物流订单形成新的运单。运单与物流订单的对应关系为一个运单可以包含多个物流订单，便于统一配送。</w:t>
      </w:r>
    </w:p>
    <w:p w14:paraId="5EE6FB6C"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临时议价：</w:t>
      </w:r>
    </w:p>
    <w:p w14:paraId="5E484722" w14:textId="77777777" w:rsidR="007C3827" w:rsidRDefault="00000000">
      <w:pPr>
        <w:pStyle w:val="a2"/>
        <w:keepLines/>
        <w:numPr>
          <w:ilvl w:val="0"/>
          <w:numId w:val="113"/>
        </w:numPr>
        <w:spacing w:line="360" w:lineRule="auto"/>
        <w:ind w:firstLineChars="0"/>
        <w:rPr>
          <w:rFonts w:ascii="宋体" w:hAnsi="宋体" w:cs="宋体" w:hint="eastAsia"/>
        </w:rPr>
      </w:pPr>
      <w:r>
        <w:rPr>
          <w:rFonts w:ascii="宋体" w:hAnsi="宋体" w:cs="宋体" w:hint="eastAsia"/>
        </w:rPr>
        <w:t>根据运单的起始地与终到地线路、运输方式匹配承运商信息，匹配成功则根据该承运商的运费价格体系进行计算与选定承运商；若匹配失败，则由物流部人员提起临时议价的功能，临时议价发起后，可以支持多个承运商进行报价（报价内容可包含运费价格以及运输时效），报价成功后的数据由物流人员进行审核确定，选中最合适的报价承运商进行运输；</w:t>
      </w:r>
    </w:p>
    <w:p w14:paraId="15DDC895" w14:textId="77777777" w:rsidR="007C3827" w:rsidRDefault="00000000">
      <w:pPr>
        <w:pStyle w:val="a2"/>
        <w:keepLines/>
        <w:numPr>
          <w:ilvl w:val="0"/>
          <w:numId w:val="113"/>
        </w:numPr>
        <w:spacing w:line="360" w:lineRule="auto"/>
        <w:ind w:firstLineChars="0"/>
        <w:rPr>
          <w:rFonts w:ascii="宋体" w:hAnsi="宋体" w:cs="宋体" w:hint="eastAsia"/>
        </w:rPr>
      </w:pPr>
      <w:r>
        <w:rPr>
          <w:rFonts w:ascii="宋体" w:hAnsi="宋体" w:cs="宋体" w:hint="eastAsia"/>
        </w:rPr>
        <w:t>临时议价发起时可填写截止时间，截止时间内承运商可进行报价。</w:t>
      </w:r>
    </w:p>
    <w:p w14:paraId="7864BED0"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线路时效：</w:t>
      </w:r>
    </w:p>
    <w:p w14:paraId="4BF924BA"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根据收发货地址匹配线路，将线路对应的线路时效进行显示，若客户指定线路时效，需要将线路时效进行更新，根据当前时间+线路时效获取预计到达时间</w:t>
      </w:r>
    </w:p>
    <w:p w14:paraId="3002D474"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运输方式确认：</w:t>
      </w:r>
    </w:p>
    <w:p w14:paraId="779D3AA8"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根据运输时效、物料重量/体积等条件动态计算整车、零担、快递、货代等运输方式的价格以及确认需要使用何种车型，最终由物流部人员进行选择最优的运输方式车型，可以考虑以时效为主，价格次之。</w:t>
      </w:r>
    </w:p>
    <w:p w14:paraId="65E03B09"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运输方式：根据发货计划回传的运输方式，针对自提的物流订单进行匹配生成运单信息。可进行送货单打印，运单签收等操作。此时针对自提的运单，不需要进行转车、配送等操作</w:t>
      </w:r>
    </w:p>
    <w:p w14:paraId="6645B9C9"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匹配承运商：</w:t>
      </w:r>
    </w:p>
    <w:p w14:paraId="1BF534FB"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承运商录入规则：在承运商签订合同的有效期内，一条线路只会存在一个承运商。</w:t>
      </w:r>
    </w:p>
    <w:p w14:paraId="28FE364F"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根据物流订单的客户时效要求、运输线路、运输方式等条件，匹配出对应承运商信息。</w:t>
      </w:r>
    </w:p>
    <w:p w14:paraId="3B764639"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运单费用计算逻辑：根据发货地、目的地自动匹配承运商运费价格体系计算运费，如果匹配不到价格体系的可以选择承运商提起进行临时议价；临时议价的运单进入临时议价模块推送给承运商报价，报价确认前不可对运单进行派车操作，可以修改删除。</w:t>
      </w:r>
    </w:p>
    <w:p w14:paraId="4370C429" w14:textId="77777777" w:rsidR="007C3827" w:rsidRDefault="00000000">
      <w:pPr>
        <w:keepLines/>
        <w:numPr>
          <w:ilvl w:val="0"/>
          <w:numId w:val="112"/>
        </w:numPr>
        <w:spacing w:beforeAutospacing="1" w:line="360" w:lineRule="auto"/>
        <w:rPr>
          <w:rFonts w:ascii="宋体" w:hAnsi="宋体" w:cs="宋体" w:hint="eastAsia"/>
        </w:rPr>
      </w:pPr>
      <w:r>
        <w:rPr>
          <w:rFonts w:ascii="宋体" w:hAnsi="宋体" w:cs="宋体" w:hint="eastAsia"/>
        </w:rPr>
        <w:lastRenderedPageBreak/>
        <w:t>费用计算：</w:t>
      </w:r>
    </w:p>
    <w:p w14:paraId="58222F5C" w14:textId="77777777" w:rsidR="007C3827" w:rsidRDefault="00000000">
      <w:pPr>
        <w:pStyle w:val="a2"/>
        <w:keepLines/>
        <w:numPr>
          <w:ilvl w:val="0"/>
          <w:numId w:val="114"/>
        </w:numPr>
        <w:spacing w:after="0" w:line="360" w:lineRule="auto"/>
        <w:ind w:firstLineChars="0"/>
        <w:rPr>
          <w:rFonts w:ascii="宋体" w:hAnsi="宋体" w:cs="宋体" w:hint="eastAsia"/>
        </w:rPr>
      </w:pPr>
      <w:r>
        <w:rPr>
          <w:rFonts w:ascii="宋体" w:hAnsi="宋体" w:cs="宋体" w:hint="eastAsia"/>
        </w:rPr>
        <w:t>运费：零担：线路单价*重量/体积；整车：车型单价*需求车辆数；快递：线路单价*重量/体积；货代海运（整柜）：对应集装箱规格（40GP/40HQ）运费*集装箱数；运输方式为整车时需要计算整车运费与零担方式运费的差额，并记录本单运费差额。</w:t>
      </w:r>
    </w:p>
    <w:p w14:paraId="327FCDCA" w14:textId="77777777" w:rsidR="007C3827" w:rsidRDefault="00000000">
      <w:pPr>
        <w:keepLines/>
        <w:numPr>
          <w:ilvl w:val="0"/>
          <w:numId w:val="114"/>
        </w:numPr>
        <w:spacing w:line="360" w:lineRule="auto"/>
        <w:rPr>
          <w:rFonts w:ascii="宋体" w:hAnsi="宋体" w:cs="宋体" w:hint="eastAsia"/>
          <w:lang w:eastAsia="zh-CN"/>
        </w:rPr>
      </w:pPr>
      <w:r>
        <w:rPr>
          <w:rFonts w:ascii="宋体" w:hAnsi="宋体" w:cs="宋体" w:hint="eastAsia"/>
          <w:lang w:eastAsia="zh-CN"/>
        </w:rPr>
        <w:t>送货费（零担）：根据线路获取送货费，送货费为每票运单的送货费 XX元/票，可设置当达到一定货量后不收取送货费。</w:t>
      </w:r>
    </w:p>
    <w:p w14:paraId="6C069167" w14:textId="77777777" w:rsidR="007C3827" w:rsidRDefault="00000000">
      <w:pPr>
        <w:pStyle w:val="a2"/>
        <w:keepLines/>
        <w:numPr>
          <w:ilvl w:val="0"/>
          <w:numId w:val="114"/>
        </w:numPr>
        <w:spacing w:after="0" w:line="360" w:lineRule="auto"/>
        <w:ind w:firstLineChars="0"/>
        <w:rPr>
          <w:rFonts w:ascii="宋体" w:hAnsi="宋体" w:cs="宋体" w:hint="eastAsia"/>
        </w:rPr>
      </w:pPr>
      <w:r>
        <w:rPr>
          <w:rFonts w:ascii="宋体" w:hAnsi="宋体" w:cs="宋体" w:hint="eastAsia"/>
        </w:rPr>
        <w:t>取货费（零担）：根据线路获取取货费，取货费为每票运单的取货费 XX元/票，可设置当达到一定货量后不收取送货费。</w:t>
      </w:r>
    </w:p>
    <w:p w14:paraId="53050026" w14:textId="77777777" w:rsidR="007C3827" w:rsidRDefault="00000000">
      <w:pPr>
        <w:pStyle w:val="a2"/>
        <w:keepLines/>
        <w:numPr>
          <w:ilvl w:val="0"/>
          <w:numId w:val="114"/>
        </w:numPr>
        <w:spacing w:after="0" w:line="360" w:lineRule="auto"/>
        <w:ind w:firstLineChars="0"/>
        <w:rPr>
          <w:rFonts w:ascii="宋体" w:hAnsi="宋体" w:cs="宋体" w:hint="eastAsia"/>
        </w:rPr>
      </w:pPr>
      <w:r>
        <w:rPr>
          <w:rFonts w:ascii="宋体" w:hAnsi="宋体" w:cs="宋体" w:hint="eastAsia"/>
        </w:rPr>
        <w:t>卸货费：根据箱子数量计算。</w:t>
      </w:r>
    </w:p>
    <w:p w14:paraId="01E382A8" w14:textId="77777777" w:rsidR="007C3827" w:rsidRDefault="00000000">
      <w:pPr>
        <w:pStyle w:val="a2"/>
        <w:keepLines/>
        <w:numPr>
          <w:ilvl w:val="0"/>
          <w:numId w:val="114"/>
        </w:numPr>
        <w:spacing w:after="0" w:line="360" w:lineRule="auto"/>
        <w:ind w:firstLineChars="0"/>
        <w:rPr>
          <w:rFonts w:ascii="宋体" w:hAnsi="宋体" w:cs="宋体" w:hint="eastAsia"/>
        </w:rPr>
      </w:pPr>
      <w:r>
        <w:rPr>
          <w:rFonts w:ascii="宋体" w:hAnsi="宋体" w:cs="宋体" w:hint="eastAsia"/>
        </w:rPr>
        <w:t>THC：根据货柜数*THC单价 计算。</w:t>
      </w:r>
    </w:p>
    <w:p w14:paraId="10181A23" w14:textId="77777777" w:rsidR="007C3827" w:rsidRDefault="00000000">
      <w:pPr>
        <w:pStyle w:val="a2"/>
        <w:keepLines/>
        <w:numPr>
          <w:ilvl w:val="0"/>
          <w:numId w:val="114"/>
        </w:numPr>
        <w:spacing w:after="0" w:line="360" w:lineRule="auto"/>
        <w:ind w:firstLineChars="0"/>
        <w:rPr>
          <w:rFonts w:ascii="宋体" w:hAnsi="宋体" w:cs="宋体" w:hint="eastAsia"/>
        </w:rPr>
      </w:pPr>
      <w:r>
        <w:rPr>
          <w:rFonts w:ascii="宋体" w:hAnsi="宋体" w:cs="宋体" w:hint="eastAsia"/>
        </w:rPr>
        <w:t>托卡费：根据货柜数*托卡费单价 计算。</w:t>
      </w:r>
    </w:p>
    <w:p w14:paraId="07AF5F8D" w14:textId="77777777" w:rsidR="007C3827" w:rsidRPr="007C3827" w:rsidRDefault="00000000">
      <w:pPr>
        <w:pStyle w:val="a2"/>
        <w:keepLines/>
        <w:numPr>
          <w:ilvl w:val="255"/>
          <w:numId w:val="0"/>
        </w:numPr>
        <w:spacing w:after="0" w:line="360" w:lineRule="auto"/>
        <w:ind w:left="420" w:firstLine="420"/>
        <w:rPr>
          <w:del w:id="948" w:author="风月无边" w:date="2023-06-03T14:31:00Z"/>
          <w:rFonts w:ascii="宋体" w:hAnsi="宋体" w:cs="宋体" w:hint="eastAsia"/>
          <w:highlight w:val="red"/>
          <w:rPrChange w:id="949" w:author="风月无边" w:date="2023-06-03T14:29:00Z">
            <w:rPr>
              <w:del w:id="950" w:author="风月无边" w:date="2023-06-03T14:31:00Z"/>
              <w:rFonts w:ascii="宋体" w:hAnsi="宋体" w:cs="宋体" w:hint="eastAsia"/>
              <w:color w:val="0000FF"/>
              <w:highlight w:val="red"/>
            </w:rPr>
          </w:rPrChange>
        </w:rPr>
      </w:pPr>
      <w:del w:id="951" w:author="风月无边" w:date="2023-06-03T14:29:00Z">
        <w:r>
          <w:rPr>
            <w:rFonts w:ascii="宋体" w:hAnsi="宋体" w:cs="宋体" w:hint="eastAsia"/>
            <w:color w:val="000000" w:themeColor="text1"/>
            <w:rPrChange w:id="952" w:author="风月无边" w:date="2023-06-03T14:29:00Z">
              <w:rPr>
                <w:rFonts w:ascii="宋体" w:hAnsi="宋体" w:cs="宋体" w:hint="eastAsia"/>
              </w:rPr>
            </w:rPrChange>
          </w:rPr>
          <w:delText>运单生成后，将运单信</w:delText>
        </w:r>
        <w:r>
          <w:rPr>
            <w:rFonts w:ascii="宋体" w:hAnsi="宋体" w:cs="宋体" w:hint="eastAsia"/>
            <w:color w:val="0000FF"/>
            <w:rPrChange w:id="953" w:author="风月无边" w:date="2023-06-03T14:29:00Z">
              <w:rPr>
                <w:rFonts w:ascii="宋体" w:hAnsi="宋体" w:cs="宋体" w:hint="eastAsia"/>
              </w:rPr>
            </w:rPrChange>
          </w:rPr>
          <w:delText>息生成至PDF中，按照PDF的方式将邮件发送至代理商客户（客户信息中获取客户邮箱），模板信息包括运单信息（客户名称、承运商信息、联系方式、快递单号等）、物料明细信息。</w:delText>
        </w:r>
      </w:del>
    </w:p>
    <w:p w14:paraId="6DF15C7E" w14:textId="77777777" w:rsidR="007C3827" w:rsidRDefault="00000000">
      <w:pPr>
        <w:pStyle w:val="a2"/>
        <w:keepLines/>
        <w:spacing w:after="0" w:line="360" w:lineRule="auto"/>
        <w:ind w:left="420" w:firstLineChars="0" w:firstLine="0"/>
        <w:rPr>
          <w:del w:id="954" w:author="风月无边" w:date="2023-06-03T14:31:00Z"/>
          <w:rFonts w:ascii="宋体" w:hAnsi="宋体" w:cs="宋体" w:hint="eastAsia"/>
        </w:rPr>
      </w:pPr>
      <w:del w:id="955" w:author="风月无边" w:date="2023-06-03T14:31:00Z">
        <w:r>
          <w:rPr>
            <w:rFonts w:ascii="宋体" w:hAnsi="宋体" w:cs="宋体"/>
          </w:rPr>
          <w:delText>新昌</w:delText>
        </w:r>
        <w:r>
          <w:rPr>
            <w:rFonts w:ascii="宋体" w:hAnsi="宋体" w:cs="宋体" w:hint="eastAsia"/>
          </w:rPr>
          <w:delText>模板：</w:delText>
        </w:r>
      </w:del>
    </w:p>
    <w:p w14:paraId="5F76376C" w14:textId="77777777" w:rsidR="007C3827" w:rsidRDefault="00000000">
      <w:pPr>
        <w:pStyle w:val="a2"/>
        <w:keepLines/>
        <w:spacing w:after="0" w:line="360" w:lineRule="auto"/>
        <w:ind w:left="420" w:firstLineChars="0" w:firstLine="0"/>
        <w:rPr>
          <w:rFonts w:ascii="宋体" w:hAnsi="宋体" w:cs="宋体" w:hint="eastAsia"/>
          <w:b/>
          <w:color w:val="FF0000"/>
        </w:rPr>
      </w:pPr>
      <w:del w:id="956" w:author="风月无边" w:date="2023-06-03T14:31:00Z">
        <w:r>
          <w:rPr>
            <w:rFonts w:ascii="宋体" w:hAnsi="宋体" w:cs="宋体" w:hint="eastAsia"/>
            <w:b/>
            <w:noProof/>
            <w:color w:val="FF0000"/>
          </w:rPr>
          <w:drawing>
            <wp:inline distT="0" distB="0" distL="114300" distR="114300" wp14:anchorId="057450D9" wp14:editId="5A4E4B01">
              <wp:extent cx="5748655" cy="173990"/>
              <wp:effectExtent l="0" t="0" r="4445" b="1651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49"/>
                      <a:stretch>
                        <a:fillRect/>
                      </a:stretch>
                    </pic:blipFill>
                    <pic:spPr>
                      <a:xfrm>
                        <a:off x="0" y="0"/>
                        <a:ext cx="5748655" cy="173990"/>
                      </a:xfrm>
                      <a:prstGeom prst="rect">
                        <a:avLst/>
                      </a:prstGeom>
                    </pic:spPr>
                  </pic:pic>
                </a:graphicData>
              </a:graphic>
            </wp:inline>
          </w:drawing>
        </w:r>
      </w:del>
    </w:p>
    <w:p w14:paraId="55390891"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提货：</w:t>
      </w:r>
    </w:p>
    <w:p w14:paraId="080A96D2" w14:textId="77777777" w:rsidR="007C3827" w:rsidRDefault="00000000">
      <w:pPr>
        <w:pStyle w:val="a2"/>
        <w:keepLines/>
        <w:numPr>
          <w:ilvl w:val="0"/>
          <w:numId w:val="115"/>
        </w:numPr>
        <w:spacing w:after="0" w:line="360" w:lineRule="auto"/>
        <w:ind w:firstLineChars="0"/>
        <w:rPr>
          <w:rFonts w:ascii="宋体" w:hAnsi="宋体" w:cs="宋体" w:hint="eastAsia"/>
        </w:rPr>
      </w:pPr>
      <w:r>
        <w:rPr>
          <w:rFonts w:ascii="宋体" w:hAnsi="宋体" w:cs="宋体" w:hint="eastAsia"/>
        </w:rPr>
        <w:t>承运商指派提货任务时，勾选运单分配状态为未分配或者部分分配的运单信息，罗列出所选运单的所有物料订单信息，选择需要分配的物料信息，针对每种物料进行分配重量、体积、数量等数据，便于司机查看此次提货任务的详细数据。</w:t>
      </w:r>
    </w:p>
    <w:p w14:paraId="1948983C" w14:textId="77777777" w:rsidR="007C3827" w:rsidRDefault="00000000">
      <w:pPr>
        <w:pStyle w:val="a2"/>
        <w:keepLines/>
        <w:numPr>
          <w:ilvl w:val="0"/>
          <w:numId w:val="115"/>
        </w:numPr>
        <w:spacing w:after="0" w:line="360" w:lineRule="auto"/>
        <w:ind w:firstLineChars="0"/>
        <w:rPr>
          <w:rFonts w:ascii="宋体" w:hAnsi="宋体" w:cs="宋体" w:hint="eastAsia"/>
        </w:rPr>
      </w:pPr>
      <w:r>
        <w:rPr>
          <w:rFonts w:ascii="宋体" w:hAnsi="宋体" w:cs="宋体" w:hint="eastAsia"/>
        </w:rPr>
        <w:t>同时选择司机姓名、司机电话、车牌号，提货月台、选择提货的要求到厂时间（判断提货仓库是否存在到场时间冲突的提货任务（判断参数设置的时间段内），存在冲突需要另选时间）等进行任务单主信息的维护，生成任务单信息。</w:t>
      </w:r>
    </w:p>
    <w:p w14:paraId="1104F424" w14:textId="77777777" w:rsidR="007C3827" w:rsidRDefault="00000000">
      <w:pPr>
        <w:pStyle w:val="a2"/>
        <w:keepLines/>
        <w:numPr>
          <w:ilvl w:val="0"/>
          <w:numId w:val="115"/>
        </w:numPr>
        <w:spacing w:after="0" w:line="360" w:lineRule="auto"/>
        <w:ind w:firstLineChars="0"/>
        <w:rPr>
          <w:rFonts w:ascii="宋体" w:hAnsi="宋体" w:cs="宋体" w:hint="eastAsia"/>
        </w:rPr>
      </w:pPr>
      <w:r>
        <w:rPr>
          <w:rFonts w:ascii="宋体" w:hAnsi="宋体" w:cs="宋体" w:hint="eastAsia"/>
        </w:rPr>
        <w:t>任务单创建完成时，任务单状态默认初始到厂状态，任务类型为提货，司机默认接单，可随时在要求到厂时间内进行入厂装车，同时仓库可通过看板查看司机的任务单情况。此时的数据关系为一个任务单只能对应一个运单，一个任务单却可以对应多条物流订单明细。同时运单的任务状态为提货承运。</w:t>
      </w:r>
    </w:p>
    <w:p w14:paraId="0616C15A" w14:textId="77777777" w:rsidR="007C3827" w:rsidRDefault="00000000">
      <w:pPr>
        <w:keepLines/>
        <w:numPr>
          <w:ilvl w:val="0"/>
          <w:numId w:val="112"/>
        </w:numPr>
        <w:spacing w:line="360" w:lineRule="auto"/>
        <w:rPr>
          <w:rFonts w:ascii="宋体" w:hAnsi="宋体" w:cs="宋体" w:hint="eastAsia"/>
        </w:rPr>
      </w:pPr>
      <w:r>
        <w:rPr>
          <w:rFonts w:ascii="宋体" w:hAnsi="宋体" w:cs="宋体" w:hint="eastAsia"/>
        </w:rPr>
        <w:t>派车：</w:t>
      </w:r>
    </w:p>
    <w:p w14:paraId="32045CFB" w14:textId="77777777" w:rsidR="007C3827" w:rsidRDefault="00000000">
      <w:pPr>
        <w:pStyle w:val="a2"/>
        <w:keepLines/>
        <w:numPr>
          <w:ilvl w:val="0"/>
          <w:numId w:val="116"/>
        </w:numPr>
        <w:spacing w:after="0" w:line="360" w:lineRule="auto"/>
        <w:ind w:firstLineChars="0"/>
        <w:rPr>
          <w:rFonts w:ascii="宋体" w:hAnsi="宋体" w:cs="宋体" w:hint="eastAsia"/>
        </w:rPr>
      </w:pPr>
      <w:r>
        <w:rPr>
          <w:rFonts w:ascii="宋体" w:hAnsi="宋体" w:cs="宋体" w:hint="eastAsia"/>
        </w:rPr>
        <w:t>已提货未签收的运单，承运商可进行派车操作；</w:t>
      </w:r>
    </w:p>
    <w:p w14:paraId="6C6FE75E" w14:textId="77777777" w:rsidR="007C3827" w:rsidRDefault="00000000">
      <w:pPr>
        <w:pStyle w:val="a2"/>
        <w:keepLines/>
        <w:numPr>
          <w:ilvl w:val="0"/>
          <w:numId w:val="116"/>
        </w:numPr>
        <w:spacing w:after="0" w:line="360" w:lineRule="auto"/>
        <w:ind w:firstLineChars="0"/>
        <w:rPr>
          <w:rFonts w:ascii="宋体" w:hAnsi="宋体" w:cs="宋体" w:hint="eastAsia"/>
        </w:rPr>
      </w:pPr>
      <w:r>
        <w:rPr>
          <w:rFonts w:ascii="宋体" w:hAnsi="宋体" w:cs="宋体" w:hint="eastAsia"/>
        </w:rPr>
        <w:lastRenderedPageBreak/>
        <w:t>选择运单点击派车后添加派车车牌号、司机姓名、联系电话、派车节点（干线运输、转车运输、配送运输）、发运开始时间（必填，默认当前）、发运结束时间（非必填）。</w:t>
      </w:r>
    </w:p>
    <w:p w14:paraId="1C0BE75A" w14:textId="77777777" w:rsidR="007C3827" w:rsidRDefault="00000000">
      <w:pPr>
        <w:pStyle w:val="a2"/>
        <w:keepLines/>
        <w:numPr>
          <w:ilvl w:val="0"/>
          <w:numId w:val="116"/>
        </w:numPr>
        <w:spacing w:after="0" w:line="360" w:lineRule="auto"/>
        <w:ind w:firstLineChars="0"/>
        <w:rPr>
          <w:rFonts w:ascii="宋体" w:hAnsi="宋体" w:cs="宋体" w:hint="eastAsia"/>
        </w:rPr>
      </w:pPr>
      <w:r>
        <w:rPr>
          <w:rFonts w:ascii="宋体" w:hAnsi="宋体" w:cs="宋体" w:hint="eastAsia"/>
        </w:rPr>
        <w:t>根据任务单生成对应数据的任务单，更新运单的任务状态（运输中）、更新人、更新时间。</w:t>
      </w:r>
    </w:p>
    <w:p w14:paraId="0FB7383F" w14:textId="77777777" w:rsidR="007C3827" w:rsidRDefault="00000000">
      <w:pPr>
        <w:pStyle w:val="a2"/>
        <w:keepLines/>
        <w:numPr>
          <w:ilvl w:val="0"/>
          <w:numId w:val="116"/>
        </w:numPr>
        <w:spacing w:after="0" w:line="360" w:lineRule="auto"/>
        <w:ind w:firstLineChars="0"/>
        <w:rPr>
          <w:rFonts w:ascii="宋体" w:hAnsi="宋体" w:cs="宋体" w:hint="eastAsia"/>
        </w:rPr>
      </w:pPr>
      <w:r>
        <w:rPr>
          <w:rFonts w:ascii="宋体" w:hAnsi="宋体" w:cs="宋体" w:hint="eastAsia"/>
        </w:rPr>
        <w:t>更新上一任务订单的任务状态为任务结束，记录结束时间与结束人等信息</w:t>
      </w:r>
    </w:p>
    <w:p w14:paraId="02F5867B"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签收：在运单提货后，如果司机没有进行签收操作，承运商和物流部门可对运单进行签收操作签收时可修改货品签收数量，签收时必须上传回单图片。</w:t>
      </w:r>
    </w:p>
    <w:p w14:paraId="2034DC00"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打印送货单：选择运单打印送货单，送货单交由承运商和客户确认签收和承运商对账；需要根据客户、收货地址、收货人生成送货单，如果运单存在多个客户、收货地址、收货人需要生成多张送货单。</w:t>
      </w:r>
    </w:p>
    <w:p w14:paraId="26E8B223" w14:textId="77777777" w:rsidR="007C3827" w:rsidRDefault="00000000">
      <w:pPr>
        <w:keepLines/>
        <w:numPr>
          <w:ilvl w:val="0"/>
          <w:numId w:val="112"/>
        </w:numPr>
        <w:spacing w:line="360" w:lineRule="auto"/>
        <w:rPr>
          <w:rFonts w:ascii="宋体" w:hAnsi="宋体" w:cs="宋体" w:hint="eastAsia"/>
          <w:lang w:eastAsia="zh-CN"/>
        </w:rPr>
      </w:pPr>
      <w:r>
        <w:rPr>
          <w:rFonts w:ascii="宋体" w:hAnsi="宋体" w:cs="宋体" w:hint="eastAsia"/>
          <w:lang w:eastAsia="zh-CN"/>
        </w:rPr>
        <w:t>快递查询：运输方式为快递的运单，新增修改时可填写快递单号，可根据快递单号查询快递运输节点信息（快递100，查询为0.04-0.1元/次）。</w:t>
      </w:r>
    </w:p>
    <w:p w14:paraId="4806B3CB" w14:textId="77777777" w:rsidR="007C3827" w:rsidRDefault="00000000">
      <w:pPr>
        <w:pStyle w:val="a2"/>
        <w:keepLines/>
        <w:spacing w:line="360" w:lineRule="auto"/>
        <w:ind w:left="420" w:firstLineChars="0" w:firstLine="0"/>
        <w:rPr>
          <w:rFonts w:ascii="宋体" w:hAnsi="宋体" w:cs="宋体" w:hint="eastAsia"/>
        </w:rPr>
      </w:pPr>
      <w:r>
        <w:rPr>
          <w:rFonts w:ascii="宋体" w:hAnsi="宋体" w:cs="宋体" w:hint="eastAsia"/>
          <w:noProof/>
        </w:rPr>
        <w:drawing>
          <wp:inline distT="0" distB="0" distL="114300" distR="114300" wp14:anchorId="08A04BB8" wp14:editId="088589F8">
            <wp:extent cx="5753735" cy="3074035"/>
            <wp:effectExtent l="0" t="0" r="12065" b="1206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50"/>
                    <a:stretch>
                      <a:fillRect/>
                    </a:stretch>
                  </pic:blipFill>
                  <pic:spPr>
                    <a:xfrm>
                      <a:off x="0" y="0"/>
                      <a:ext cx="5753735" cy="3074035"/>
                    </a:xfrm>
                    <a:prstGeom prst="rect">
                      <a:avLst/>
                    </a:prstGeom>
                    <a:noFill/>
                    <a:ln>
                      <a:noFill/>
                    </a:ln>
                  </pic:spPr>
                </pic:pic>
              </a:graphicData>
            </a:graphic>
          </wp:inline>
        </w:drawing>
      </w:r>
    </w:p>
    <w:p w14:paraId="442C4CBC"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288A7E7"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功能按钮：查询、新增、修改、删除、提货、干线运输、中转、配送、签收、打印送货单、节点跟踪。</w:t>
      </w:r>
    </w:p>
    <w:p w14:paraId="7F9E406D"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查询条件：运单编号，承运商，运单状态（不同运单节点状态）、运输方式、运单日期（时间范围）。</w:t>
      </w:r>
    </w:p>
    <w:p w14:paraId="751A8B02"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lastRenderedPageBreak/>
        <w:t>列表字段：运单编号，承运商、发货地、收货地、线路、运单日期、要求到货时间、运输方式、运单状态、线路时效、运单类型、贸易类型（外贸/内贸）、车型、需求车数、快递单号、运费、卸货费、订舱费、THC、报关费、拖卡费、待时费、超远配送费、油价费、托盘返回费、其他费用1、其他费用2、交货日期，是否回单、收货人、时效要求、运单状态（初始状态）、运单分配状态（初始状态、部分分配、已分配）、运单提货状态（未提货，部分提货、已提货）、运单干线状态（未干线运输、部分干线运输、已干线运输）、运单中转状态（未中转、部分中转、已中转）、运单配送状态（未配送、部分配送、已配送）、运单签收状态（未签收、部分签收、已签收）、总费用、回单份数、是否打托。</w:t>
      </w:r>
    </w:p>
    <w:p w14:paraId="1653BDD8" w14:textId="0595D029" w:rsidR="007C3827" w:rsidRDefault="00000000">
      <w:pPr>
        <w:pStyle w:val="a2"/>
        <w:keepLines/>
        <w:spacing w:line="360" w:lineRule="auto"/>
        <w:ind w:left="420" w:firstLineChars="0"/>
        <w:rPr>
          <w:rFonts w:ascii="宋体" w:hAnsi="宋体" w:cs="宋体" w:hint="eastAsia"/>
        </w:rPr>
      </w:pPr>
      <w:r>
        <w:rPr>
          <w:rFonts w:ascii="宋体" w:hAnsi="宋体" w:cs="宋体" w:hint="eastAsia"/>
        </w:rPr>
        <w:t>明细字段：</w:t>
      </w:r>
      <w:ins w:id="957" w:author="风月无边" w:date="2023-04-25T21:04:00Z">
        <w:r>
          <w:rPr>
            <w:rFonts w:ascii="宋体" w:hAnsi="宋体" w:cs="宋体" w:hint="eastAsia"/>
          </w:rPr>
          <w:t>客户名称、发货地、</w:t>
        </w:r>
      </w:ins>
      <w:ins w:id="958" w:author="风月无边" w:date="2023-04-25T21:06:00Z">
        <w:r>
          <w:rPr>
            <w:rFonts w:ascii="宋体" w:hAnsi="宋体" w:cs="宋体" w:hint="eastAsia"/>
          </w:rPr>
          <w:t>收货人、</w:t>
        </w:r>
      </w:ins>
      <w:ins w:id="959" w:author="风月无边" w:date="2023-04-25T21:04:00Z">
        <w:r>
          <w:rPr>
            <w:rFonts w:ascii="宋体" w:hAnsi="宋体" w:cs="宋体" w:hint="eastAsia"/>
          </w:rPr>
          <w:t>收货地、</w:t>
        </w:r>
      </w:ins>
      <w:ins w:id="960" w:author="风月无边" w:date="2023-04-25T21:05:00Z">
        <w:r>
          <w:rPr>
            <w:rFonts w:ascii="宋体" w:hAnsi="宋体" w:cs="宋体" w:hint="eastAsia"/>
          </w:rPr>
          <w:t>收货电话、</w:t>
        </w:r>
      </w:ins>
      <w:r>
        <w:rPr>
          <w:rFonts w:ascii="宋体" w:hAnsi="宋体" w:cs="宋体" w:hint="eastAsia"/>
        </w:rPr>
        <w:t>项目名称、物流订单号、客户订单号、</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型号、规格、物料名称、计量单位、发货数量、每箱数量、箱数、零头箱数量、托数、每箱重量、每箱体积、总箱数、总重量、总体积、到货时间、发货仓库、去向仓库。</w:t>
      </w:r>
    </w:p>
    <w:p w14:paraId="25A6D386"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新增</w:t>
      </w:r>
    </w:p>
    <w:p w14:paraId="0C0D7D2C" w14:textId="77777777" w:rsidR="007C3827" w:rsidRDefault="00000000">
      <w:pPr>
        <w:pStyle w:val="a2"/>
        <w:keepLines/>
        <w:spacing w:line="360" w:lineRule="auto"/>
        <w:ind w:left="420" w:firstLineChars="200"/>
        <w:rPr>
          <w:rFonts w:ascii="宋体" w:hAnsi="宋体" w:cs="宋体" w:hint="eastAsia"/>
        </w:rPr>
      </w:pPr>
      <w:r>
        <w:rPr>
          <w:rFonts w:ascii="宋体" w:hAnsi="宋体" w:cs="宋体" w:hint="eastAsia"/>
        </w:rPr>
        <w:t>页面字段：运单编号、承运商名称、线路信息、要求到货日期、发货地、收货地、运单日期、运输方式（零担、专车、快递、货代）、运单类型、贸易类型（外贸/内贸）、车型（专车发运时可选择）、需求车数（专车发运时选择）、快递单号（快递发运时填写）、运费、装卸费、待时费、订舱费、THC、报关费、拖卡费、超远配送费、油价费、其他费用1、其他费用2、总费用、回单份数、是否打托（默认是，计算总重量总体积时需要将托盘的重量体积算入，如果选否则不需要计算托数和托盘的重量体积）。</w:t>
      </w:r>
    </w:p>
    <w:p w14:paraId="7C87AB04" w14:textId="78D7C182" w:rsidR="007C3827" w:rsidRDefault="00000000">
      <w:pPr>
        <w:pStyle w:val="a2"/>
        <w:keepLines/>
        <w:spacing w:line="360" w:lineRule="auto"/>
        <w:ind w:left="420" w:firstLineChars="200"/>
        <w:rPr>
          <w:rFonts w:ascii="宋体" w:hAnsi="宋体" w:cs="宋体" w:hint="eastAsia"/>
        </w:rPr>
      </w:pPr>
      <w:r>
        <w:rPr>
          <w:rFonts w:ascii="宋体" w:hAnsi="宋体" w:cs="宋体" w:hint="eastAsia"/>
        </w:rPr>
        <w:t>明细字段：</w:t>
      </w:r>
      <w:ins w:id="961" w:author="风月无边" w:date="2023-04-25T21:07:00Z">
        <w:r>
          <w:rPr>
            <w:rFonts w:ascii="宋体" w:hAnsi="宋体" w:cs="宋体" w:hint="eastAsia"/>
          </w:rPr>
          <w:t>客户名称、发货地、收货人、收货地、收货电话、</w:t>
        </w:r>
      </w:ins>
      <w:r>
        <w:rPr>
          <w:rFonts w:ascii="宋体" w:hAnsi="宋体" w:cs="宋体" w:hint="eastAsia"/>
        </w:rPr>
        <w:t>项目名称、物流订单号、客户订单号、</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型号、规格、物料名称、计量单位、发货数量、每箱数量、箱数、零头箱数量、托数、每箱重量、每箱体积、总箱数、总重量、总体积、到货时间、发货仓库、去向仓库、物流订单号。</w:t>
      </w:r>
    </w:p>
    <w:p w14:paraId="7BB8B4D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修改：字段与新增相同</w:t>
      </w:r>
    </w:p>
    <w:p w14:paraId="77FE3D4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提货：</w:t>
      </w:r>
    </w:p>
    <w:p w14:paraId="6F82786E" w14:textId="77777777" w:rsidR="007C3827" w:rsidRDefault="00000000">
      <w:pPr>
        <w:pStyle w:val="a2"/>
        <w:keepLines/>
        <w:spacing w:line="360" w:lineRule="auto"/>
        <w:ind w:firstLineChars="299" w:firstLine="628"/>
        <w:rPr>
          <w:rFonts w:ascii="宋体" w:hAnsi="宋体" w:cs="宋体" w:hint="eastAsia"/>
        </w:rPr>
      </w:pPr>
      <w:r>
        <w:rPr>
          <w:rFonts w:ascii="宋体" w:hAnsi="宋体" w:cs="宋体" w:hint="eastAsia"/>
        </w:rPr>
        <w:t>任务单编号、运单编号、司机姓名、司机电话、车牌号、提货月台、要求到厂时间、任务类型、任务状态。</w:t>
      </w:r>
    </w:p>
    <w:p w14:paraId="7B52FC7C" w14:textId="77777777" w:rsidR="007C3827" w:rsidRDefault="00000000">
      <w:pPr>
        <w:pStyle w:val="a2"/>
        <w:keepLines/>
        <w:spacing w:line="360" w:lineRule="auto"/>
        <w:ind w:firstLineChars="299" w:firstLine="628"/>
        <w:rPr>
          <w:rFonts w:ascii="宋体" w:hAnsi="宋体" w:cs="宋体" w:hint="eastAsia"/>
        </w:rPr>
      </w:pPr>
      <w:r>
        <w:rPr>
          <w:rFonts w:ascii="宋体" w:hAnsi="宋体" w:cs="宋体" w:hint="eastAsia"/>
        </w:rPr>
        <w:t>明细：</w:t>
      </w:r>
    </w:p>
    <w:p w14:paraId="39AD09DF" w14:textId="4FF8FAB3" w:rsidR="007C3827" w:rsidRDefault="00000000">
      <w:pPr>
        <w:pStyle w:val="a2"/>
        <w:keepLines/>
        <w:spacing w:line="360" w:lineRule="auto"/>
        <w:ind w:left="420" w:firstLineChars="0"/>
        <w:rPr>
          <w:rFonts w:ascii="宋体" w:hAnsi="宋体" w:cs="宋体" w:hint="eastAsia"/>
        </w:rPr>
      </w:pPr>
      <w:r>
        <w:rPr>
          <w:rFonts w:ascii="宋体" w:hAnsi="宋体" w:cs="宋体" w:hint="eastAsia"/>
        </w:rPr>
        <w:lastRenderedPageBreak/>
        <w:t>项目名称、</w:t>
      </w:r>
      <w:r w:rsidR="00802F1C">
        <w:rPr>
          <w:rFonts w:ascii="宋体" w:hAnsi="宋体" w:cs="宋体" w:hint="eastAsia"/>
        </w:rPr>
        <w:t>SH</w:t>
      </w:r>
      <w:r>
        <w:rPr>
          <w:rFonts w:ascii="宋体" w:hAnsi="宋体" w:cs="宋体" w:hint="eastAsia"/>
        </w:rPr>
        <w:t>物料号、物流订单号、客户订单号、客户物料号、</w:t>
      </w:r>
      <w:r w:rsidR="00802F1C">
        <w:rPr>
          <w:rFonts w:ascii="宋体" w:hAnsi="宋体" w:cs="宋体" w:hint="eastAsia"/>
        </w:rPr>
        <w:t>SH</w:t>
      </w:r>
      <w:r>
        <w:rPr>
          <w:rFonts w:ascii="宋体" w:hAnsi="宋体" w:cs="宋体" w:hint="eastAsia"/>
        </w:rPr>
        <w:t>型号、规格、物料名称、计量单位、物品类型、发货数量、实际分配数量、每箱数量、箱数、零头箱数量、总箱数、到货时间、发货仓库、去向仓库、物流订单号。</w:t>
      </w:r>
    </w:p>
    <w:p w14:paraId="3E608E59"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派车</w:t>
      </w:r>
    </w:p>
    <w:p w14:paraId="1941BA1C"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页面字段：车牌号、司机姓名、司机电话、任务节点（中转运输、转车运输、配送运输）、承运开始时间、承运结束时间。</w:t>
      </w:r>
    </w:p>
    <w:p w14:paraId="098D8C7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签收：</w:t>
      </w:r>
    </w:p>
    <w:p w14:paraId="16530907"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签收时间、签收状态、签收人、签收图片。</w:t>
      </w:r>
    </w:p>
    <w:p w14:paraId="0A8E09D1"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运单追踪：</w:t>
      </w:r>
    </w:p>
    <w:p w14:paraId="061B5A37" w14:textId="77777777" w:rsidR="007C3827" w:rsidRDefault="00000000">
      <w:pPr>
        <w:pStyle w:val="a2"/>
        <w:keepLines/>
        <w:spacing w:line="360" w:lineRule="auto"/>
        <w:ind w:firstLineChars="200"/>
        <w:rPr>
          <w:rFonts w:ascii="宋体" w:hAnsi="宋体" w:cs="宋体" w:hint="eastAsia"/>
        </w:rPr>
      </w:pPr>
      <w:r>
        <w:rPr>
          <w:rFonts w:ascii="宋体" w:hAnsi="宋体" w:cs="宋体" w:hint="eastAsia"/>
        </w:rPr>
        <w:t>运单列表操作列中添加运单追踪按钮，点击查看运单操作节点状态、操作时间、操作人、车牌号、车辆位置。</w:t>
      </w:r>
    </w:p>
    <w:p w14:paraId="6260A7CD"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临时议价：</w:t>
      </w:r>
    </w:p>
    <w:p w14:paraId="311249AD" w14:textId="77777777" w:rsidR="007C3827" w:rsidRDefault="00000000">
      <w:pPr>
        <w:pStyle w:val="a2"/>
        <w:keepLines/>
        <w:spacing w:line="360" w:lineRule="auto"/>
        <w:ind w:firstLineChars="0"/>
        <w:rPr>
          <w:rFonts w:ascii="宋体" w:hAnsi="宋体" w:cs="宋体" w:hint="eastAsia"/>
        </w:rPr>
      </w:pPr>
      <w:r>
        <w:rPr>
          <w:rFonts w:ascii="宋体" w:hAnsi="宋体" w:cs="宋体" w:hint="eastAsia"/>
        </w:rPr>
        <w:t>发起页面：运单编号、交货日期、是否回单、发货地、收货地、时效要求、运输方式。</w:t>
      </w:r>
    </w:p>
    <w:p w14:paraId="25A14266" w14:textId="1C31CF53" w:rsidR="007C3827" w:rsidRDefault="00000000">
      <w:pPr>
        <w:pStyle w:val="a2"/>
        <w:keepLines/>
        <w:spacing w:line="360" w:lineRule="auto"/>
        <w:ind w:left="420" w:firstLineChars="0"/>
        <w:rPr>
          <w:rFonts w:ascii="宋体" w:hAnsi="宋体" w:cs="宋体" w:hint="eastAsia"/>
        </w:rPr>
      </w:pPr>
      <w:r>
        <w:rPr>
          <w:rFonts w:ascii="宋体" w:hAnsi="宋体" w:cs="宋体" w:hint="eastAsia"/>
        </w:rPr>
        <w:t>物料明细：项目名称、物流订单号、客户订单号、</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型号、规格、物料名称、计量单位、物品类型、发货数量、每箱数量、箱数、零头箱数量、总箱数、到货时间、发货仓库、去向仓库。</w:t>
      </w:r>
    </w:p>
    <w:p w14:paraId="367D00A6" w14:textId="77777777" w:rsidR="007C3827" w:rsidRDefault="00000000">
      <w:pPr>
        <w:pStyle w:val="3"/>
        <w:keepNext w:val="0"/>
        <w:spacing w:line="360" w:lineRule="auto"/>
        <w:rPr>
          <w:rFonts w:ascii="宋体" w:hAnsi="宋体" w:cs="宋体" w:hint="eastAsia"/>
        </w:rPr>
      </w:pPr>
      <w:bookmarkStart w:id="962" w:name="_Toc22346"/>
      <w:bookmarkStart w:id="963" w:name="_Toc6542"/>
      <w:bookmarkStart w:id="964" w:name="_Toc30058"/>
      <w:bookmarkStart w:id="965" w:name="_Toc15173"/>
      <w:bookmarkStart w:id="966" w:name="_Toc15851"/>
      <w:bookmarkStart w:id="967" w:name="_Toc18437"/>
      <w:bookmarkStart w:id="968" w:name="_Toc7330"/>
      <w:bookmarkStart w:id="969" w:name="_Toc20048"/>
      <w:bookmarkStart w:id="970" w:name="_Toc1480"/>
      <w:bookmarkStart w:id="971" w:name="_Toc20674"/>
      <w:bookmarkStart w:id="972" w:name="_Toc15275"/>
      <w:bookmarkStart w:id="973" w:name="_Toc14716"/>
      <w:bookmarkStart w:id="974" w:name="_Toc32431"/>
      <w:bookmarkStart w:id="975" w:name="_Toc17804"/>
      <w:bookmarkStart w:id="976" w:name="_Toc9114"/>
      <w:bookmarkStart w:id="977" w:name="_Toc5646"/>
      <w:bookmarkStart w:id="978" w:name="_Toc4196"/>
      <w:r>
        <w:rPr>
          <w:rFonts w:ascii="宋体" w:hAnsi="宋体" w:cs="宋体" w:hint="eastAsia"/>
        </w:rPr>
        <w:t>智能配载工具</w:t>
      </w:r>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748E9F9E"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功能描述：</w:t>
      </w:r>
    </w:p>
    <w:p w14:paraId="1E8E5CE6"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主要用于发运时计算集装箱和车辆需求数并生成打包计划。</w:t>
      </w:r>
    </w:p>
    <w:p w14:paraId="568E97A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75BDE8B" w14:textId="77777777" w:rsidR="007C3827" w:rsidRDefault="00000000">
      <w:pPr>
        <w:pStyle w:val="10"/>
        <w:keepLines/>
        <w:spacing w:line="360" w:lineRule="auto"/>
        <w:rPr>
          <w:rFonts w:ascii="宋体" w:hAnsi="宋体" w:cs="宋体" w:hint="eastAsia"/>
          <w:lang w:eastAsia="zh-CN"/>
        </w:rPr>
      </w:pPr>
      <w:r>
        <w:rPr>
          <w:rFonts w:ascii="宋体" w:hAnsi="宋体" w:cs="宋体" w:hint="eastAsia"/>
          <w:lang w:eastAsia="zh-CN"/>
        </w:rPr>
        <w:t>主要提供外贸集装箱装柜配载方案和装柜需求数量推荐计算：</w:t>
      </w:r>
    </w:p>
    <w:p w14:paraId="5A755947" w14:textId="77777777" w:rsidR="007C3827" w:rsidRDefault="00000000">
      <w:pPr>
        <w:pStyle w:val="10"/>
        <w:keepLines/>
        <w:numPr>
          <w:ilvl w:val="0"/>
          <w:numId w:val="117"/>
        </w:numPr>
        <w:spacing w:line="360" w:lineRule="auto"/>
        <w:ind w:firstLineChars="0"/>
        <w:rPr>
          <w:rFonts w:ascii="宋体" w:hAnsi="宋体" w:cs="宋体" w:hint="eastAsia"/>
          <w:lang w:eastAsia="zh-CN"/>
        </w:rPr>
      </w:pPr>
      <w:r>
        <w:rPr>
          <w:rFonts w:ascii="宋体" w:hAnsi="宋体" w:cs="宋体" w:hint="eastAsia"/>
          <w:lang w:eastAsia="zh-CN"/>
        </w:rPr>
        <w:t>组托方案计算：</w:t>
      </w:r>
    </w:p>
    <w:p w14:paraId="62EEF060" w14:textId="77777777" w:rsidR="007C3827" w:rsidRDefault="00000000">
      <w:pPr>
        <w:pStyle w:val="10"/>
        <w:keepLines/>
        <w:numPr>
          <w:ilvl w:val="0"/>
          <w:numId w:val="118"/>
        </w:numPr>
        <w:spacing w:line="360" w:lineRule="auto"/>
        <w:ind w:firstLineChars="0"/>
        <w:rPr>
          <w:rFonts w:ascii="宋体" w:hAnsi="宋体" w:cs="宋体" w:hint="eastAsia"/>
          <w:lang w:eastAsia="zh-CN"/>
        </w:rPr>
      </w:pPr>
      <w:r>
        <w:rPr>
          <w:rFonts w:ascii="宋体" w:hAnsi="宋体" w:cs="宋体" w:hint="eastAsia"/>
          <w:lang w:eastAsia="zh-CN"/>
        </w:rPr>
        <w:t>导入后的数据需要完整的：货品-包装规格-托盘规格数据；</w:t>
      </w:r>
    </w:p>
    <w:p w14:paraId="03888F2F" w14:textId="77777777" w:rsidR="007C3827" w:rsidRDefault="00000000">
      <w:pPr>
        <w:pStyle w:val="10"/>
        <w:keepLines/>
        <w:numPr>
          <w:ilvl w:val="0"/>
          <w:numId w:val="118"/>
        </w:numPr>
        <w:spacing w:line="360" w:lineRule="auto"/>
        <w:ind w:firstLineChars="0"/>
        <w:rPr>
          <w:rFonts w:ascii="宋体" w:hAnsi="宋体" w:cs="宋体" w:hint="eastAsia"/>
          <w:lang w:eastAsia="zh-CN"/>
        </w:rPr>
      </w:pPr>
      <w:r>
        <w:rPr>
          <w:rFonts w:ascii="宋体" w:hAnsi="宋体" w:cs="宋体" w:hint="eastAsia"/>
          <w:lang w:eastAsia="zh-CN"/>
        </w:rPr>
        <w:t>需要确定包装和托盘的堆码关系，根据箱数和包装与托盘的堆码规则（包装、每层箱数、层数）计算托数，包装标准化、托盘标准化；</w:t>
      </w:r>
    </w:p>
    <w:p w14:paraId="28E9BEAA" w14:textId="77777777" w:rsidR="007C3827" w:rsidRDefault="00000000">
      <w:pPr>
        <w:pStyle w:val="10"/>
        <w:keepLines/>
        <w:numPr>
          <w:ilvl w:val="0"/>
          <w:numId w:val="118"/>
        </w:numPr>
        <w:spacing w:line="360" w:lineRule="auto"/>
        <w:ind w:firstLineChars="0"/>
        <w:rPr>
          <w:rFonts w:ascii="宋体" w:hAnsi="宋体" w:cs="宋体" w:hint="eastAsia"/>
          <w:lang w:eastAsia="zh-CN"/>
        </w:rPr>
      </w:pPr>
      <w:r>
        <w:rPr>
          <w:rFonts w:ascii="宋体" w:hAnsi="宋体" w:cs="宋体" w:hint="eastAsia"/>
          <w:lang w:eastAsia="zh-CN"/>
        </w:rPr>
        <w:t>导入的数据需要提供是否可以堆叠等规则。</w:t>
      </w:r>
    </w:p>
    <w:p w14:paraId="2A444944" w14:textId="77777777" w:rsidR="007C3827" w:rsidRDefault="00000000">
      <w:pPr>
        <w:pStyle w:val="10"/>
        <w:keepLines/>
        <w:numPr>
          <w:ilvl w:val="0"/>
          <w:numId w:val="119"/>
        </w:numPr>
        <w:spacing w:line="360" w:lineRule="auto"/>
        <w:ind w:firstLineChars="0"/>
        <w:rPr>
          <w:rFonts w:ascii="宋体" w:hAnsi="宋体" w:cs="宋体" w:hint="eastAsia"/>
          <w:lang w:eastAsia="zh-CN"/>
        </w:rPr>
      </w:pPr>
      <w:r>
        <w:rPr>
          <w:rFonts w:ascii="宋体" w:hAnsi="宋体" w:cs="宋体" w:hint="eastAsia"/>
          <w:lang w:eastAsia="zh-CN"/>
        </w:rPr>
        <w:t>装箱方案计算：</w:t>
      </w:r>
    </w:p>
    <w:p w14:paraId="18BB7073" w14:textId="77777777" w:rsidR="007C3827" w:rsidRDefault="00000000">
      <w:pPr>
        <w:pStyle w:val="10"/>
        <w:keepLines/>
        <w:numPr>
          <w:ilvl w:val="0"/>
          <w:numId w:val="120"/>
        </w:numPr>
        <w:spacing w:line="360" w:lineRule="auto"/>
        <w:ind w:firstLineChars="0"/>
        <w:rPr>
          <w:rFonts w:ascii="宋体" w:hAnsi="宋体" w:cs="宋体" w:hint="eastAsia"/>
          <w:lang w:eastAsia="zh-CN"/>
        </w:rPr>
      </w:pPr>
      <w:r>
        <w:rPr>
          <w:rFonts w:ascii="宋体" w:hAnsi="宋体" w:cs="宋体" w:hint="eastAsia"/>
          <w:lang w:eastAsia="zh-CN"/>
        </w:rPr>
        <w:t>确定货柜型号尺寸；</w:t>
      </w:r>
    </w:p>
    <w:p w14:paraId="69D5AED6" w14:textId="77777777" w:rsidR="007C3827" w:rsidRDefault="00000000">
      <w:pPr>
        <w:pStyle w:val="10"/>
        <w:keepLines/>
        <w:numPr>
          <w:ilvl w:val="0"/>
          <w:numId w:val="120"/>
        </w:numPr>
        <w:spacing w:line="360" w:lineRule="auto"/>
        <w:ind w:firstLineChars="0"/>
        <w:rPr>
          <w:rFonts w:ascii="宋体" w:hAnsi="宋体" w:cs="宋体" w:hint="eastAsia"/>
          <w:lang w:eastAsia="zh-CN"/>
        </w:rPr>
      </w:pPr>
      <w:r>
        <w:rPr>
          <w:rFonts w:ascii="宋体" w:hAnsi="宋体" w:cs="宋体" w:hint="eastAsia"/>
          <w:lang w:eastAsia="zh-CN"/>
        </w:rPr>
        <w:lastRenderedPageBreak/>
        <w:t>货柜托盘码放重心（重心居中）；</w:t>
      </w:r>
    </w:p>
    <w:p w14:paraId="45A13763" w14:textId="77777777" w:rsidR="007C3827" w:rsidRDefault="00000000">
      <w:pPr>
        <w:pStyle w:val="10"/>
        <w:keepLines/>
        <w:numPr>
          <w:ilvl w:val="0"/>
          <w:numId w:val="120"/>
        </w:numPr>
        <w:spacing w:line="360" w:lineRule="auto"/>
        <w:ind w:firstLineChars="0"/>
        <w:rPr>
          <w:rFonts w:ascii="宋体" w:hAnsi="宋体" w:cs="宋体" w:hint="eastAsia"/>
          <w:lang w:eastAsia="zh-CN"/>
        </w:rPr>
      </w:pPr>
      <w:r>
        <w:rPr>
          <w:rFonts w:ascii="宋体" w:hAnsi="宋体" w:cs="宋体" w:hint="eastAsia"/>
          <w:lang w:eastAsia="zh-CN"/>
        </w:rPr>
        <w:t>集装箱限重；</w:t>
      </w:r>
    </w:p>
    <w:p w14:paraId="54D69D2A" w14:textId="77777777" w:rsidR="007C3827" w:rsidRDefault="00000000">
      <w:pPr>
        <w:pStyle w:val="10"/>
        <w:keepLines/>
        <w:numPr>
          <w:ilvl w:val="0"/>
          <w:numId w:val="120"/>
        </w:numPr>
        <w:spacing w:line="360" w:lineRule="auto"/>
        <w:ind w:firstLineChars="0"/>
        <w:rPr>
          <w:rFonts w:ascii="宋体" w:hAnsi="宋体" w:cs="宋体" w:hint="eastAsia"/>
          <w:lang w:eastAsia="zh-CN"/>
        </w:rPr>
      </w:pPr>
      <w:r>
        <w:rPr>
          <w:rFonts w:ascii="宋体" w:hAnsi="宋体" w:cs="宋体" w:hint="eastAsia"/>
          <w:lang w:eastAsia="zh-CN"/>
        </w:rPr>
        <w:t>是否允许堆叠（重不压轻）；</w:t>
      </w:r>
    </w:p>
    <w:p w14:paraId="48584A0B" w14:textId="77777777" w:rsidR="007C3827" w:rsidRDefault="00000000">
      <w:pPr>
        <w:pStyle w:val="10"/>
        <w:keepLines/>
        <w:numPr>
          <w:ilvl w:val="0"/>
          <w:numId w:val="120"/>
        </w:numPr>
        <w:spacing w:line="360" w:lineRule="auto"/>
        <w:ind w:firstLineChars="0"/>
        <w:rPr>
          <w:rFonts w:ascii="宋体" w:hAnsi="宋体" w:cs="宋体" w:hint="eastAsia"/>
          <w:lang w:eastAsia="zh-CN"/>
        </w:rPr>
      </w:pPr>
      <w:r>
        <w:rPr>
          <w:rFonts w:ascii="宋体" w:hAnsi="宋体" w:cs="宋体" w:hint="eastAsia"/>
          <w:lang w:eastAsia="zh-CN"/>
        </w:rPr>
        <w:t>根据托盘数、托盘体积、托盘堆放规则计算需求车辆数或集装箱数，并生成装载方案推荐。</w:t>
      </w:r>
    </w:p>
    <w:p w14:paraId="7E1D7683" w14:textId="77777777" w:rsidR="007C3827" w:rsidRDefault="00000000">
      <w:pPr>
        <w:pStyle w:val="10"/>
        <w:keepLines/>
        <w:numPr>
          <w:ilvl w:val="0"/>
          <w:numId w:val="121"/>
        </w:numPr>
        <w:spacing w:line="360" w:lineRule="auto"/>
        <w:ind w:left="1050" w:firstLineChars="0"/>
        <w:rPr>
          <w:rFonts w:ascii="宋体" w:hAnsi="宋体" w:cs="宋体" w:hint="eastAsia"/>
          <w:lang w:eastAsia="zh-CN"/>
        </w:rPr>
      </w:pPr>
      <w:r>
        <w:rPr>
          <w:rFonts w:ascii="宋体" w:hAnsi="宋体" w:cs="宋体" w:hint="eastAsia"/>
          <w:lang w:eastAsia="zh-CN"/>
        </w:rPr>
        <w:t>输出结果：托盘规格、托盘数、需求集装箱箱型、集装箱数、集装箱装载托盘方案图、集装箱装载货物明细、空间利用率、载重利用率。</w:t>
      </w:r>
    </w:p>
    <w:p w14:paraId="4B587CB8" w14:textId="77777777" w:rsidR="007C3827" w:rsidRDefault="00000000">
      <w:pPr>
        <w:keepLines/>
        <w:numPr>
          <w:ilvl w:val="0"/>
          <w:numId w:val="60"/>
        </w:numPr>
        <w:spacing w:line="360" w:lineRule="auto"/>
        <w:ind w:left="630"/>
        <w:rPr>
          <w:rFonts w:ascii="宋体" w:hAnsi="宋体" w:cs="宋体" w:hint="eastAsia"/>
          <w:lang w:eastAsia="zh-CN"/>
        </w:rPr>
      </w:pPr>
      <w:bookmarkStart w:id="979" w:name="_Toc1888053671"/>
      <w:r>
        <w:rPr>
          <w:rFonts w:ascii="宋体" w:hAnsi="宋体" w:cs="宋体" w:hint="eastAsia"/>
          <w:lang w:eastAsia="zh-CN"/>
        </w:rPr>
        <w:t>关键字段</w:t>
      </w:r>
    </w:p>
    <w:p w14:paraId="1CB585DF" w14:textId="77777777" w:rsidR="007C3827" w:rsidRDefault="00000000">
      <w:pPr>
        <w:pStyle w:val="a2"/>
        <w:keepLines/>
        <w:numPr>
          <w:ilvl w:val="0"/>
          <w:numId w:val="122"/>
        </w:numPr>
        <w:spacing w:after="0" w:line="360" w:lineRule="auto"/>
        <w:ind w:left="1049" w:firstLineChars="0"/>
        <w:rPr>
          <w:rFonts w:ascii="宋体" w:hAnsi="宋体" w:cs="宋体" w:hint="eastAsia"/>
        </w:rPr>
      </w:pPr>
      <w:r>
        <w:rPr>
          <w:rFonts w:ascii="宋体" w:hAnsi="宋体" w:cs="宋体" w:hint="eastAsia"/>
        </w:rPr>
        <w:t>功能按钮：查询、配载方案生成、查看明细、删除、导出；</w:t>
      </w:r>
    </w:p>
    <w:p w14:paraId="7ADD8C7B" w14:textId="77777777" w:rsidR="007C3827" w:rsidRDefault="00000000">
      <w:pPr>
        <w:pStyle w:val="a2"/>
        <w:keepLines/>
        <w:numPr>
          <w:ilvl w:val="0"/>
          <w:numId w:val="122"/>
        </w:numPr>
        <w:spacing w:after="0" w:line="360" w:lineRule="auto"/>
        <w:ind w:left="1049" w:firstLineChars="0"/>
        <w:rPr>
          <w:rFonts w:ascii="宋体" w:hAnsi="宋体" w:cs="宋体" w:hint="eastAsia"/>
        </w:rPr>
      </w:pPr>
      <w:r>
        <w:rPr>
          <w:rFonts w:ascii="宋体" w:hAnsi="宋体" w:cs="宋体" w:hint="eastAsia"/>
        </w:rPr>
        <w:t>列表字段：需求类型（整车、集装箱）、车型、箱型、托盘数量、集装箱/车辆数、创建人、创建时间；</w:t>
      </w:r>
    </w:p>
    <w:p w14:paraId="20634E09" w14:textId="08924E39" w:rsidR="007C3827" w:rsidRDefault="00000000">
      <w:pPr>
        <w:pStyle w:val="a2"/>
        <w:keepLines/>
        <w:numPr>
          <w:ilvl w:val="0"/>
          <w:numId w:val="122"/>
        </w:numPr>
        <w:spacing w:after="0" w:line="360" w:lineRule="auto"/>
        <w:ind w:left="1049" w:firstLineChars="0"/>
        <w:rPr>
          <w:rFonts w:ascii="宋体" w:hAnsi="宋体" w:cs="宋体" w:hint="eastAsia"/>
        </w:rPr>
      </w:pPr>
      <w:r>
        <w:rPr>
          <w:rFonts w:ascii="宋体" w:hAnsi="宋体" w:cs="宋体" w:hint="eastAsia"/>
        </w:rPr>
        <w:t>配载方案生成：手动录入或导入发运货品信息：</w:t>
      </w:r>
      <w:r w:rsidR="00802F1C">
        <w:rPr>
          <w:rFonts w:ascii="宋体" w:hAnsi="宋体" w:cs="宋体" w:hint="eastAsia"/>
        </w:rPr>
        <w:t>SH</w:t>
      </w:r>
      <w:r>
        <w:rPr>
          <w:rFonts w:ascii="宋体" w:hAnsi="宋体" w:cs="宋体" w:hint="eastAsia"/>
        </w:rPr>
        <w:t>物料编号、物料名称、数量、托盘代码；</w:t>
      </w:r>
    </w:p>
    <w:p w14:paraId="1CB572C8" w14:textId="77777777" w:rsidR="007C3827" w:rsidRDefault="00000000">
      <w:pPr>
        <w:pStyle w:val="a2"/>
        <w:keepLines/>
        <w:numPr>
          <w:ilvl w:val="0"/>
          <w:numId w:val="122"/>
        </w:numPr>
        <w:spacing w:after="0" w:line="360" w:lineRule="auto"/>
        <w:ind w:left="1049" w:firstLineChars="0"/>
        <w:rPr>
          <w:rFonts w:ascii="宋体" w:hAnsi="宋体" w:cs="宋体" w:hint="eastAsia"/>
        </w:rPr>
      </w:pPr>
      <w:r>
        <w:rPr>
          <w:rFonts w:ascii="宋体" w:hAnsi="宋体" w:cs="宋体" w:hint="eastAsia"/>
        </w:rPr>
        <w:t>查看明细：托盘规格、托盘数、需求集装箱箱型、集装箱数、集装箱装载托盘方案图、集装箱装载货物明细、空间利用率、载重利用率；</w:t>
      </w:r>
    </w:p>
    <w:p w14:paraId="78012F61" w14:textId="77777777" w:rsidR="007C3827" w:rsidRDefault="00000000">
      <w:pPr>
        <w:pStyle w:val="3"/>
        <w:keepNext w:val="0"/>
        <w:spacing w:line="360" w:lineRule="auto"/>
        <w:rPr>
          <w:rFonts w:ascii="宋体" w:hAnsi="宋体" w:cs="宋体" w:hint="eastAsia"/>
        </w:rPr>
      </w:pPr>
      <w:bookmarkStart w:id="980" w:name="_Toc11752"/>
      <w:bookmarkStart w:id="981" w:name="_Toc5357"/>
      <w:bookmarkStart w:id="982" w:name="_Toc2911"/>
      <w:bookmarkStart w:id="983" w:name="_Toc22121"/>
      <w:bookmarkStart w:id="984" w:name="_Toc22422"/>
      <w:bookmarkStart w:id="985" w:name="_Toc12920"/>
      <w:bookmarkStart w:id="986" w:name="_Toc30005"/>
      <w:bookmarkStart w:id="987" w:name="_Toc27421"/>
      <w:bookmarkStart w:id="988" w:name="_Toc24544"/>
      <w:bookmarkStart w:id="989" w:name="_Toc3817"/>
      <w:bookmarkStart w:id="990" w:name="_Toc15914"/>
      <w:bookmarkStart w:id="991" w:name="_Toc9033"/>
      <w:bookmarkStart w:id="992" w:name="_Toc18499"/>
      <w:bookmarkStart w:id="993" w:name="_Toc13111"/>
      <w:bookmarkStart w:id="994" w:name="_Toc32675"/>
      <w:bookmarkStart w:id="995" w:name="_Toc6661"/>
      <w:bookmarkStart w:id="996" w:name="_Toc7795"/>
      <w:r>
        <w:rPr>
          <w:rFonts w:ascii="宋体" w:hAnsi="宋体" w:cs="宋体" w:hint="eastAsia"/>
        </w:rPr>
        <w:t>临时议价管理</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60839C70" w14:textId="77777777" w:rsidR="007C3827" w:rsidRDefault="00000000">
      <w:pPr>
        <w:pStyle w:val="10"/>
        <w:keepLines/>
        <w:spacing w:line="360" w:lineRule="auto"/>
        <w:jc w:val="center"/>
        <w:rPr>
          <w:rFonts w:ascii="宋体" w:hAnsi="宋体" w:cs="宋体" w:hint="eastAsia"/>
        </w:rPr>
      </w:pPr>
      <w:r>
        <w:rPr>
          <w:rFonts w:ascii="宋体" w:hAnsi="宋体" w:cs="宋体" w:hint="eastAsia"/>
          <w:noProof/>
          <w:lang w:eastAsia="zh-CN"/>
        </w:rPr>
        <w:drawing>
          <wp:inline distT="0" distB="0" distL="114300" distR="114300" wp14:anchorId="060AA472" wp14:editId="6153697A">
            <wp:extent cx="1629410" cy="3581400"/>
            <wp:effectExtent l="0" t="0" r="8890" b="0"/>
            <wp:docPr id="22" name="图片 22" descr="临时议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临时议价管理"/>
                    <pic:cNvPicPr>
                      <a:picLocks noChangeAspect="1"/>
                    </pic:cNvPicPr>
                  </pic:nvPicPr>
                  <pic:blipFill>
                    <a:blip r:embed="rId51"/>
                    <a:stretch>
                      <a:fillRect/>
                    </a:stretch>
                  </pic:blipFill>
                  <pic:spPr>
                    <a:xfrm>
                      <a:off x="0" y="0"/>
                      <a:ext cx="1629410" cy="3581400"/>
                    </a:xfrm>
                    <a:prstGeom prst="rect">
                      <a:avLst/>
                    </a:prstGeom>
                  </pic:spPr>
                </pic:pic>
              </a:graphicData>
            </a:graphic>
          </wp:inline>
        </w:drawing>
      </w:r>
    </w:p>
    <w:p w14:paraId="34156CCC"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lastRenderedPageBreak/>
        <w:t>功能描述：</w:t>
      </w:r>
    </w:p>
    <w:p w14:paraId="34FBAE78"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用于运单临时议价时承运商报价和物流部门确认报价；指定承运商报价。</w:t>
      </w:r>
    </w:p>
    <w:p w14:paraId="3660FBB3"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关键逻辑描述</w:t>
      </w:r>
    </w:p>
    <w:p w14:paraId="41A4CE28"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所有承运商都可查看此模块，对任何一个运单进行报价。</w:t>
      </w:r>
    </w:p>
    <w:p w14:paraId="6A859CFC"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物流部门查看到自己发布的临时议价需求，并查看每个承运商上报的价格进行确认，最终选定承运商承运。</w:t>
      </w:r>
    </w:p>
    <w:p w14:paraId="22E46230"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物流部门确认承运商后，承运商也可查看自己的报价是否确认。</w:t>
      </w:r>
    </w:p>
    <w:p w14:paraId="2E97A1D5"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运单已经确认承运商后，其他承运商则不可再进行报价</w:t>
      </w:r>
    </w:p>
    <w:p w14:paraId="0A282C6B"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限定每个承运商只可对运单报价一次，在未确认报价之前，承运商可以修改自己的报价金额。</w:t>
      </w:r>
    </w:p>
    <w:p w14:paraId="423CB5A6" w14:textId="77777777" w:rsidR="007C3827" w:rsidRDefault="00000000">
      <w:pPr>
        <w:numPr>
          <w:ilvl w:val="0"/>
          <w:numId w:val="123"/>
        </w:numPr>
        <w:spacing w:line="360" w:lineRule="auto"/>
        <w:rPr>
          <w:rFonts w:ascii="宋体" w:hAnsi="宋体" w:cs="宋体" w:hint="eastAsia"/>
          <w:lang w:eastAsia="zh-CN"/>
        </w:rPr>
      </w:pPr>
      <w:r>
        <w:rPr>
          <w:rFonts w:ascii="宋体" w:hAnsi="宋体" w:cs="宋体" w:hint="eastAsia"/>
          <w:lang w:eastAsia="zh-CN"/>
        </w:rPr>
        <w:t>查询：查询临时议价的运单信息；</w:t>
      </w:r>
    </w:p>
    <w:p w14:paraId="2E1184A9" w14:textId="77777777" w:rsidR="007C3827" w:rsidRDefault="00000000">
      <w:pPr>
        <w:numPr>
          <w:ilvl w:val="0"/>
          <w:numId w:val="123"/>
        </w:numPr>
        <w:spacing w:line="360" w:lineRule="auto"/>
        <w:rPr>
          <w:rFonts w:ascii="宋体" w:hAnsi="宋体" w:cs="宋体" w:hint="eastAsia"/>
          <w:lang w:eastAsia="zh-CN"/>
        </w:rPr>
      </w:pPr>
      <w:r>
        <w:rPr>
          <w:rFonts w:ascii="宋体" w:hAnsi="宋体" w:cs="宋体" w:hint="eastAsia"/>
          <w:lang w:eastAsia="zh-CN"/>
        </w:rPr>
        <w:t>报价：承运商选择一条运单数据进行报价，且报价时间不可超过要求的报价截止时间。</w:t>
      </w:r>
    </w:p>
    <w:p w14:paraId="711B1BB0"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任何承运商类型企业用户登录后，都可查看所有需报价的运单信息，承运商选择运单，填写运单总运费进行报价；</w:t>
      </w:r>
    </w:p>
    <w:p w14:paraId="3802160A" w14:textId="77777777" w:rsidR="007C3827" w:rsidRDefault="00000000">
      <w:pPr>
        <w:keepLines/>
        <w:numPr>
          <w:ilvl w:val="0"/>
          <w:numId w:val="123"/>
        </w:numPr>
        <w:spacing w:line="360" w:lineRule="auto"/>
        <w:rPr>
          <w:rFonts w:ascii="宋体" w:hAnsi="宋体" w:cs="宋体" w:hint="eastAsia"/>
          <w:lang w:eastAsia="zh-CN"/>
        </w:rPr>
      </w:pPr>
      <w:r>
        <w:rPr>
          <w:rFonts w:ascii="宋体" w:hAnsi="宋体" w:cs="宋体" w:hint="eastAsia"/>
          <w:lang w:eastAsia="zh-CN"/>
        </w:rPr>
        <w:t>查看报价信息：点击查看报价信息，即可查看每个承运商对应的报价金额。</w:t>
      </w:r>
    </w:p>
    <w:p w14:paraId="43145513" w14:textId="77777777" w:rsidR="007C3827" w:rsidRDefault="00000000">
      <w:pPr>
        <w:numPr>
          <w:ilvl w:val="0"/>
          <w:numId w:val="123"/>
        </w:numPr>
        <w:spacing w:line="360" w:lineRule="auto"/>
        <w:rPr>
          <w:rFonts w:ascii="宋体" w:hAnsi="宋体" w:cs="宋体" w:hint="eastAsia"/>
          <w:lang w:eastAsia="zh-CN"/>
        </w:rPr>
      </w:pPr>
      <w:r>
        <w:rPr>
          <w:rFonts w:ascii="宋体" w:hAnsi="宋体" w:cs="宋体" w:hint="eastAsia"/>
          <w:lang w:eastAsia="zh-CN"/>
        </w:rPr>
        <w:t>报价确认：物流部门查看承运商报价信息，并选择已报价的承运商，点击确认后，</w:t>
      </w:r>
      <w:bookmarkStart w:id="997" w:name="_Toc1913144080"/>
      <w:r>
        <w:rPr>
          <w:rFonts w:ascii="宋体" w:hAnsi="宋体" w:cs="宋体" w:hint="eastAsia"/>
          <w:lang w:eastAsia="zh-CN"/>
        </w:rPr>
        <w:t>运单自动选择该承运商。</w:t>
      </w:r>
    </w:p>
    <w:p w14:paraId="7E1092C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5CDB5360" w14:textId="77777777" w:rsidR="007C3827" w:rsidRDefault="00000000">
      <w:pPr>
        <w:numPr>
          <w:ilvl w:val="0"/>
          <w:numId w:val="123"/>
        </w:numPr>
        <w:spacing w:line="360" w:lineRule="auto"/>
        <w:rPr>
          <w:rFonts w:ascii="宋体" w:hAnsi="宋体" w:cs="宋体" w:hint="eastAsia"/>
          <w:lang w:eastAsia="zh-CN"/>
        </w:rPr>
      </w:pPr>
      <w:r>
        <w:rPr>
          <w:rFonts w:ascii="宋体" w:hAnsi="宋体" w:cs="宋体" w:hint="eastAsia"/>
          <w:lang w:eastAsia="zh-CN"/>
        </w:rPr>
        <w:t>功能按钮：查询、查看报价、报价、报价确认。</w:t>
      </w:r>
    </w:p>
    <w:p w14:paraId="651A728C" w14:textId="77777777" w:rsidR="007C3827" w:rsidRDefault="00000000">
      <w:pPr>
        <w:numPr>
          <w:ilvl w:val="0"/>
          <w:numId w:val="123"/>
        </w:numPr>
        <w:spacing w:line="360" w:lineRule="auto"/>
        <w:rPr>
          <w:rFonts w:ascii="宋体" w:hAnsi="宋体" w:cs="宋体" w:hint="eastAsia"/>
          <w:lang w:eastAsia="zh-CN"/>
        </w:rPr>
      </w:pPr>
      <w:r>
        <w:rPr>
          <w:rFonts w:ascii="宋体" w:hAnsi="宋体" w:cs="宋体" w:hint="eastAsia"/>
          <w:lang w:eastAsia="zh-CN"/>
        </w:rPr>
        <w:t>查询条件：运单编号，承运商，报价状态（未报价、已报价、已确认）、交货日期</w:t>
      </w:r>
    </w:p>
    <w:p w14:paraId="42A95B8C" w14:textId="77777777" w:rsidR="007C3827" w:rsidRDefault="00000000">
      <w:pPr>
        <w:numPr>
          <w:ilvl w:val="0"/>
          <w:numId w:val="123"/>
        </w:numPr>
        <w:spacing w:line="360" w:lineRule="auto"/>
        <w:ind w:left="1049"/>
        <w:rPr>
          <w:rFonts w:ascii="宋体" w:hAnsi="宋体" w:cs="宋体" w:hint="eastAsia"/>
          <w:lang w:eastAsia="zh-CN"/>
        </w:rPr>
      </w:pPr>
      <w:r>
        <w:rPr>
          <w:rFonts w:ascii="宋体" w:hAnsi="宋体" w:cs="宋体" w:hint="eastAsia"/>
          <w:lang w:eastAsia="zh-CN"/>
        </w:rPr>
        <w:t>列表字段：运单编号，交货日期，是否回单、承运商、发货地、收货地、收货人、时效要求、运输方式、运单状态、报价状态（未报价、已报价、已确认）。</w:t>
      </w:r>
    </w:p>
    <w:p w14:paraId="7629D8E8" w14:textId="04482F87" w:rsidR="007C3827" w:rsidRDefault="00000000">
      <w:pPr>
        <w:numPr>
          <w:ilvl w:val="0"/>
          <w:numId w:val="123"/>
        </w:numPr>
        <w:spacing w:line="360" w:lineRule="auto"/>
        <w:ind w:left="1049"/>
        <w:rPr>
          <w:rFonts w:ascii="宋体" w:hAnsi="宋体" w:cs="宋体" w:hint="eastAsia"/>
          <w:lang w:eastAsia="zh-CN"/>
        </w:rPr>
      </w:pPr>
      <w:r>
        <w:rPr>
          <w:rFonts w:ascii="宋体" w:hAnsi="宋体" w:cs="宋体" w:hint="eastAsia"/>
          <w:lang w:eastAsia="zh-CN"/>
        </w:rPr>
        <w:t>明细字段：项目名称、</w:t>
      </w:r>
      <w:r w:rsidR="00802F1C">
        <w:rPr>
          <w:rFonts w:ascii="宋体" w:hAnsi="宋体" w:cs="宋体" w:hint="eastAsia"/>
          <w:lang w:eastAsia="zh-CN"/>
        </w:rPr>
        <w:t>SH</w:t>
      </w:r>
      <w:r>
        <w:rPr>
          <w:rFonts w:ascii="宋体" w:hAnsi="宋体" w:cs="宋体" w:hint="eastAsia"/>
          <w:lang w:eastAsia="zh-CN"/>
        </w:rPr>
        <w:t>物料号、客户物料号、</w:t>
      </w:r>
      <w:r w:rsidR="00802F1C">
        <w:rPr>
          <w:rFonts w:ascii="宋体" w:hAnsi="宋体" w:cs="宋体" w:hint="eastAsia"/>
          <w:lang w:eastAsia="zh-CN"/>
        </w:rPr>
        <w:t>SH</w:t>
      </w:r>
      <w:r>
        <w:rPr>
          <w:rFonts w:ascii="宋体" w:hAnsi="宋体" w:cs="宋体" w:hint="eastAsia"/>
          <w:lang w:eastAsia="zh-CN"/>
        </w:rPr>
        <w:t>型号、规格、物料名称、计量单位、物品类型、发货数量、每箱数量、箱数、零头箱数量、总箱数、到货时间、发货仓库、去向仓库。</w:t>
      </w:r>
    </w:p>
    <w:p w14:paraId="3E732E53" w14:textId="77777777" w:rsidR="007C3827" w:rsidRDefault="00000000">
      <w:pPr>
        <w:numPr>
          <w:ilvl w:val="0"/>
          <w:numId w:val="123"/>
        </w:numPr>
        <w:spacing w:line="360" w:lineRule="auto"/>
        <w:ind w:left="1049"/>
        <w:rPr>
          <w:rFonts w:ascii="宋体" w:hAnsi="宋体" w:cs="宋体" w:hint="eastAsia"/>
          <w:lang w:eastAsia="zh-CN"/>
        </w:rPr>
      </w:pPr>
      <w:r>
        <w:rPr>
          <w:rFonts w:ascii="宋体" w:hAnsi="宋体" w:cs="宋体" w:hint="eastAsia"/>
          <w:lang w:eastAsia="zh-CN"/>
        </w:rPr>
        <w:t>查看报价：列表字段：承运商，价格。按钮：确认，点击确认可以进行承运商报价选择。</w:t>
      </w:r>
    </w:p>
    <w:p w14:paraId="63C4EB4F" w14:textId="77777777" w:rsidR="007C3827" w:rsidRDefault="00000000">
      <w:pPr>
        <w:numPr>
          <w:ilvl w:val="0"/>
          <w:numId w:val="123"/>
        </w:numPr>
        <w:spacing w:line="360" w:lineRule="auto"/>
        <w:ind w:left="1049"/>
        <w:rPr>
          <w:rFonts w:ascii="宋体" w:hAnsi="宋体" w:cs="宋体" w:hint="eastAsia"/>
          <w:lang w:eastAsia="zh-CN"/>
        </w:rPr>
      </w:pPr>
      <w:r>
        <w:rPr>
          <w:rFonts w:ascii="宋体" w:hAnsi="宋体" w:cs="宋体" w:hint="eastAsia"/>
          <w:lang w:eastAsia="zh-CN"/>
        </w:rPr>
        <w:t>报价：选择一条运单信息，进行价格的输入，确定后物流相关人员可查看到该承运商的报价。一个承运商只可报价一次，未确认前可对价格进行修改。</w:t>
      </w:r>
    </w:p>
    <w:p w14:paraId="148428A4" w14:textId="77777777" w:rsidR="007C3827" w:rsidRDefault="00000000">
      <w:pPr>
        <w:pStyle w:val="3"/>
        <w:keepNext w:val="0"/>
        <w:spacing w:line="360" w:lineRule="auto"/>
        <w:rPr>
          <w:rFonts w:ascii="宋体" w:hAnsi="宋体" w:cs="宋体" w:hint="eastAsia"/>
          <w:lang w:eastAsia="zh-CN"/>
        </w:rPr>
      </w:pPr>
      <w:bookmarkStart w:id="998" w:name="_Toc22423"/>
      <w:bookmarkStart w:id="999" w:name="_Toc7403"/>
      <w:bookmarkStart w:id="1000" w:name="_Toc18534"/>
      <w:bookmarkStart w:id="1001" w:name="_Toc7745"/>
      <w:bookmarkStart w:id="1002" w:name="_Toc17725"/>
      <w:bookmarkStart w:id="1003" w:name="_Toc20603"/>
      <w:bookmarkStart w:id="1004" w:name="_Toc19133"/>
      <w:bookmarkStart w:id="1005" w:name="_Toc20338"/>
      <w:bookmarkStart w:id="1006" w:name="_Toc2363"/>
      <w:bookmarkStart w:id="1007" w:name="_Toc15262"/>
      <w:bookmarkStart w:id="1008" w:name="_Toc12232"/>
      <w:bookmarkStart w:id="1009" w:name="_Toc31864"/>
      <w:bookmarkStart w:id="1010" w:name="_Toc5247"/>
      <w:bookmarkStart w:id="1011" w:name="_Toc14580"/>
      <w:bookmarkStart w:id="1012" w:name="_Toc9911"/>
      <w:bookmarkStart w:id="1013" w:name="_Toc27983"/>
      <w:bookmarkStart w:id="1014" w:name="_Toc19436"/>
      <w:r>
        <w:rPr>
          <w:rFonts w:ascii="宋体" w:hAnsi="宋体" w:cs="宋体" w:hint="eastAsia"/>
        </w:rPr>
        <w:lastRenderedPageBreak/>
        <w:t>任务单</w:t>
      </w:r>
      <w:bookmarkEnd w:id="997"/>
      <w:r>
        <w:rPr>
          <w:rFonts w:ascii="宋体" w:hAnsi="宋体" w:cs="宋体" w:hint="eastAsia"/>
        </w:rPr>
        <w:t>管理</w:t>
      </w:r>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p>
    <w:p w14:paraId="2D17E77B" w14:textId="77777777" w:rsidR="007C3827" w:rsidRDefault="00000000">
      <w:pPr>
        <w:pStyle w:val="10"/>
        <w:keepLines/>
        <w:spacing w:line="360" w:lineRule="auto"/>
        <w:ind w:firstLineChars="0" w:firstLine="0"/>
        <w:jc w:val="center"/>
        <w:rPr>
          <w:rFonts w:ascii="宋体" w:hAnsi="宋体" w:cs="宋体" w:hint="eastAsia"/>
          <w:lang w:eastAsia="zh-CN"/>
        </w:rPr>
      </w:pPr>
      <w:r>
        <w:rPr>
          <w:rFonts w:ascii="宋体" w:hAnsi="宋体" w:cs="宋体" w:hint="eastAsia"/>
          <w:noProof/>
        </w:rPr>
        <w:drawing>
          <wp:inline distT="0" distB="0" distL="114300" distR="114300" wp14:anchorId="580252C6" wp14:editId="6C2E4D85">
            <wp:extent cx="4741545" cy="5404485"/>
            <wp:effectExtent l="0" t="0" r="8255" b="5715"/>
            <wp:docPr id="16" name="图片 16" descr="任务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任务单流程"/>
                    <pic:cNvPicPr>
                      <a:picLocks noChangeAspect="1"/>
                    </pic:cNvPicPr>
                  </pic:nvPicPr>
                  <pic:blipFill>
                    <a:blip r:embed="rId52"/>
                    <a:stretch>
                      <a:fillRect/>
                    </a:stretch>
                  </pic:blipFill>
                  <pic:spPr>
                    <a:xfrm>
                      <a:off x="0" y="0"/>
                      <a:ext cx="4741545" cy="5404485"/>
                    </a:xfrm>
                    <a:prstGeom prst="rect">
                      <a:avLst/>
                    </a:prstGeom>
                  </pic:spPr>
                </pic:pic>
              </a:graphicData>
            </a:graphic>
          </wp:inline>
        </w:drawing>
      </w:r>
    </w:p>
    <w:p w14:paraId="0918339A"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功能描述：</w:t>
      </w:r>
    </w:p>
    <w:p w14:paraId="00804D3A"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主要由承运商进行指派司机后生成对应司机的不同运输方式的承运信息，主要功能包括查询、修改、删除、导出等功能。</w:t>
      </w:r>
    </w:p>
    <w:p w14:paraId="551F58F9"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关键逻辑描述</w:t>
      </w:r>
    </w:p>
    <w:p w14:paraId="2EA53D6C"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运输方式：提货、干线、中转、配送</w:t>
      </w:r>
    </w:p>
    <w:p w14:paraId="14322BEF"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承运商根据不同运输节点指派司机生成不同运输方式的承运任务，提货类型的任务需要录入预计到厂时间；</w:t>
      </w:r>
    </w:p>
    <w:p w14:paraId="63CC1F2D"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任务状态：运输中、已签收</w:t>
      </w:r>
    </w:p>
    <w:p w14:paraId="28D4F9C2" w14:textId="77777777" w:rsidR="007C3827" w:rsidRDefault="00000000">
      <w:pPr>
        <w:pStyle w:val="a2"/>
        <w:keepLines/>
        <w:spacing w:line="360" w:lineRule="auto"/>
        <w:ind w:left="420" w:firstLineChars="0"/>
        <w:rPr>
          <w:rFonts w:ascii="宋体" w:hAnsi="宋体" w:cs="宋体" w:hint="eastAsia"/>
        </w:rPr>
      </w:pPr>
      <w:r>
        <w:rPr>
          <w:rFonts w:ascii="宋体" w:hAnsi="宋体" w:cs="宋体" w:hint="eastAsia"/>
        </w:rPr>
        <w:t>初始状态、已到厂、已发运、已到达、任务结束、部分签收、已签收</w:t>
      </w:r>
    </w:p>
    <w:p w14:paraId="0D7E5D59"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lastRenderedPageBreak/>
        <w:t>提货状态：未提货、已提货</w:t>
      </w:r>
    </w:p>
    <w:p w14:paraId="43CFD8F4"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根据不同业务板块查询属于自己业务的承运明细信息，按照指派时间进行排序</w:t>
      </w:r>
    </w:p>
    <w:p w14:paraId="17C2D64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提供物流人员提货确认接口，以便于司机未进行提货确认时，物流或仓库可提货确认，承运任务状态变更为已发运，对应运单/订单相应变更状态；</w:t>
      </w:r>
    </w:p>
    <w:p w14:paraId="28A2CF70"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承运商可根据实际的发运进行各节点信息的维护补录。</w:t>
      </w:r>
    </w:p>
    <w:p w14:paraId="08FCC246" w14:textId="77777777" w:rsidR="007C3827" w:rsidRDefault="00000000">
      <w:pPr>
        <w:keepLines/>
        <w:numPr>
          <w:ilvl w:val="0"/>
          <w:numId w:val="60"/>
        </w:numPr>
        <w:spacing w:line="360" w:lineRule="auto"/>
        <w:ind w:left="630"/>
        <w:rPr>
          <w:rFonts w:ascii="宋体" w:hAnsi="宋体" w:cs="宋体" w:hint="eastAsia"/>
        </w:rPr>
      </w:pPr>
      <w:r>
        <w:rPr>
          <w:rFonts w:ascii="宋体" w:hAnsi="宋体" w:cs="宋体" w:hint="eastAsia"/>
        </w:rPr>
        <w:t>关键字段</w:t>
      </w:r>
    </w:p>
    <w:p w14:paraId="63B5AEF3"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查询：</w:t>
      </w:r>
    </w:p>
    <w:p w14:paraId="4C0590F8"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务单号、运单编号、承运车辆、承运司机、司机电话、运输方式、预计到厂时间、运输状态、提货状态、配送方式、总物料数量、任务生成时间、任务结束时间、签收状态、签收原因、签收人、签收时间、创建人、创建时间。</w:t>
      </w:r>
    </w:p>
    <w:p w14:paraId="0C975B21" w14:textId="77777777" w:rsidR="007C3827" w:rsidRDefault="00000000">
      <w:pPr>
        <w:pStyle w:val="a2"/>
        <w:keepLines/>
        <w:spacing w:line="360" w:lineRule="auto"/>
        <w:ind w:firstLineChars="299" w:firstLine="628"/>
        <w:rPr>
          <w:rFonts w:ascii="宋体" w:hAnsi="宋体" w:cs="宋体" w:hint="eastAsia"/>
        </w:rPr>
      </w:pPr>
      <w:r>
        <w:rPr>
          <w:rFonts w:ascii="宋体" w:hAnsi="宋体" w:cs="宋体" w:hint="eastAsia"/>
        </w:rPr>
        <w:t>任务物料明细：物料编码、物料名称、规格、型号、物料数量、重量、体积</w:t>
      </w:r>
    </w:p>
    <w:p w14:paraId="258FBD15"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导出：</w:t>
      </w:r>
    </w:p>
    <w:p w14:paraId="16559C08"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务单号、运单编号、承运车辆、承运司机、司机电话、运输方式、预计到厂时间、运输状态、提货状态、配送方式、总物料数量、任务生成时间、任务结束时间、签收状态、签收原因、签收人、签收时间、创建人、创建时间。</w:t>
      </w:r>
    </w:p>
    <w:p w14:paraId="6D4FAABB" w14:textId="77777777" w:rsidR="007C3827" w:rsidRDefault="00000000">
      <w:pPr>
        <w:keepLines/>
        <w:numPr>
          <w:ilvl w:val="0"/>
          <w:numId w:val="74"/>
        </w:numPr>
        <w:spacing w:line="360" w:lineRule="auto"/>
        <w:ind w:left="1050"/>
        <w:rPr>
          <w:rFonts w:ascii="宋体" w:hAnsi="宋体" w:cs="宋体" w:hint="eastAsia"/>
          <w:lang w:eastAsia="zh-CN"/>
        </w:rPr>
      </w:pPr>
      <w:r>
        <w:rPr>
          <w:rFonts w:ascii="宋体" w:hAnsi="宋体" w:cs="宋体" w:hint="eastAsia"/>
          <w:lang w:eastAsia="zh-CN"/>
        </w:rPr>
        <w:t>修改：</w:t>
      </w:r>
    </w:p>
    <w:p w14:paraId="2455C13F" w14:textId="77777777" w:rsidR="007C3827" w:rsidRDefault="00000000">
      <w:pPr>
        <w:pStyle w:val="a2"/>
        <w:keepLines/>
        <w:spacing w:line="360" w:lineRule="auto"/>
        <w:ind w:firstLineChars="400" w:firstLine="840"/>
        <w:rPr>
          <w:rFonts w:ascii="宋体" w:hAnsi="宋体" w:cs="宋体" w:hint="eastAsia"/>
        </w:rPr>
      </w:pPr>
      <w:r>
        <w:rPr>
          <w:rFonts w:ascii="宋体" w:hAnsi="宋体" w:cs="宋体" w:hint="eastAsia"/>
        </w:rPr>
        <w:t>可修改：车牌号、司机姓名、司机电话、预计到厂时间。</w:t>
      </w:r>
    </w:p>
    <w:p w14:paraId="08E3445D" w14:textId="77777777" w:rsidR="007C3827" w:rsidRDefault="00000000">
      <w:pPr>
        <w:pStyle w:val="3"/>
        <w:keepNext w:val="0"/>
        <w:spacing w:line="360" w:lineRule="auto"/>
        <w:rPr>
          <w:rFonts w:ascii="宋体" w:hAnsi="宋体" w:cs="宋体" w:hint="eastAsia"/>
          <w:lang w:eastAsia="zh-CN"/>
        </w:rPr>
      </w:pPr>
      <w:bookmarkStart w:id="1015" w:name="_Toc29941"/>
      <w:bookmarkStart w:id="1016" w:name="_Toc174597796"/>
      <w:bookmarkStart w:id="1017" w:name="_Toc25452"/>
      <w:bookmarkStart w:id="1018" w:name="_Toc3116"/>
      <w:bookmarkStart w:id="1019" w:name="_Toc20984"/>
      <w:bookmarkStart w:id="1020" w:name="_Toc2194"/>
      <w:bookmarkStart w:id="1021" w:name="_Toc28034"/>
      <w:bookmarkStart w:id="1022" w:name="_Toc24330"/>
      <w:bookmarkStart w:id="1023" w:name="_Toc11501"/>
      <w:bookmarkStart w:id="1024" w:name="_Toc4373"/>
      <w:bookmarkStart w:id="1025" w:name="_Toc19409"/>
      <w:bookmarkStart w:id="1026" w:name="_Toc567"/>
      <w:bookmarkStart w:id="1027" w:name="_Toc9112"/>
      <w:bookmarkStart w:id="1028" w:name="_Toc4758"/>
      <w:bookmarkStart w:id="1029" w:name="_Toc10744"/>
      <w:bookmarkStart w:id="1030" w:name="_Toc31384"/>
      <w:bookmarkStart w:id="1031" w:name="_Toc32106"/>
      <w:bookmarkStart w:id="1032" w:name="_Toc18139"/>
      <w:r>
        <w:rPr>
          <w:rFonts w:ascii="宋体" w:hAnsi="宋体" w:cs="宋体" w:hint="eastAsia"/>
          <w:lang w:eastAsia="zh-CN"/>
        </w:rPr>
        <w:t>车辆监控</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p w14:paraId="11C25949" w14:textId="77777777" w:rsidR="007C3827" w:rsidRDefault="00000000">
      <w:pPr>
        <w:pStyle w:val="4"/>
        <w:keepNext w:val="0"/>
        <w:spacing w:line="360" w:lineRule="auto"/>
        <w:rPr>
          <w:rFonts w:ascii="宋体" w:hAnsi="宋体" w:cs="宋体" w:hint="eastAsia"/>
          <w:lang w:eastAsia="zh-CN"/>
        </w:rPr>
      </w:pPr>
      <w:bookmarkStart w:id="1033" w:name="_Toc29605"/>
      <w:r>
        <w:rPr>
          <w:rFonts w:ascii="宋体" w:hAnsi="宋体" w:cs="宋体" w:hint="eastAsia"/>
          <w:lang w:eastAsia="zh-CN"/>
        </w:rPr>
        <w:t>车辆定位</w:t>
      </w:r>
      <w:bookmarkEnd w:id="1033"/>
    </w:p>
    <w:p w14:paraId="67E8138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4D41B287"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主要用于查询运输车辆实时位置。</w:t>
      </w:r>
    </w:p>
    <w:p w14:paraId="6C6ABD6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55F0385C" w14:textId="77777777" w:rsidR="007C3827" w:rsidRDefault="00000000">
      <w:pPr>
        <w:keepLines/>
        <w:numPr>
          <w:ilvl w:val="0"/>
          <w:numId w:val="124"/>
        </w:numPr>
        <w:spacing w:line="360" w:lineRule="auto"/>
        <w:rPr>
          <w:rFonts w:ascii="宋体" w:hAnsi="宋体" w:cs="宋体" w:hint="eastAsia"/>
          <w:lang w:eastAsia="zh-CN"/>
        </w:rPr>
      </w:pPr>
      <w:r>
        <w:rPr>
          <w:rFonts w:ascii="宋体" w:hAnsi="宋体" w:cs="宋体" w:hint="eastAsia"/>
          <w:lang w:eastAsia="zh-CN"/>
        </w:rPr>
        <w:t>搜索车牌号，可查询到车辆当前实时位置。</w:t>
      </w:r>
    </w:p>
    <w:p w14:paraId="7BAF00A7" w14:textId="77777777" w:rsidR="007C3827" w:rsidRDefault="00000000">
      <w:pPr>
        <w:keepLines/>
        <w:numPr>
          <w:ilvl w:val="0"/>
          <w:numId w:val="124"/>
        </w:numPr>
        <w:spacing w:line="360" w:lineRule="auto"/>
        <w:rPr>
          <w:rFonts w:ascii="宋体" w:hAnsi="宋体" w:cs="宋体" w:hint="eastAsia"/>
          <w:lang w:eastAsia="zh-CN"/>
        </w:rPr>
      </w:pPr>
      <w:r>
        <w:rPr>
          <w:rFonts w:ascii="宋体" w:hAnsi="宋体" w:cs="宋体" w:hint="eastAsia"/>
          <w:lang w:eastAsia="zh-CN"/>
        </w:rPr>
        <w:t>9.6米以上普通货车均可通过中交兴路平台（北斗定位）获取定位信息，9.6米以下普通货车及其他特殊车型、危化品车等通过司机小程序获取定位信息。</w:t>
      </w:r>
    </w:p>
    <w:p w14:paraId="03B901B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6B8313C1"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车牌号、最后位置、当前速度、是否在线、最后上传位置时间</w:t>
      </w:r>
    </w:p>
    <w:p w14:paraId="1E99CA4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lastRenderedPageBreak/>
        <w:t>参考页面</w:t>
      </w:r>
    </w:p>
    <w:p w14:paraId="0CF0CBE6"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4760CE1E" wp14:editId="67D036D4">
            <wp:extent cx="4981575" cy="2149475"/>
            <wp:effectExtent l="0" t="0" r="9525" b="9525"/>
            <wp:docPr id="92" name="图片 64" descr="1640968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4" descr="1640968286(1)"/>
                    <pic:cNvPicPr>
                      <a:picLocks noChangeAspect="1"/>
                    </pic:cNvPicPr>
                  </pic:nvPicPr>
                  <pic:blipFill>
                    <a:blip r:embed="rId53"/>
                    <a:stretch>
                      <a:fillRect/>
                    </a:stretch>
                  </pic:blipFill>
                  <pic:spPr>
                    <a:xfrm>
                      <a:off x="0" y="0"/>
                      <a:ext cx="4981575" cy="2149475"/>
                    </a:xfrm>
                    <a:prstGeom prst="rect">
                      <a:avLst/>
                    </a:prstGeom>
                  </pic:spPr>
                </pic:pic>
              </a:graphicData>
            </a:graphic>
          </wp:inline>
        </w:drawing>
      </w:r>
    </w:p>
    <w:p w14:paraId="0CCAF772" w14:textId="77777777" w:rsidR="007C3827" w:rsidRDefault="00000000">
      <w:pPr>
        <w:pStyle w:val="4"/>
        <w:keepNext w:val="0"/>
        <w:spacing w:line="360" w:lineRule="auto"/>
        <w:rPr>
          <w:rFonts w:ascii="宋体" w:hAnsi="宋体" w:cs="宋体" w:hint="eastAsia"/>
          <w:lang w:eastAsia="zh-CN"/>
        </w:rPr>
      </w:pPr>
      <w:bookmarkStart w:id="1034" w:name="_Toc9613"/>
      <w:r>
        <w:rPr>
          <w:rFonts w:ascii="宋体" w:hAnsi="宋体" w:cs="宋体" w:hint="eastAsia"/>
          <w:lang w:eastAsia="zh-CN"/>
        </w:rPr>
        <w:t>车辆轨迹</w:t>
      </w:r>
      <w:bookmarkEnd w:id="1034"/>
    </w:p>
    <w:p w14:paraId="61838F6D"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0F223F96"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主要用于查询车辆运输轨迹信息主要指车辆行驶的历史轨迹。</w:t>
      </w:r>
    </w:p>
    <w:p w14:paraId="2FEE220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5D9D2E47" w14:textId="77777777" w:rsidR="007C3827" w:rsidRDefault="00000000">
      <w:pPr>
        <w:keepLines/>
        <w:numPr>
          <w:ilvl w:val="0"/>
          <w:numId w:val="125"/>
        </w:numPr>
        <w:spacing w:line="360" w:lineRule="auto"/>
        <w:rPr>
          <w:rFonts w:ascii="宋体" w:hAnsi="宋体" w:cs="宋体" w:hint="eastAsia"/>
          <w:lang w:eastAsia="zh-CN"/>
        </w:rPr>
      </w:pPr>
      <w:r>
        <w:rPr>
          <w:rFonts w:ascii="宋体" w:hAnsi="宋体" w:cs="宋体" w:hint="eastAsia"/>
          <w:lang w:eastAsia="zh-CN"/>
        </w:rPr>
        <w:t>可根据车辆查询运输轨迹，也可以根据运单编号查询运输轨迹。</w:t>
      </w:r>
    </w:p>
    <w:p w14:paraId="720546A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4F74BEAD" w14:textId="77777777" w:rsidR="007C3827" w:rsidRDefault="00000000">
      <w:pPr>
        <w:keepLines/>
        <w:numPr>
          <w:ilvl w:val="0"/>
          <w:numId w:val="126"/>
        </w:numPr>
        <w:spacing w:line="360" w:lineRule="auto"/>
        <w:rPr>
          <w:rFonts w:ascii="宋体" w:hAnsi="宋体" w:cs="宋体" w:hint="eastAsia"/>
          <w:lang w:eastAsia="zh-CN"/>
        </w:rPr>
      </w:pPr>
      <w:r>
        <w:rPr>
          <w:rFonts w:ascii="宋体" w:hAnsi="宋体" w:cs="宋体" w:hint="eastAsia"/>
          <w:lang w:eastAsia="zh-CN"/>
        </w:rPr>
        <w:t>车辆轨迹：车牌号、轨迹时间、搜索、时速、距离</w:t>
      </w:r>
    </w:p>
    <w:p w14:paraId="4CC3C14C" w14:textId="77777777" w:rsidR="007C3827" w:rsidRDefault="00000000">
      <w:pPr>
        <w:keepLines/>
        <w:numPr>
          <w:ilvl w:val="0"/>
          <w:numId w:val="126"/>
        </w:numPr>
        <w:spacing w:line="360" w:lineRule="auto"/>
        <w:rPr>
          <w:rFonts w:ascii="宋体" w:hAnsi="宋体" w:cs="宋体" w:hint="eastAsia"/>
          <w:lang w:eastAsia="zh-CN"/>
        </w:rPr>
      </w:pPr>
      <w:r>
        <w:rPr>
          <w:rFonts w:ascii="宋体" w:hAnsi="宋体" w:cs="宋体" w:hint="eastAsia"/>
          <w:lang w:eastAsia="zh-CN"/>
        </w:rPr>
        <w:t>运单轨迹：运单号、搜索、时速、距离</w:t>
      </w:r>
    </w:p>
    <w:p w14:paraId="0CDB614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572F53AE"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39D44C5E" wp14:editId="20827476">
            <wp:extent cx="5260340" cy="2578100"/>
            <wp:effectExtent l="0" t="0" r="10160" b="0"/>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54"/>
                    <a:stretch>
                      <a:fillRect/>
                    </a:stretch>
                  </pic:blipFill>
                  <pic:spPr>
                    <a:xfrm>
                      <a:off x="0" y="0"/>
                      <a:ext cx="5260340" cy="2578100"/>
                    </a:xfrm>
                    <a:prstGeom prst="rect">
                      <a:avLst/>
                    </a:prstGeom>
                    <a:noFill/>
                    <a:ln>
                      <a:noFill/>
                    </a:ln>
                  </pic:spPr>
                </pic:pic>
              </a:graphicData>
            </a:graphic>
          </wp:inline>
        </w:drawing>
      </w:r>
    </w:p>
    <w:p w14:paraId="4DAA1C37" w14:textId="77777777" w:rsidR="007C3827" w:rsidRDefault="00000000">
      <w:pPr>
        <w:pStyle w:val="3"/>
        <w:keepNext w:val="0"/>
        <w:spacing w:line="360" w:lineRule="auto"/>
        <w:rPr>
          <w:rFonts w:ascii="宋体" w:hAnsi="宋体" w:cs="宋体" w:hint="eastAsia"/>
          <w:lang w:eastAsia="zh-CN"/>
        </w:rPr>
      </w:pPr>
      <w:bookmarkStart w:id="1035" w:name="_Toc3220"/>
      <w:bookmarkStart w:id="1036" w:name="_Toc13705"/>
      <w:bookmarkStart w:id="1037" w:name="_Toc10875"/>
      <w:bookmarkStart w:id="1038" w:name="_Toc10372"/>
      <w:bookmarkStart w:id="1039" w:name="_Toc96"/>
      <w:bookmarkStart w:id="1040" w:name="_Toc1227"/>
      <w:bookmarkStart w:id="1041" w:name="_Toc10762"/>
      <w:bookmarkStart w:id="1042" w:name="_Toc21155"/>
      <w:bookmarkStart w:id="1043" w:name="_Toc8146"/>
      <w:bookmarkStart w:id="1044" w:name="_Toc1934"/>
      <w:bookmarkStart w:id="1045" w:name="_Toc12701"/>
      <w:bookmarkStart w:id="1046" w:name="_Toc5308"/>
      <w:bookmarkStart w:id="1047" w:name="_Toc4071"/>
      <w:bookmarkStart w:id="1048" w:name="_Toc22827"/>
      <w:bookmarkStart w:id="1049" w:name="_Toc8499"/>
      <w:bookmarkStart w:id="1050" w:name="_Toc13518"/>
      <w:bookmarkStart w:id="1051" w:name="_Toc24582"/>
      <w:r>
        <w:rPr>
          <w:rFonts w:ascii="宋体" w:hAnsi="宋体" w:cs="宋体" w:hint="eastAsia"/>
          <w:lang w:eastAsia="zh-CN"/>
        </w:rPr>
        <w:t>异常管理</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p>
    <w:p w14:paraId="12095A4D"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lastRenderedPageBreak/>
        <w:t>功能概述</w:t>
      </w:r>
    </w:p>
    <w:p w14:paraId="0BD9FA2B" w14:textId="77777777" w:rsidR="007C3827" w:rsidRDefault="00000000">
      <w:pPr>
        <w:keepLines/>
        <w:spacing w:line="360" w:lineRule="auto"/>
        <w:ind w:firstLineChars="200" w:firstLine="420"/>
        <w:rPr>
          <w:rFonts w:ascii="宋体" w:hAnsi="宋体" w:cs="宋体" w:hint="eastAsia"/>
          <w:szCs w:val="21"/>
          <w:lang w:eastAsia="zh-CN"/>
        </w:rPr>
      </w:pPr>
      <w:r>
        <w:rPr>
          <w:rFonts w:ascii="宋体" w:hAnsi="宋体" w:cs="宋体" w:hint="eastAsia"/>
          <w:szCs w:val="21"/>
          <w:lang w:eastAsia="zh-CN"/>
        </w:rPr>
        <w:t>主要用于查看司机端提报的运单任务异常，并进行处理；提供查询、异常登记、异常处理功能。</w:t>
      </w:r>
    </w:p>
    <w:p w14:paraId="445EEDF5"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t>关键逻辑描述</w:t>
      </w:r>
    </w:p>
    <w:p w14:paraId="08DB9B89"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szCs w:val="21"/>
          <w:lang w:eastAsia="zh-CN"/>
        </w:rPr>
        <w:t>数据来源为司机小程序端针对任务单进行异常上报。</w:t>
      </w:r>
    </w:p>
    <w:p w14:paraId="6BEA8DD7"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业务人员仅可查看与自己部门相关的异常单据并进行处理。</w:t>
      </w:r>
    </w:p>
    <w:p w14:paraId="20505E5A" w14:textId="77777777" w:rsidR="007C3827" w:rsidRDefault="00000000">
      <w:pPr>
        <w:pStyle w:val="a2"/>
        <w:keepLines/>
        <w:numPr>
          <w:ilvl w:val="0"/>
          <w:numId w:val="127"/>
        </w:numPr>
        <w:spacing w:after="0" w:line="360" w:lineRule="auto"/>
        <w:ind w:left="1049" w:firstLineChars="0"/>
        <w:rPr>
          <w:rFonts w:ascii="宋体" w:hAnsi="宋体" w:cs="宋体" w:hint="eastAsia"/>
        </w:rPr>
      </w:pPr>
      <w:r>
        <w:rPr>
          <w:rFonts w:ascii="宋体" w:hAnsi="宋体" w:cs="宋体" w:hint="eastAsia"/>
        </w:rPr>
        <w:t>物流部门可以选择运单，添加运单异常记录。</w:t>
      </w:r>
    </w:p>
    <w:p w14:paraId="4640763E" w14:textId="77777777" w:rsidR="007C3827" w:rsidRDefault="00000000">
      <w:pPr>
        <w:pStyle w:val="a2"/>
        <w:keepLines/>
        <w:numPr>
          <w:ilvl w:val="0"/>
          <w:numId w:val="127"/>
        </w:numPr>
        <w:spacing w:after="0" w:line="360" w:lineRule="auto"/>
        <w:ind w:left="1049" w:firstLineChars="0"/>
        <w:rPr>
          <w:rFonts w:ascii="宋体" w:hAnsi="宋体" w:cs="宋体" w:hint="eastAsia"/>
        </w:rPr>
      </w:pPr>
      <w:r>
        <w:rPr>
          <w:rFonts w:ascii="宋体" w:hAnsi="宋体" w:cs="宋体" w:hint="eastAsia"/>
        </w:rPr>
        <w:t>物流部门可以通过运单选择对应的任务单，添加运单异常记录。</w:t>
      </w:r>
    </w:p>
    <w:p w14:paraId="3204F04E"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选择要处理的异常信息，查看异常原因，点击异常处理，填写处理意见，提交即可。</w:t>
      </w:r>
    </w:p>
    <w:p w14:paraId="0283BAA1" w14:textId="77777777" w:rsidR="007C3827" w:rsidRDefault="00000000">
      <w:pPr>
        <w:keepLines/>
        <w:numPr>
          <w:ilvl w:val="0"/>
          <w:numId w:val="60"/>
        </w:numPr>
        <w:spacing w:line="360" w:lineRule="auto"/>
        <w:ind w:left="630"/>
        <w:rPr>
          <w:rFonts w:ascii="宋体" w:hAnsi="宋体" w:cs="宋体" w:hint="eastAsia"/>
          <w:szCs w:val="21"/>
          <w:lang w:eastAsia="zh-CN"/>
        </w:rPr>
      </w:pPr>
      <w:r>
        <w:rPr>
          <w:rFonts w:ascii="宋体" w:hAnsi="宋体" w:cs="宋体" w:hint="eastAsia"/>
          <w:szCs w:val="21"/>
          <w:lang w:eastAsia="zh-CN"/>
        </w:rPr>
        <w:t>关键字段</w:t>
      </w:r>
    </w:p>
    <w:p w14:paraId="129B613F"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功能字段：查询、异常登记、删除、异常处理</w:t>
      </w:r>
    </w:p>
    <w:p w14:paraId="6DEE6E8D"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查询：异常单号、单据状态（未处理，处理中，完成）运单编号、承运商、异常类型。</w:t>
      </w:r>
    </w:p>
    <w:p w14:paraId="6F13FEB2"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 xml:space="preserve"> 新增：选择运单或者选择运单下的任务单，添加异常信息：异常类型、责任划分、处理意见，是否处理(已完成，未完成)，涉及赔偿（是/否），赔付金额，承运商扣款，员工扣款金额，员工姓名，预计解决时间，实际解决时间，异常描述、备注、上传图片（多张）。</w:t>
      </w:r>
    </w:p>
    <w:p w14:paraId="6D1EED05"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异常处理：即填写处理时间，处理人，处理意见，处理状态（未处理/已处理/处理完成）员工扣款，承运商扣款，员工姓名，实际解决时间。可以记录多次处理结果。</w:t>
      </w:r>
    </w:p>
    <w:p w14:paraId="5677CA7B"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查看详情：点击可查看录入的异常信息。</w:t>
      </w:r>
    </w:p>
    <w:p w14:paraId="4C9FBFA7"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szCs w:val="21"/>
          <w:lang w:eastAsia="zh-CN"/>
        </w:rPr>
        <w:t>首页表单字段：异常单号，运单号、任务单号、承运商、异常类型、异常描述、责任划分、是否涉及经济补偿、预计解决时间，实际解决时间，单据状态，上传图片，提交时间、提交人、处理时间、处理人、处理意见备注；</w:t>
      </w:r>
    </w:p>
    <w:p w14:paraId="278843E2" w14:textId="77777777" w:rsidR="007C3827" w:rsidRDefault="00000000">
      <w:pPr>
        <w:pStyle w:val="3"/>
        <w:keepNext w:val="0"/>
        <w:spacing w:line="360" w:lineRule="auto"/>
        <w:rPr>
          <w:rFonts w:ascii="宋体" w:hAnsi="宋体" w:cs="宋体" w:hint="eastAsia"/>
          <w:lang w:eastAsia="zh-CN"/>
        </w:rPr>
      </w:pPr>
      <w:bookmarkStart w:id="1052" w:name="_Toc7836"/>
      <w:bookmarkStart w:id="1053" w:name="_Toc6282"/>
      <w:bookmarkStart w:id="1054" w:name="_Toc10827"/>
      <w:bookmarkStart w:id="1055" w:name="_Toc6745"/>
      <w:bookmarkStart w:id="1056" w:name="_Toc28755"/>
      <w:bookmarkStart w:id="1057" w:name="_Toc7274"/>
      <w:bookmarkStart w:id="1058" w:name="_Toc20690"/>
      <w:bookmarkStart w:id="1059" w:name="_Toc13246"/>
      <w:bookmarkStart w:id="1060" w:name="_Toc22954"/>
      <w:bookmarkStart w:id="1061" w:name="_Toc29018"/>
      <w:bookmarkStart w:id="1062" w:name="_Toc25040"/>
      <w:bookmarkStart w:id="1063" w:name="_Toc23062"/>
      <w:bookmarkStart w:id="1064" w:name="_Toc9531"/>
      <w:bookmarkStart w:id="1065" w:name="_Toc22227"/>
      <w:bookmarkStart w:id="1066" w:name="_Toc31707"/>
      <w:bookmarkStart w:id="1067" w:name="_Toc13213"/>
      <w:bookmarkStart w:id="1068" w:name="_Toc20149"/>
      <w:r>
        <w:rPr>
          <w:rFonts w:ascii="宋体" w:hAnsi="宋体" w:cs="宋体" w:hint="eastAsia"/>
          <w:lang w:eastAsia="zh-CN"/>
        </w:rPr>
        <w:t>运输时效预警</w:t>
      </w:r>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p w14:paraId="31A10341"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09069967"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主要用于运输中的运单时效预警和监控。</w:t>
      </w:r>
    </w:p>
    <w:p w14:paraId="5D37AE2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C20EEAD"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根据运单的发货地、到货地、运输方式匹配对应的运输线路时效判断运单时效状态。</w:t>
      </w:r>
    </w:p>
    <w:p w14:paraId="56713AE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司机任务提货后开始计算运单时效。</w:t>
      </w:r>
    </w:p>
    <w:p w14:paraId="50ED00B6"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查询当前部门创建的已超时运单信息。</w:t>
      </w:r>
    </w:p>
    <w:p w14:paraId="2F4135B0"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lastRenderedPageBreak/>
        <w:t>如果存在特殊情况出现的超时，可进行预警处理，处理后运单超时状态变为正常。</w:t>
      </w:r>
    </w:p>
    <w:p w14:paraId="73B5662B"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需要对已超时和即将超时的运单分别进行预警，提示超时时间和即将超时时间，蓝色为即将超时运单，红色为已超时运单，需要添加配置项根据账套配置（即将超时时间，小时）</w:t>
      </w:r>
    </w:p>
    <w:p w14:paraId="111D798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32CC1E4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功能字段：查询、超时处理、导出</w:t>
      </w:r>
    </w:p>
    <w:p w14:paraId="5BB1D198"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查询：运单编号，交货日期，是否回单、承运商、发货地、收货地、收货人、线路时效要求、运输方式、运单状态、超时状态（即将超时、已超时）。</w:t>
      </w:r>
    </w:p>
    <w:p w14:paraId="4FC2AB94"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lang w:eastAsia="zh-CN"/>
        </w:rPr>
        <w:t>超时处理：可以批量处理，填写处理意见方案、标记处理状态，处理后运单超时状态变为正常。</w:t>
      </w:r>
    </w:p>
    <w:p w14:paraId="7A3D342A" w14:textId="77777777" w:rsidR="007C3827" w:rsidRDefault="00000000">
      <w:pPr>
        <w:pStyle w:val="3"/>
        <w:keepNext w:val="0"/>
        <w:spacing w:line="360" w:lineRule="auto"/>
        <w:ind w:firstLine="210"/>
        <w:rPr>
          <w:rFonts w:ascii="宋体" w:hAnsi="宋体" w:cs="宋体" w:hint="eastAsia"/>
        </w:rPr>
      </w:pPr>
      <w:bookmarkStart w:id="1069" w:name="_Toc26404"/>
      <w:bookmarkStart w:id="1070" w:name="_Toc25398"/>
      <w:bookmarkStart w:id="1071" w:name="_Toc2895"/>
      <w:bookmarkStart w:id="1072" w:name="_Toc1336"/>
      <w:bookmarkStart w:id="1073" w:name="_Toc17059"/>
      <w:bookmarkStart w:id="1074" w:name="_Toc24864"/>
      <w:bookmarkStart w:id="1075" w:name="_Toc26162"/>
      <w:bookmarkStart w:id="1076" w:name="_Toc23688"/>
      <w:bookmarkStart w:id="1077" w:name="_Toc18987"/>
      <w:bookmarkStart w:id="1078" w:name="_Toc29259"/>
      <w:bookmarkStart w:id="1079" w:name="_Toc16674"/>
      <w:bookmarkStart w:id="1080" w:name="_Toc9900"/>
      <w:bookmarkStart w:id="1081" w:name="_Toc12307"/>
      <w:bookmarkStart w:id="1082" w:name="_Toc7607"/>
      <w:bookmarkStart w:id="1083" w:name="_Toc27062"/>
      <w:bookmarkStart w:id="1084" w:name="_Toc30462"/>
      <w:bookmarkStart w:id="1085" w:name="_Toc20091"/>
      <w:r>
        <w:rPr>
          <w:rFonts w:ascii="宋体" w:hAnsi="宋体" w:cs="宋体" w:hint="eastAsia"/>
          <w:lang w:eastAsia="zh-CN"/>
        </w:rPr>
        <w:t>回单管理</w:t>
      </w:r>
      <w:bookmarkStart w:id="1086" w:name="_Toc15068"/>
      <w:bookmarkStart w:id="1087" w:name="_Toc24668"/>
      <w:bookmarkStart w:id="1088" w:name="_Toc28701"/>
      <w:bookmarkStart w:id="1089" w:name="_Toc3064"/>
      <w:bookmarkStart w:id="1090" w:name="_Toc21755"/>
      <w:bookmarkStart w:id="1091" w:name="_Toc16776"/>
      <w:bookmarkStart w:id="1092" w:name="_Toc31140"/>
      <w:bookmarkStart w:id="1093" w:name="_Toc20600"/>
      <w:bookmarkStart w:id="1094" w:name="_Toc5210"/>
      <w:bookmarkStart w:id="1095" w:name="_Toc21270"/>
      <w:bookmarkStart w:id="1096" w:name="_Toc21756"/>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p>
    <w:p w14:paraId="19072293"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41C629DC"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主要用于签收后的运单进行回单上传、回单查看、回单审核、回单回收预警操作。</w:t>
      </w:r>
    </w:p>
    <w:p w14:paraId="6A40A93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4DA7DFEB" w14:textId="77777777" w:rsidR="007C3827" w:rsidRDefault="00000000">
      <w:pPr>
        <w:keepLines/>
        <w:numPr>
          <w:ilvl w:val="0"/>
          <w:numId w:val="74"/>
        </w:numPr>
        <w:spacing w:line="360" w:lineRule="auto"/>
        <w:ind w:left="1049"/>
        <w:rPr>
          <w:rFonts w:ascii="宋体" w:hAnsi="宋体" w:cs="宋体" w:hint="eastAsia"/>
          <w:szCs w:val="21"/>
          <w:lang w:eastAsia="zh-CN"/>
        </w:rPr>
      </w:pPr>
      <w:r>
        <w:rPr>
          <w:rFonts w:ascii="宋体" w:hAnsi="宋体" w:cs="宋体" w:hint="eastAsia"/>
          <w:lang w:eastAsia="zh-CN"/>
        </w:rPr>
        <w:t>物流/仓库部门仅可查看本部门创建的已签收的需要回收回单的运单信息。</w:t>
      </w:r>
    </w:p>
    <w:p w14:paraId="3C4624C5"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已签收的运单可进行回单上传。</w:t>
      </w:r>
    </w:p>
    <w:p w14:paraId="69FD70B5"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已上传回单的运单由物流/仓库进行回单回收确认。</w:t>
      </w:r>
    </w:p>
    <w:p w14:paraId="3AD9B31C"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4CB90D77"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功能字段：查询、回单上传、回单确认、导出。</w:t>
      </w:r>
    </w:p>
    <w:p w14:paraId="72467554"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查询：运单编号、承运商、发货地、收货地、回单回收状态、回收人、回收时间、确认人、确认时间。</w:t>
      </w:r>
    </w:p>
    <w:p w14:paraId="1410155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回单上传：选择运单上传回单图片，可上传多个图片，已上传回单的运单可查询出已上传的回单图片并可删除。</w:t>
      </w:r>
    </w:p>
    <w:p w14:paraId="480EC3BB"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回单确认：选择已上传回单的运单进行回单确认，可批量确认和单个确认。</w:t>
      </w:r>
    </w:p>
    <w:p w14:paraId="7977A7B5"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回单回收预警：可配置回单回收时效，运单签收后时效内未上传回单的运单进行预警，按照账套配置超时预警，定时任务产生预警。</w:t>
      </w:r>
    </w:p>
    <w:p w14:paraId="7E69D598"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首页表单字段：运单编号、车牌号、司机姓名、联系电话、异常内容、业务员、联系电话、运单详情。</w:t>
      </w:r>
    </w:p>
    <w:p w14:paraId="3D341863" w14:textId="77777777" w:rsidR="007C3827" w:rsidRDefault="00000000">
      <w:pPr>
        <w:pStyle w:val="2"/>
        <w:keepNext w:val="0"/>
        <w:spacing w:line="360" w:lineRule="auto"/>
        <w:rPr>
          <w:rFonts w:ascii="宋体" w:hAnsi="宋体" w:cs="宋体" w:hint="eastAsia"/>
          <w:lang w:eastAsia="zh-CN"/>
        </w:rPr>
      </w:pPr>
      <w:bookmarkStart w:id="1097" w:name="_Toc26524"/>
      <w:bookmarkStart w:id="1098" w:name="_Toc13473"/>
      <w:bookmarkStart w:id="1099" w:name="_Toc8482"/>
      <w:bookmarkStart w:id="1100" w:name="_Toc11540"/>
      <w:bookmarkStart w:id="1101" w:name="_Toc7534"/>
      <w:bookmarkStart w:id="1102" w:name="_Toc5838"/>
      <w:bookmarkStart w:id="1103" w:name="_Toc17959"/>
      <w:bookmarkStart w:id="1104" w:name="_Toc4285"/>
      <w:bookmarkStart w:id="1105" w:name="_Toc30096"/>
      <w:bookmarkStart w:id="1106" w:name="_Toc28407"/>
      <w:bookmarkStart w:id="1107" w:name="_Toc24948"/>
      <w:bookmarkStart w:id="1108" w:name="_Toc20258"/>
      <w:bookmarkStart w:id="1109" w:name="_Toc597551847"/>
      <w:bookmarkStart w:id="1110" w:name="_Toc29028"/>
      <w:bookmarkStart w:id="1111" w:name="_Toc24409"/>
      <w:bookmarkStart w:id="1112" w:name="_Toc79"/>
      <w:bookmarkStart w:id="1113" w:name="_Toc8631"/>
      <w:bookmarkStart w:id="1114" w:name="_Toc7012"/>
      <w:r>
        <w:rPr>
          <w:rFonts w:ascii="宋体" w:hAnsi="宋体" w:cs="宋体" w:hint="eastAsia"/>
          <w:lang w:eastAsia="zh-CN"/>
        </w:rPr>
        <w:lastRenderedPageBreak/>
        <w:t>WMS仓储管理端功能</w:t>
      </w:r>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p w14:paraId="129864A9" w14:textId="77777777" w:rsidR="007C3827" w:rsidRDefault="00000000">
      <w:pPr>
        <w:pStyle w:val="3"/>
        <w:keepNext w:val="0"/>
        <w:spacing w:line="360" w:lineRule="auto"/>
        <w:rPr>
          <w:rFonts w:ascii="宋体" w:hAnsi="宋体" w:cs="宋体" w:hint="eastAsia"/>
          <w:lang w:eastAsia="zh-CN"/>
        </w:rPr>
      </w:pPr>
      <w:bookmarkStart w:id="1115" w:name="_Toc264681402"/>
      <w:bookmarkStart w:id="1116" w:name="_Toc27067"/>
      <w:bookmarkStart w:id="1117" w:name="_Toc21337"/>
      <w:bookmarkStart w:id="1118" w:name="_Toc25657"/>
      <w:bookmarkStart w:id="1119" w:name="_Toc29972"/>
      <w:bookmarkStart w:id="1120" w:name="_Toc30301"/>
      <w:bookmarkStart w:id="1121" w:name="_Toc25984"/>
      <w:bookmarkStart w:id="1122" w:name="_Toc32364"/>
      <w:bookmarkStart w:id="1123" w:name="_Toc20534"/>
      <w:bookmarkStart w:id="1124" w:name="_Toc18636"/>
      <w:bookmarkStart w:id="1125" w:name="_Toc25729"/>
      <w:bookmarkStart w:id="1126" w:name="_Toc14961"/>
      <w:bookmarkStart w:id="1127" w:name="_Toc3685"/>
      <w:bookmarkStart w:id="1128" w:name="_Toc7842"/>
      <w:bookmarkStart w:id="1129" w:name="_Toc19138"/>
      <w:bookmarkStart w:id="1130" w:name="_Toc20028"/>
      <w:bookmarkStart w:id="1131" w:name="_Toc10732"/>
      <w:bookmarkStart w:id="1132" w:name="_Toc5226"/>
      <w:bookmarkEnd w:id="1115"/>
      <w:r>
        <w:rPr>
          <w:rFonts w:ascii="宋体" w:hAnsi="宋体" w:cs="宋体" w:hint="eastAsia"/>
          <w:lang w:eastAsia="zh-CN"/>
        </w:rPr>
        <w:t>园区车控</w:t>
      </w:r>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p>
    <w:p w14:paraId="7B5A60F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5545C435"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用于仓库查看当日已派车未提货任务，用于查看装车计划、分配预约入场车辆提货月台、修改车辆入场时间、确认装车提货。</w:t>
      </w:r>
    </w:p>
    <w:p w14:paraId="70850A2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AE47A40"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查询当日未提货确认的提货任务和已提货确认的历史任务；</w:t>
      </w:r>
    </w:p>
    <w:p w14:paraId="6A32C6AF"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指定司机进厂后的月台（查询当前仓库月台信息：月台编号），不存在月台的仓库可以不用指定，不影响车辆到厂提货装车；</w:t>
      </w:r>
    </w:p>
    <w:p w14:paraId="38FD14D2"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修改车辆到厂时间，并判断是否存在时间冲突的提货任务；</w:t>
      </w:r>
    </w:p>
    <w:p w14:paraId="60148FAF"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仓库可在装车后进行确认，或由司机在移动端进行提货确认。</w:t>
      </w:r>
    </w:p>
    <w:p w14:paraId="0FD90CC9"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14CC3731"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功能按钮：查询、到厂时间修改、指定月台、装车确认；</w:t>
      </w:r>
    </w:p>
    <w:p w14:paraId="796E00CE"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查询条件：车牌号、司机、任务单号；</w:t>
      </w:r>
    </w:p>
    <w:p w14:paraId="0C21CCE9"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查询字段：任务单号、车牌号、司机、到厂时间、装车月台、提货装车物料信息（列表）；</w:t>
      </w:r>
    </w:p>
    <w:p w14:paraId="07BEB3AE"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到厂时间修改：选择未提货任务，修改到厂时间后通知司机（短信通知）；</w:t>
      </w:r>
    </w:p>
    <w:p w14:paraId="39FFD40E"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指定月台：选择未提货任务，选择装车月台后通知司机（短信通知）；</w:t>
      </w:r>
    </w:p>
    <w:p w14:paraId="2676FF9E" w14:textId="77777777" w:rsidR="007C3827" w:rsidRDefault="00000000">
      <w:pPr>
        <w:keepLines/>
        <w:numPr>
          <w:ilvl w:val="0"/>
          <w:numId w:val="74"/>
        </w:numPr>
        <w:spacing w:line="360" w:lineRule="auto"/>
        <w:ind w:left="1049"/>
        <w:rPr>
          <w:ins w:id="1133" w:author="风月无边" w:date="2023-06-03T14:29:00Z"/>
          <w:rFonts w:ascii="宋体" w:hAnsi="宋体" w:cs="宋体" w:hint="eastAsia"/>
          <w:lang w:eastAsia="zh-CN"/>
        </w:rPr>
      </w:pPr>
      <w:r>
        <w:rPr>
          <w:rFonts w:ascii="宋体" w:hAnsi="宋体" w:cs="宋体" w:hint="eastAsia"/>
          <w:lang w:eastAsia="zh-CN"/>
        </w:rPr>
        <w:t>装车确认：选择未提货任务进行装车确认，可修改装车数量，根据装车数量更新对应运单和物流订单的实际装车数量；如果装车数量不等于运单的装车数量需要重新根据实际装车货品匹配原单价重新计算运费。</w:t>
      </w:r>
    </w:p>
    <w:p w14:paraId="3E3924C5" w14:textId="77777777" w:rsidR="007C3827" w:rsidRDefault="00000000">
      <w:pPr>
        <w:pStyle w:val="a2"/>
        <w:keepLines/>
        <w:numPr>
          <w:ilvl w:val="255"/>
          <w:numId w:val="0"/>
        </w:numPr>
        <w:spacing w:after="0" w:line="360" w:lineRule="auto"/>
        <w:ind w:left="420" w:firstLine="420"/>
        <w:rPr>
          <w:ins w:id="1134" w:author="风月无边" w:date="2023-06-03T14:31:00Z"/>
          <w:rFonts w:ascii="宋体" w:hAnsi="宋体" w:cs="宋体" w:hint="eastAsia"/>
          <w:color w:val="0000FF"/>
        </w:rPr>
      </w:pPr>
      <w:ins w:id="1135" w:author="风月无边" w:date="2023-06-03T14:30:00Z">
        <w:r>
          <w:rPr>
            <w:rFonts w:ascii="宋体" w:hAnsi="宋体" w:cs="宋体" w:hint="eastAsia"/>
            <w:color w:val="000000" w:themeColor="text1"/>
          </w:rPr>
          <w:t>装车确认后，根据任务单实际装车信</w:t>
        </w:r>
        <w:r>
          <w:rPr>
            <w:rFonts w:ascii="宋体" w:hAnsi="宋体" w:cs="宋体" w:hint="eastAsia"/>
            <w:color w:val="0000FF"/>
          </w:rPr>
          <w:t>息生成至PDF中，按照PDF的方式将邮件发送至代理商客户（客户信息中获取客户邮箱），模板信息包括运单信息（客户名称、承运商信息、联系方式、快递单号等）、物料明细信息。</w:t>
        </w:r>
      </w:ins>
    </w:p>
    <w:p w14:paraId="31446146" w14:textId="77777777" w:rsidR="007C3827" w:rsidRDefault="00000000">
      <w:pPr>
        <w:pStyle w:val="a2"/>
        <w:keepLines/>
        <w:spacing w:after="0" w:line="360" w:lineRule="auto"/>
        <w:ind w:left="420" w:firstLineChars="0" w:firstLine="0"/>
        <w:rPr>
          <w:ins w:id="1136" w:author="风月无边" w:date="2023-06-03T14:31:00Z"/>
          <w:rFonts w:ascii="宋体" w:hAnsi="宋体" w:cs="宋体" w:hint="eastAsia"/>
        </w:rPr>
      </w:pPr>
      <w:ins w:id="1137" w:author="风月无边" w:date="2023-06-03T14:31:00Z">
        <w:r>
          <w:rPr>
            <w:rFonts w:ascii="宋体" w:hAnsi="宋体" w:cs="宋体" w:hint="eastAsia"/>
          </w:rPr>
          <w:t>商用模板：</w:t>
        </w:r>
      </w:ins>
    </w:p>
    <w:p w14:paraId="27548DC0" w14:textId="77777777" w:rsidR="007C3827" w:rsidRDefault="00000000">
      <w:pPr>
        <w:pStyle w:val="a2"/>
        <w:keepLines/>
        <w:numPr>
          <w:ilvl w:val="255"/>
          <w:numId w:val="0"/>
        </w:numPr>
        <w:spacing w:after="0" w:line="360" w:lineRule="auto"/>
        <w:ind w:left="420" w:firstLine="420"/>
        <w:rPr>
          <w:ins w:id="1138" w:author="风月无边" w:date="2023-06-03T14:30:00Z"/>
          <w:rFonts w:ascii="宋体" w:hAnsi="宋体" w:cs="宋体" w:hint="eastAsia"/>
          <w:color w:val="0000FF"/>
        </w:rPr>
      </w:pPr>
      <w:ins w:id="1139" w:author="风月无边" w:date="2023-06-03T14:34:00Z">
        <w:r>
          <w:rPr>
            <w:rFonts w:ascii="宋体" w:hAnsi="宋体" w:cs="宋体" w:hint="eastAsia"/>
            <w:noProof/>
            <w:color w:val="0000FF"/>
          </w:rPr>
          <w:drawing>
            <wp:inline distT="0" distB="0" distL="114300" distR="114300" wp14:anchorId="47BAA331" wp14:editId="5E135DD9">
              <wp:extent cx="5367655" cy="753745"/>
              <wp:effectExtent l="0" t="0" r="4445" b="8255"/>
              <wp:docPr id="8" name="图片 8" descr="5a8128bfc75cb4a3af45b9c247eea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a8128bfc75cb4a3af45b9c247eea565"/>
                      <pic:cNvPicPr>
                        <a:picLocks noChangeAspect="1"/>
                      </pic:cNvPicPr>
                    </pic:nvPicPr>
                    <pic:blipFill>
                      <a:blip r:embed="rId55"/>
                      <a:stretch>
                        <a:fillRect/>
                      </a:stretch>
                    </pic:blipFill>
                    <pic:spPr>
                      <a:xfrm>
                        <a:off x="0" y="0"/>
                        <a:ext cx="5367655" cy="753745"/>
                      </a:xfrm>
                      <a:prstGeom prst="rect">
                        <a:avLst/>
                      </a:prstGeom>
                    </pic:spPr>
                  </pic:pic>
                </a:graphicData>
              </a:graphic>
            </wp:inline>
          </w:drawing>
        </w:r>
      </w:ins>
    </w:p>
    <w:p w14:paraId="71CED7FD" w14:textId="77777777" w:rsidR="007C3827" w:rsidRDefault="007C3827">
      <w:pPr>
        <w:pStyle w:val="a2"/>
        <w:numPr>
          <w:ilvl w:val="255"/>
          <w:numId w:val="0"/>
        </w:numPr>
        <w:pPrChange w:id="1140" w:author="风月无边" w:date="2023-06-03T14:30:00Z">
          <w:pPr>
            <w:pStyle w:val="a2"/>
          </w:pPr>
        </w:pPrChange>
      </w:pPr>
    </w:p>
    <w:p w14:paraId="2740EB90" w14:textId="77777777" w:rsidR="007C3827" w:rsidRDefault="00000000">
      <w:pPr>
        <w:pStyle w:val="3"/>
        <w:keepNext w:val="0"/>
        <w:spacing w:line="360" w:lineRule="auto"/>
        <w:rPr>
          <w:rFonts w:ascii="宋体" w:hAnsi="宋体" w:cs="宋体" w:hint="eastAsia"/>
          <w:lang w:eastAsia="zh-CN"/>
        </w:rPr>
      </w:pPr>
      <w:bookmarkStart w:id="1141" w:name="_Toc32331"/>
      <w:bookmarkStart w:id="1142" w:name="_Toc22850"/>
      <w:bookmarkStart w:id="1143" w:name="_Toc17375"/>
      <w:bookmarkStart w:id="1144" w:name="_Toc10475"/>
      <w:bookmarkStart w:id="1145" w:name="_Toc7500"/>
      <w:bookmarkStart w:id="1146" w:name="_Toc28713"/>
      <w:bookmarkStart w:id="1147" w:name="_Toc11663"/>
      <w:bookmarkStart w:id="1148" w:name="_Toc22366"/>
      <w:bookmarkStart w:id="1149" w:name="_Toc3727"/>
      <w:bookmarkStart w:id="1150" w:name="_Toc26021"/>
      <w:bookmarkStart w:id="1151" w:name="_Toc27397"/>
      <w:bookmarkStart w:id="1152" w:name="_Toc21713"/>
      <w:bookmarkStart w:id="1153" w:name="_Toc13036"/>
      <w:bookmarkStart w:id="1154" w:name="_Toc4664"/>
      <w:bookmarkStart w:id="1155" w:name="_Toc4248"/>
      <w:bookmarkStart w:id="1156" w:name="_Toc25842"/>
      <w:bookmarkStart w:id="1157" w:name="_Toc15926"/>
      <w:r>
        <w:rPr>
          <w:rFonts w:ascii="宋体" w:hAnsi="宋体" w:cs="宋体" w:hint="eastAsia"/>
          <w:lang w:eastAsia="zh-CN"/>
        </w:rPr>
        <w:t>库存查询</w:t>
      </w:r>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0099C776"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2685ACAC"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用于业务板块查询成品仓、外仓库存数据。</w:t>
      </w:r>
    </w:p>
    <w:p w14:paraId="713DFBC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71F1F17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对接PES查询当前账套所属的成品仓、外仓库存数据（需要控股物流向PES提出对接查询库存的需求）；</w:t>
      </w:r>
    </w:p>
    <w:p w14:paraId="69C8C8AD"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指定仓库查询库存数据，操作人员需要先选择要查询的仓库再进行库存查询；</w:t>
      </w:r>
    </w:p>
    <w:p w14:paraId="56C79772"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支持查询、导出库存信息。</w:t>
      </w:r>
    </w:p>
    <w:p w14:paraId="4209E142"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10136996"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功能按钮：查询、导出；</w:t>
      </w:r>
    </w:p>
    <w:p w14:paraId="53C65357"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查询条件：仓库名称（选择当前账套的仓库）、物料代码、物料名称；</w:t>
      </w:r>
    </w:p>
    <w:p w14:paraId="7A78251E"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查询/导出字段：仓库名称、物料代码、物料名称、物料分类、物料类型、规格、型号、计量单位、库存状态、单品重量、单品体积、单箱数量、库存数量、冻结数量；</w:t>
      </w:r>
    </w:p>
    <w:p w14:paraId="6E34DB0B" w14:textId="77777777" w:rsidR="007C3827" w:rsidRDefault="00000000">
      <w:pPr>
        <w:pStyle w:val="2"/>
        <w:keepNext w:val="0"/>
        <w:spacing w:before="140" w:after="140" w:line="360" w:lineRule="auto"/>
        <w:ind w:left="573" w:hanging="573"/>
        <w:rPr>
          <w:rFonts w:ascii="宋体" w:hAnsi="宋体" w:cs="宋体" w:hint="eastAsia"/>
          <w:szCs w:val="28"/>
          <w:lang w:eastAsia="zh-CN"/>
        </w:rPr>
      </w:pPr>
      <w:bookmarkStart w:id="1158" w:name="_Toc62"/>
      <w:bookmarkStart w:id="1159" w:name="_Toc4868"/>
      <w:bookmarkStart w:id="1160" w:name="_Toc18563"/>
      <w:bookmarkStart w:id="1161" w:name="_Toc16289"/>
      <w:bookmarkStart w:id="1162" w:name="_Toc1599997218"/>
      <w:bookmarkStart w:id="1163" w:name="_Toc7160"/>
      <w:bookmarkStart w:id="1164" w:name="_Toc31915"/>
      <w:bookmarkStart w:id="1165" w:name="_Toc20011"/>
      <w:bookmarkStart w:id="1166" w:name="_Toc23143"/>
      <w:bookmarkStart w:id="1167" w:name="_Toc29117"/>
      <w:bookmarkStart w:id="1168" w:name="_Toc4897"/>
      <w:bookmarkStart w:id="1169" w:name="_Toc17407"/>
      <w:bookmarkStart w:id="1170" w:name="_Toc10307"/>
      <w:bookmarkStart w:id="1171" w:name="_Toc9428"/>
      <w:bookmarkStart w:id="1172" w:name="_Toc13820"/>
      <w:bookmarkStart w:id="1173" w:name="_Toc23"/>
      <w:bookmarkStart w:id="1174" w:name="_Toc25499"/>
      <w:bookmarkStart w:id="1175" w:name="_Toc16710"/>
      <w:r>
        <w:rPr>
          <w:rFonts w:ascii="宋体" w:hAnsi="宋体" w:cs="宋体" w:hint="eastAsia"/>
          <w:szCs w:val="28"/>
          <w:lang w:eastAsia="zh-CN"/>
        </w:rPr>
        <w:t>BMS账单管理端功能</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p>
    <w:p w14:paraId="7CC42B9B" w14:textId="77777777" w:rsidR="007C3827" w:rsidRDefault="00000000">
      <w:pPr>
        <w:pStyle w:val="3"/>
        <w:keepNext w:val="0"/>
        <w:spacing w:line="360" w:lineRule="auto"/>
        <w:rPr>
          <w:rFonts w:ascii="宋体" w:hAnsi="宋体" w:cs="宋体" w:hint="eastAsia"/>
          <w:szCs w:val="28"/>
          <w:lang w:eastAsia="zh-CN"/>
        </w:rPr>
      </w:pPr>
      <w:bookmarkStart w:id="1176" w:name="_Toc20938"/>
      <w:bookmarkStart w:id="1177" w:name="_Toc18115"/>
      <w:bookmarkStart w:id="1178" w:name="_Toc1059"/>
      <w:bookmarkStart w:id="1179" w:name="_Toc1719"/>
      <w:bookmarkStart w:id="1180" w:name="_Toc11639"/>
      <w:bookmarkStart w:id="1181" w:name="_Toc19342"/>
      <w:bookmarkStart w:id="1182" w:name="_Toc1010728955"/>
      <w:bookmarkStart w:id="1183" w:name="_Toc16773"/>
      <w:bookmarkStart w:id="1184" w:name="_Toc16800"/>
      <w:bookmarkStart w:id="1185" w:name="_Toc8188"/>
      <w:bookmarkStart w:id="1186" w:name="_Toc200"/>
      <w:bookmarkStart w:id="1187" w:name="_Toc27709"/>
      <w:bookmarkStart w:id="1188" w:name="_Toc4443"/>
      <w:bookmarkStart w:id="1189" w:name="_Toc25178"/>
      <w:bookmarkStart w:id="1190" w:name="_Toc12664"/>
      <w:bookmarkStart w:id="1191" w:name="_Toc29588"/>
      <w:bookmarkStart w:id="1192" w:name="_Toc2060"/>
      <w:bookmarkStart w:id="1193" w:name="_Toc25422"/>
      <w:r>
        <w:rPr>
          <w:rFonts w:ascii="宋体" w:hAnsi="宋体" w:cs="宋体" w:hint="eastAsia"/>
          <w:szCs w:val="28"/>
          <w:lang w:eastAsia="zh-CN"/>
        </w:rPr>
        <w:t>费用调整</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p>
    <w:p w14:paraId="0CC9C7D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3403E6DC"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对运单费用发起调整申请，主要功能包含调整、查看调整记录。</w:t>
      </w:r>
    </w:p>
    <w:p w14:paraId="14BC4D6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16F24D3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可以选择运单，选择要调整的费用项，以及调整金额进行费用调整，并记录调整后的运费</w:t>
      </w:r>
    </w:p>
    <w:p w14:paraId="68885CC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525BB0BB"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功能字段：查询、调整、取消调整、查看调整记录</w:t>
      </w:r>
    </w:p>
    <w:p w14:paraId="2297D47F"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运单编号，承运商、发货地、收货地、线路、运单日期、要求到货时间、运输方式、运单状态、线路时效、运单类型、贸易类型（外贸/内贸）、车型、需求车数、快递单号、运费、卸货费、订舱费、THC、报关费、拖卡费、待时费、超远配送费、油价费、托盘返回费、其他费用1、其他费用2、审核状态、审核人、审核时间，查询未对账的运单信息。</w:t>
      </w:r>
    </w:p>
    <w:p w14:paraId="35BFC874"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lastRenderedPageBreak/>
        <w:t>调整：点击调整，弹出调整页面，可以选择要调整的费用项(运费、待时费、超远配送费、空车补偿费、取货转车费、木架费、上楼费、托盘返回费、其他费用1、其他费用2)、调整的金额、调整前运费、备注；点击保存，原订单对应费用项修改成功，并生成调整记录。</w:t>
      </w:r>
    </w:p>
    <w:p w14:paraId="1979EC7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查看调整记录：可以查看费用项、调整前金额、调整后金额、调整人、调整时间、审核时间、审核人、审核状态</w:t>
      </w:r>
    </w:p>
    <w:p w14:paraId="7570B73D"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取消调整：选择未审核的调整记录，取消后恢复原运单的费用金额。</w:t>
      </w:r>
    </w:p>
    <w:p w14:paraId="00329999"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查询条件：运单编号、承运商、审核状态、运单日期。</w:t>
      </w:r>
    </w:p>
    <w:p w14:paraId="303B2E91" w14:textId="77777777" w:rsidR="007C3827" w:rsidRDefault="00000000">
      <w:pPr>
        <w:pStyle w:val="3"/>
        <w:keepNext w:val="0"/>
        <w:spacing w:line="360" w:lineRule="auto"/>
        <w:rPr>
          <w:rFonts w:ascii="宋体" w:hAnsi="宋体" w:cs="宋体" w:hint="eastAsia"/>
          <w:szCs w:val="28"/>
          <w:lang w:eastAsia="zh-CN"/>
        </w:rPr>
      </w:pPr>
      <w:bookmarkStart w:id="1194" w:name="_Toc88066516"/>
      <w:bookmarkStart w:id="1195" w:name="_Toc32110"/>
      <w:bookmarkStart w:id="1196" w:name="_Toc23529"/>
      <w:bookmarkStart w:id="1197" w:name="_Toc13371"/>
      <w:bookmarkStart w:id="1198" w:name="_Toc23535"/>
      <w:bookmarkStart w:id="1199" w:name="_Toc27063"/>
      <w:bookmarkStart w:id="1200" w:name="_Toc27297"/>
      <w:bookmarkStart w:id="1201" w:name="_Toc12432"/>
      <w:bookmarkStart w:id="1202" w:name="_Toc27654"/>
      <w:bookmarkStart w:id="1203" w:name="_Toc26011"/>
      <w:bookmarkStart w:id="1204" w:name="_Toc31446"/>
      <w:bookmarkStart w:id="1205" w:name="_Toc12261"/>
      <w:bookmarkStart w:id="1206" w:name="_Toc2948"/>
      <w:bookmarkStart w:id="1207" w:name="_Toc7890"/>
      <w:bookmarkStart w:id="1208" w:name="_Toc31752"/>
      <w:bookmarkStart w:id="1209" w:name="_Toc32285"/>
      <w:bookmarkStart w:id="1210" w:name="_Toc13064"/>
      <w:bookmarkStart w:id="1211" w:name="_Toc17261"/>
      <w:r>
        <w:rPr>
          <w:rFonts w:ascii="宋体" w:hAnsi="宋体" w:cs="宋体" w:hint="eastAsia"/>
          <w:szCs w:val="28"/>
          <w:lang w:eastAsia="zh-CN"/>
        </w:rPr>
        <w:t>费用调整审核</w:t>
      </w:r>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p>
    <w:p w14:paraId="69763C0E"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77EAC2F8"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对运单费用发起调整申请，审核通过后即调整成功。</w:t>
      </w:r>
    </w:p>
    <w:p w14:paraId="044694CA"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22C6C40E" w14:textId="77777777" w:rsidR="007C3827" w:rsidRDefault="00000000">
      <w:pPr>
        <w:keepLines/>
        <w:numPr>
          <w:ilvl w:val="0"/>
          <w:numId w:val="128"/>
        </w:numPr>
        <w:spacing w:line="360" w:lineRule="auto"/>
        <w:rPr>
          <w:rFonts w:ascii="宋体" w:hAnsi="宋体" w:cs="宋体" w:hint="eastAsia"/>
          <w:lang w:eastAsia="zh-CN"/>
        </w:rPr>
      </w:pPr>
      <w:r>
        <w:rPr>
          <w:rFonts w:ascii="宋体" w:hAnsi="宋体" w:cs="宋体" w:hint="eastAsia"/>
          <w:lang w:eastAsia="zh-CN"/>
        </w:rPr>
        <w:t>该模块主要是费用审核人员对费用调整后的金额进行审核确认。</w:t>
      </w:r>
    </w:p>
    <w:p w14:paraId="3E5C092E" w14:textId="77777777" w:rsidR="007C3827" w:rsidRDefault="00000000">
      <w:pPr>
        <w:keepLines/>
        <w:numPr>
          <w:ilvl w:val="0"/>
          <w:numId w:val="60"/>
        </w:numPr>
        <w:spacing w:line="360" w:lineRule="auto"/>
        <w:ind w:left="629"/>
        <w:rPr>
          <w:rFonts w:ascii="宋体" w:hAnsi="宋体" w:cs="宋体" w:hint="eastAsia"/>
          <w:lang w:eastAsia="zh-CN"/>
        </w:rPr>
      </w:pPr>
      <w:r>
        <w:rPr>
          <w:rFonts w:ascii="宋体" w:hAnsi="宋体" w:cs="宋体" w:hint="eastAsia"/>
          <w:lang w:eastAsia="zh-CN"/>
        </w:rPr>
        <w:t>关键字段</w:t>
      </w:r>
    </w:p>
    <w:p w14:paraId="6BD8F71C"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功能字段：查询、审核。</w:t>
      </w:r>
    </w:p>
    <w:p w14:paraId="7D8CDF5C"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查询：运单编号、调整时间、费用项、审核状态、承运商、运单详情字段。</w:t>
      </w:r>
    </w:p>
    <w:p w14:paraId="2061C5BC"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审核：点击审核，弹出审核页面，查看要审核的费用信息、包括运单编号、调整前金额、调整后金额、待时费、超远配送费、空车补偿费、取货整车费、木架费、上楼费、托盘返回费、其他费用1、其他费用2、调整人、调整时间、备注信息，填写审核意见。点击通过，原订单对应费用项修改成功，驳回则原费用调整页面查看审核状态变为驳回。</w:t>
      </w:r>
    </w:p>
    <w:p w14:paraId="61EB73C5"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首页表单字段：同运单列表字段一致。</w:t>
      </w:r>
      <w:bookmarkStart w:id="1212" w:name="_Toc1645511074"/>
    </w:p>
    <w:p w14:paraId="20C5286E" w14:textId="77777777" w:rsidR="007C3827" w:rsidRDefault="00000000">
      <w:pPr>
        <w:pStyle w:val="3"/>
        <w:keepNext w:val="0"/>
        <w:spacing w:line="360" w:lineRule="auto"/>
        <w:rPr>
          <w:rFonts w:ascii="宋体" w:hAnsi="宋体" w:cs="宋体" w:hint="eastAsia"/>
          <w:lang w:eastAsia="zh-CN"/>
        </w:rPr>
      </w:pPr>
      <w:bookmarkStart w:id="1213" w:name="_Toc11818"/>
      <w:bookmarkStart w:id="1214" w:name="_Toc2065"/>
      <w:bookmarkStart w:id="1215" w:name="_Toc16613"/>
      <w:bookmarkStart w:id="1216" w:name="_Toc15353"/>
      <w:bookmarkStart w:id="1217" w:name="_Toc22844"/>
      <w:bookmarkStart w:id="1218" w:name="_Toc15049"/>
      <w:bookmarkStart w:id="1219" w:name="_Toc5324"/>
      <w:bookmarkStart w:id="1220" w:name="_Toc207"/>
      <w:bookmarkStart w:id="1221" w:name="_Toc26239"/>
      <w:bookmarkStart w:id="1222" w:name="_Toc12645"/>
      <w:bookmarkStart w:id="1223" w:name="_Toc12086"/>
      <w:bookmarkStart w:id="1224" w:name="_Toc12142"/>
      <w:bookmarkStart w:id="1225" w:name="_Toc27529"/>
      <w:bookmarkStart w:id="1226" w:name="_Toc31851"/>
      <w:bookmarkStart w:id="1227" w:name="_Toc13667"/>
      <w:bookmarkStart w:id="1228" w:name="_Toc18373"/>
      <w:bookmarkStart w:id="1229" w:name="_Toc21359"/>
      <w:r>
        <w:rPr>
          <w:rFonts w:ascii="宋体" w:hAnsi="宋体" w:cs="宋体" w:hint="eastAsia"/>
          <w:lang w:eastAsia="zh-CN"/>
        </w:rPr>
        <w:t>对账单管理</w:t>
      </w:r>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p>
    <w:p w14:paraId="46ACD1F6" w14:textId="77777777" w:rsidR="007C3827" w:rsidRDefault="00000000">
      <w:pPr>
        <w:keepNext/>
        <w:keepLines/>
        <w:spacing w:line="360" w:lineRule="auto"/>
        <w:jc w:val="center"/>
        <w:rPr>
          <w:rFonts w:ascii="宋体" w:hAnsi="宋体" w:cs="宋体" w:hint="eastAsia"/>
          <w:lang w:eastAsia="zh-CN"/>
        </w:rPr>
      </w:pPr>
      <w:bookmarkStart w:id="1230" w:name="_Toc5480"/>
      <w:bookmarkStart w:id="1231" w:name="_Toc16428"/>
      <w:bookmarkStart w:id="1232" w:name="_Toc7057"/>
      <w:bookmarkStart w:id="1233" w:name="_Toc28541"/>
      <w:bookmarkStart w:id="1234" w:name="_Toc24194"/>
      <w:bookmarkStart w:id="1235" w:name="_Toc21228"/>
      <w:bookmarkStart w:id="1236" w:name="_Toc25261"/>
      <w:bookmarkStart w:id="1237" w:name="_Toc27202"/>
      <w:r>
        <w:rPr>
          <w:rFonts w:ascii="宋体" w:hAnsi="宋体" w:cs="宋体" w:hint="eastAsia"/>
          <w:noProof/>
          <w:lang w:eastAsia="zh-CN"/>
        </w:rPr>
        <w:lastRenderedPageBreak/>
        <w:drawing>
          <wp:inline distT="0" distB="0" distL="114300" distR="114300" wp14:anchorId="28043FE0" wp14:editId="46133962">
            <wp:extent cx="2111375" cy="4126230"/>
            <wp:effectExtent l="0" t="0" r="9525"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6"/>
                    <a:stretch>
                      <a:fillRect/>
                    </a:stretch>
                  </pic:blipFill>
                  <pic:spPr>
                    <a:xfrm>
                      <a:off x="0" y="0"/>
                      <a:ext cx="2111375" cy="4126230"/>
                    </a:xfrm>
                    <a:prstGeom prst="rect">
                      <a:avLst/>
                    </a:prstGeom>
                  </pic:spPr>
                </pic:pic>
              </a:graphicData>
            </a:graphic>
          </wp:inline>
        </w:drawing>
      </w:r>
      <w:bookmarkEnd w:id="1230"/>
      <w:bookmarkEnd w:id="1231"/>
      <w:bookmarkEnd w:id="1232"/>
      <w:bookmarkEnd w:id="1233"/>
      <w:bookmarkEnd w:id="1234"/>
      <w:bookmarkEnd w:id="1235"/>
      <w:bookmarkEnd w:id="1236"/>
      <w:bookmarkEnd w:id="1237"/>
    </w:p>
    <w:p w14:paraId="6EFFA793"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60CCB11B"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用于生成并导出对账单与承运商做对账确认。</w:t>
      </w:r>
    </w:p>
    <w:p w14:paraId="27B338A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2190D1A2"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可以通过选择多个运单数据，进行统一对账，生成对账单。</w:t>
      </w:r>
    </w:p>
    <w:p w14:paraId="4BC6F676"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2AE9F911"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对账单创建、查询、导出、修改、删除、调整、审核、结算。</w:t>
      </w:r>
    </w:p>
    <w:p w14:paraId="6D04BFBD"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查询列表: 承运商名称、对账周期、对账编号、运费、卸货费、订舱费、THC、报关费、拖卡费、油价费、超远配送费、待时费、空车费、木架费、上楼费、托盘返回费、其他费用1、其他费用2、总费用（含税）、总费用（不含税）、创建时间、创建人、对账单状态（初始、已确认、已审核）、结算状态（未结算、已结算）。</w:t>
      </w:r>
    </w:p>
    <w:p w14:paraId="6A3CA933"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新增: 勾选/批量勾选调整完成的运单生成对账单（已签收的运单，且不存在未审核的费用调整信息），勾选的运单字段同运单模块字段保持一致，承运商名称、对账周期、对账单编号。</w:t>
      </w:r>
    </w:p>
    <w:p w14:paraId="3433E6F7" w14:textId="77777777" w:rsidR="007C3827" w:rsidRDefault="00000000">
      <w:pPr>
        <w:pStyle w:val="a2"/>
        <w:keepLines/>
        <w:numPr>
          <w:ilvl w:val="0"/>
          <w:numId w:val="130"/>
        </w:numPr>
        <w:spacing w:line="360" w:lineRule="auto"/>
        <w:ind w:firstLineChars="0"/>
        <w:rPr>
          <w:rFonts w:ascii="宋体" w:hAnsi="宋体" w:cs="宋体" w:hint="eastAsia"/>
          <w:szCs w:val="28"/>
        </w:rPr>
      </w:pPr>
      <w:r>
        <w:rPr>
          <w:rFonts w:ascii="宋体" w:hAnsi="宋体" w:cs="宋体" w:hint="eastAsia"/>
          <w:szCs w:val="28"/>
        </w:rPr>
        <w:t>对账单信息：承运商名称、对账周期、运费、卸货费、订舱费、THC、报关费、拖卡费、油价费、超远配送费、待时费、空车费、木架费、上楼费、托盘返回费、其他费用1、其他费用2、总费用（含税）、总费用（不含税）；</w:t>
      </w:r>
    </w:p>
    <w:p w14:paraId="4630589D" w14:textId="77777777" w:rsidR="007C3827" w:rsidRDefault="00000000">
      <w:pPr>
        <w:pStyle w:val="a2"/>
        <w:keepLines/>
        <w:numPr>
          <w:ilvl w:val="0"/>
          <w:numId w:val="130"/>
        </w:numPr>
        <w:spacing w:line="360" w:lineRule="auto"/>
        <w:ind w:firstLineChars="0"/>
        <w:rPr>
          <w:rFonts w:ascii="宋体" w:hAnsi="宋体" w:cs="宋体" w:hint="eastAsia"/>
          <w:szCs w:val="28"/>
        </w:rPr>
      </w:pPr>
      <w:r>
        <w:rPr>
          <w:rFonts w:ascii="宋体" w:hAnsi="宋体" w:cs="宋体" w:hint="eastAsia"/>
          <w:szCs w:val="28"/>
        </w:rPr>
        <w:lastRenderedPageBreak/>
        <w:t>对账单明细：</w:t>
      </w:r>
      <w:r>
        <w:rPr>
          <w:rFonts w:ascii="宋体" w:hAnsi="宋体" w:cs="宋体" w:hint="eastAsia"/>
        </w:rPr>
        <w:t>运单编号，交货日期，是否回单、承运商、发货地、收货地、收货人、时效要求、运输方式、</w:t>
      </w:r>
      <w:r>
        <w:rPr>
          <w:rFonts w:ascii="宋体" w:hAnsi="宋体" w:cs="宋体" w:hint="eastAsia"/>
          <w:szCs w:val="28"/>
        </w:rPr>
        <w:t>运费、卸货费、订舱费、THC、报关费、拖卡费、油价费、超远配送费、待时费、空车费、木架费、上楼费、托盘返回费、其他费用1、其他费用2。</w:t>
      </w:r>
    </w:p>
    <w:p w14:paraId="47C4526E"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查询条件：承运商名称、对账周期、对账单编号、创建时间范围、对账状态字段。</w:t>
      </w:r>
    </w:p>
    <w:p w14:paraId="519B262B"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调整：点击调整，弹出调整页面，可以选择要调整的账单金额（调整费用金额，总费用根据调整的费用计算），选择调整原因。点击保存进行对账单金额调整并记录调整的费用项和调整前后金额，此时需要对应有审核权限的人进行对账单费用调整后的金额审核。</w:t>
      </w:r>
    </w:p>
    <w:p w14:paraId="48142227"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确认:承运商线上查看对账单详细信息，并确认对账单，填写备注。</w:t>
      </w:r>
    </w:p>
    <w:p w14:paraId="476F0689"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审核: 承运商确认对账单后，对应审核权限用户进行对账单费用的审核，此时填写审核意见保存调整后的金额。</w:t>
      </w:r>
    </w:p>
    <w:p w14:paraId="095AA3D8"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查看调整记录：可以查看费用项、调整前金额、调整后金额、调整人、调整时间、审核时间、审核人、审核状态。</w:t>
      </w:r>
    </w:p>
    <w:p w14:paraId="754C426C"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导出：模板表单字段同新增页面字段。</w:t>
      </w:r>
    </w:p>
    <w:p w14:paraId="099D28D7"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发票上传：可选择对账单上传发票（PDF文件），并支持发票的下载。</w:t>
      </w:r>
    </w:p>
    <w:p w14:paraId="6D348077" w14:textId="77777777" w:rsidR="007C3827" w:rsidRDefault="00000000">
      <w:pPr>
        <w:keepLines/>
        <w:numPr>
          <w:ilvl w:val="0"/>
          <w:numId w:val="129"/>
        </w:numPr>
        <w:spacing w:line="360" w:lineRule="auto"/>
        <w:rPr>
          <w:rFonts w:ascii="宋体" w:hAnsi="宋体" w:cs="宋体" w:hint="eastAsia"/>
          <w:lang w:eastAsia="zh-CN"/>
        </w:rPr>
      </w:pPr>
      <w:r>
        <w:rPr>
          <w:rFonts w:ascii="宋体" w:hAnsi="宋体" w:cs="宋体" w:hint="eastAsia"/>
          <w:lang w:eastAsia="zh-CN"/>
        </w:rPr>
        <w:t>结算：可批量选择对账单确认结算，标记结算状态、记录结算时间、操作人、支付传票号。</w:t>
      </w:r>
    </w:p>
    <w:p w14:paraId="1231568F" w14:textId="77777777" w:rsidR="007C3827" w:rsidRDefault="00000000">
      <w:pPr>
        <w:pStyle w:val="3"/>
        <w:keepNext w:val="0"/>
        <w:spacing w:line="360" w:lineRule="auto"/>
        <w:rPr>
          <w:rFonts w:ascii="宋体" w:hAnsi="宋体" w:cs="宋体" w:hint="eastAsia"/>
          <w:lang w:eastAsia="zh-CN"/>
        </w:rPr>
      </w:pPr>
      <w:bookmarkStart w:id="1238" w:name="_Toc6457"/>
      <w:bookmarkStart w:id="1239" w:name="_Toc26387"/>
      <w:bookmarkStart w:id="1240" w:name="_Toc19431"/>
      <w:bookmarkStart w:id="1241" w:name="_Toc26139"/>
      <w:bookmarkStart w:id="1242" w:name="_Toc15507"/>
      <w:bookmarkStart w:id="1243" w:name="_Toc24244"/>
      <w:bookmarkStart w:id="1244" w:name="_Toc22219"/>
      <w:bookmarkStart w:id="1245" w:name="_Toc29286"/>
      <w:bookmarkStart w:id="1246" w:name="_Toc27851"/>
      <w:bookmarkStart w:id="1247" w:name="_Toc12810"/>
      <w:bookmarkStart w:id="1248" w:name="_Toc15069"/>
      <w:bookmarkStart w:id="1249" w:name="_Toc6976"/>
      <w:bookmarkStart w:id="1250" w:name="_Toc17129"/>
      <w:bookmarkStart w:id="1251" w:name="_Toc30294"/>
      <w:bookmarkStart w:id="1252" w:name="_Toc29001"/>
      <w:bookmarkStart w:id="1253" w:name="_Toc28065"/>
      <w:bookmarkStart w:id="1254" w:name="_Toc1502"/>
      <w:r>
        <w:rPr>
          <w:rFonts w:ascii="宋体" w:hAnsi="宋体" w:cs="宋体" w:hint="eastAsia"/>
          <w:lang w:eastAsia="zh-CN"/>
        </w:rPr>
        <w:t>外仓费用管理</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p>
    <w:p w14:paraId="09D27336"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699A8820"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用于记录外仓费用。</w:t>
      </w:r>
    </w:p>
    <w:p w14:paraId="68652597"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0B5FF643" w14:textId="77777777" w:rsidR="007C3827" w:rsidRDefault="00000000">
      <w:pPr>
        <w:keepLines/>
        <w:numPr>
          <w:ilvl w:val="0"/>
          <w:numId w:val="131"/>
        </w:numPr>
        <w:tabs>
          <w:tab w:val="clear" w:pos="420"/>
        </w:tabs>
        <w:spacing w:line="360" w:lineRule="auto"/>
        <w:ind w:left="1050"/>
        <w:rPr>
          <w:rFonts w:ascii="宋体" w:hAnsi="宋体" w:cs="宋体" w:hint="eastAsia"/>
          <w:lang w:eastAsia="zh-CN"/>
        </w:rPr>
      </w:pPr>
      <w:r>
        <w:rPr>
          <w:rFonts w:ascii="宋体" w:hAnsi="宋体" w:cs="宋体" w:hint="eastAsia"/>
          <w:lang w:eastAsia="zh-CN"/>
        </w:rPr>
        <w:t>查询外仓费用记录。</w:t>
      </w:r>
    </w:p>
    <w:p w14:paraId="7B772B19" w14:textId="77777777" w:rsidR="007C3827" w:rsidRDefault="00000000">
      <w:pPr>
        <w:keepLines/>
        <w:numPr>
          <w:ilvl w:val="0"/>
          <w:numId w:val="131"/>
        </w:numPr>
        <w:tabs>
          <w:tab w:val="clear" w:pos="420"/>
        </w:tabs>
        <w:spacing w:line="360" w:lineRule="auto"/>
        <w:ind w:left="1050"/>
        <w:rPr>
          <w:rFonts w:ascii="宋体" w:hAnsi="宋体" w:cs="宋体" w:hint="eastAsia"/>
          <w:lang w:eastAsia="zh-CN"/>
        </w:rPr>
      </w:pPr>
      <w:r>
        <w:rPr>
          <w:rFonts w:ascii="宋体" w:hAnsi="宋体" w:cs="宋体" w:hint="eastAsia"/>
          <w:lang w:eastAsia="zh-CN"/>
        </w:rPr>
        <w:t>维护外仓管理费用（月度租赁费用、月度操作费用）</w:t>
      </w:r>
    </w:p>
    <w:p w14:paraId="25BD5838" w14:textId="77777777" w:rsidR="007C3827" w:rsidRDefault="00000000">
      <w:pPr>
        <w:pStyle w:val="a2"/>
        <w:keepLines/>
        <w:numPr>
          <w:ilvl w:val="0"/>
          <w:numId w:val="132"/>
        </w:numPr>
        <w:spacing w:line="360" w:lineRule="auto"/>
        <w:ind w:firstLineChars="0"/>
        <w:rPr>
          <w:rFonts w:ascii="宋体" w:hAnsi="宋体" w:cs="宋体" w:hint="eastAsia"/>
        </w:rPr>
      </w:pPr>
      <w:r>
        <w:rPr>
          <w:rFonts w:ascii="宋体" w:hAnsi="宋体" w:cs="宋体" w:hint="eastAsia"/>
          <w:szCs w:val="28"/>
        </w:rPr>
        <w:t>实现方式：</w:t>
      </w:r>
    </w:p>
    <w:p w14:paraId="6BEE12D0" w14:textId="77777777" w:rsidR="007C3827" w:rsidRDefault="00000000">
      <w:pPr>
        <w:pStyle w:val="a2"/>
        <w:keepLines/>
        <w:numPr>
          <w:ilvl w:val="0"/>
          <w:numId w:val="133"/>
        </w:numPr>
        <w:spacing w:line="360" w:lineRule="auto"/>
        <w:ind w:firstLineChars="0"/>
        <w:rPr>
          <w:rFonts w:ascii="宋体" w:hAnsi="宋体" w:cs="宋体" w:hint="eastAsia"/>
        </w:rPr>
      </w:pPr>
      <w:r>
        <w:rPr>
          <w:rFonts w:ascii="宋体" w:hAnsi="宋体" w:cs="宋体" w:hint="eastAsia"/>
          <w:szCs w:val="28"/>
        </w:rPr>
        <w:t>1.记录费用记录，提供基础费用手动录入或导入功能；</w:t>
      </w:r>
    </w:p>
    <w:p w14:paraId="2754B7CA" w14:textId="77777777" w:rsidR="007C3827" w:rsidRDefault="00000000">
      <w:pPr>
        <w:pStyle w:val="a2"/>
        <w:keepLines/>
        <w:numPr>
          <w:ilvl w:val="0"/>
          <w:numId w:val="133"/>
        </w:numPr>
        <w:spacing w:line="360" w:lineRule="auto"/>
        <w:ind w:firstLineChars="0"/>
        <w:rPr>
          <w:rFonts w:ascii="宋体" w:hAnsi="宋体" w:cs="宋体" w:hint="eastAsia"/>
        </w:rPr>
      </w:pPr>
      <w:r>
        <w:rPr>
          <w:rFonts w:ascii="宋体" w:hAnsi="宋体" w:cs="宋体" w:hint="eastAsia"/>
          <w:szCs w:val="28"/>
        </w:rPr>
        <w:t>2.录入、导入总费用记录。</w:t>
      </w:r>
    </w:p>
    <w:p w14:paraId="781B8E88"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关键字段（需要控股提供统一模板字段信息）</w:t>
      </w:r>
    </w:p>
    <w:p w14:paraId="5437E28E" w14:textId="77777777" w:rsidR="007C3827" w:rsidRDefault="00000000">
      <w:pPr>
        <w:pStyle w:val="a2"/>
        <w:keepLines/>
        <w:numPr>
          <w:ilvl w:val="0"/>
          <w:numId w:val="134"/>
        </w:numPr>
        <w:spacing w:line="360" w:lineRule="auto"/>
        <w:ind w:firstLineChars="0"/>
        <w:rPr>
          <w:rFonts w:ascii="宋体" w:hAnsi="宋体" w:cs="宋体" w:hint="eastAsia"/>
        </w:rPr>
      </w:pPr>
      <w:r>
        <w:rPr>
          <w:rFonts w:ascii="宋体" w:hAnsi="宋体" w:cs="宋体" w:hint="eastAsia"/>
        </w:rPr>
        <w:lastRenderedPageBreak/>
        <w:t>功能：查询、新增、修改、导入、导出、对账</w:t>
      </w:r>
    </w:p>
    <w:p w14:paraId="7EFB31D5" w14:textId="77777777" w:rsidR="007C3827" w:rsidRDefault="00000000">
      <w:pPr>
        <w:pStyle w:val="3"/>
        <w:keepNext w:val="0"/>
        <w:spacing w:line="360" w:lineRule="auto"/>
        <w:rPr>
          <w:rFonts w:ascii="宋体" w:hAnsi="宋体" w:cs="宋体" w:hint="eastAsia"/>
          <w:lang w:eastAsia="zh-CN"/>
        </w:rPr>
      </w:pPr>
      <w:bookmarkStart w:id="1255" w:name="_Toc672"/>
      <w:bookmarkStart w:id="1256" w:name="_Toc6747"/>
      <w:bookmarkStart w:id="1257" w:name="_Toc23250"/>
      <w:bookmarkStart w:id="1258" w:name="_Toc7201"/>
      <w:bookmarkStart w:id="1259" w:name="_Toc22846"/>
      <w:bookmarkStart w:id="1260" w:name="_Toc3771"/>
      <w:bookmarkStart w:id="1261" w:name="_Toc31524"/>
      <w:bookmarkStart w:id="1262" w:name="_Toc26684"/>
      <w:bookmarkStart w:id="1263" w:name="_Toc25827"/>
      <w:bookmarkStart w:id="1264" w:name="_Toc13651"/>
      <w:bookmarkStart w:id="1265" w:name="_Toc15999"/>
      <w:bookmarkStart w:id="1266" w:name="_Toc12844"/>
      <w:bookmarkStart w:id="1267" w:name="_Toc2738"/>
      <w:bookmarkStart w:id="1268" w:name="_Toc18153"/>
      <w:bookmarkStart w:id="1269" w:name="_Toc5302"/>
      <w:bookmarkStart w:id="1270" w:name="_Toc11717"/>
      <w:bookmarkStart w:id="1271" w:name="_Toc18359"/>
      <w:bookmarkStart w:id="1272" w:name="_Toc750159172"/>
      <w:r>
        <w:rPr>
          <w:rFonts w:ascii="宋体" w:hAnsi="宋体" w:cs="宋体" w:hint="eastAsia"/>
          <w:lang w:eastAsia="zh-CN"/>
        </w:rPr>
        <w:t>降本/超额运费统计</w:t>
      </w:r>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05B3A6D4"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功能描述：</w:t>
      </w:r>
    </w:p>
    <w:p w14:paraId="5813BC9A"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用于查询降本/超额运费记录，统计总差额，功能按钮包括查询、导出。</w:t>
      </w:r>
    </w:p>
    <w:p w14:paraId="08373285"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4899D23C" w14:textId="77777777" w:rsidR="007C3827" w:rsidRDefault="00000000">
      <w:pPr>
        <w:keepLines/>
        <w:numPr>
          <w:ilvl w:val="255"/>
          <w:numId w:val="0"/>
        </w:numPr>
        <w:spacing w:line="360" w:lineRule="auto"/>
        <w:ind w:firstLineChars="200" w:firstLine="420"/>
        <w:rPr>
          <w:rFonts w:ascii="宋体" w:hAnsi="宋体" w:cs="宋体" w:hint="eastAsia"/>
          <w:lang w:eastAsia="zh-CN"/>
        </w:rPr>
      </w:pPr>
      <w:r>
        <w:rPr>
          <w:rFonts w:ascii="宋体" w:hAnsi="宋体" w:cs="宋体" w:hint="eastAsia"/>
          <w:lang w:eastAsia="zh-CN"/>
        </w:rPr>
        <w:t>查询所有存在运费差额的运单信息。</w:t>
      </w:r>
    </w:p>
    <w:p w14:paraId="5023314C"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712700DB" w14:textId="77777777" w:rsidR="007C3827" w:rsidRDefault="00000000">
      <w:pPr>
        <w:keepLines/>
        <w:numPr>
          <w:ilvl w:val="255"/>
          <w:numId w:val="0"/>
        </w:numPr>
        <w:spacing w:line="360" w:lineRule="auto"/>
        <w:ind w:firstLineChars="200" w:firstLine="420"/>
        <w:rPr>
          <w:rFonts w:ascii="宋体" w:hAnsi="宋体" w:cs="宋体" w:hint="eastAsia"/>
          <w:lang w:eastAsia="zh-CN"/>
        </w:rPr>
      </w:pPr>
      <w:r>
        <w:rPr>
          <w:rFonts w:ascii="宋体" w:hAnsi="宋体" w:cs="宋体" w:hint="eastAsia"/>
          <w:lang w:eastAsia="zh-CN"/>
        </w:rPr>
        <w:t>查询条件：运单编号、承运商、运输方式、运单日期（时间范围）。</w:t>
      </w:r>
    </w:p>
    <w:p w14:paraId="0058C002" w14:textId="77777777" w:rsidR="007C3827" w:rsidRDefault="00000000">
      <w:pPr>
        <w:pStyle w:val="a2"/>
        <w:keepLines/>
        <w:spacing w:after="0" w:line="360" w:lineRule="auto"/>
        <w:ind w:leftChars="169" w:left="355" w:firstLineChars="25" w:firstLine="53"/>
        <w:rPr>
          <w:rFonts w:ascii="宋体" w:hAnsi="宋体" w:cs="宋体" w:hint="eastAsia"/>
          <w:szCs w:val="28"/>
        </w:rPr>
      </w:pPr>
      <w:r>
        <w:rPr>
          <w:rFonts w:ascii="宋体" w:hAnsi="宋体" w:cs="宋体" w:hint="eastAsia"/>
          <w:szCs w:val="28"/>
        </w:rPr>
        <w:t>查询/导出列表：</w:t>
      </w:r>
      <w:r>
        <w:rPr>
          <w:rFonts w:ascii="宋体" w:hAnsi="宋体" w:cs="宋体" w:hint="eastAsia"/>
        </w:rPr>
        <w:t>运单编号，承运商、发货地、收货地、线路、运单日期、要求到货时间、运输方式、运单状态、线路时效、运单类型、贸易类型（外贸/内贸）、车型、需求车数、运费、参考零担运费、运费差额、类型（降本/超额）</w:t>
      </w:r>
      <w:r>
        <w:rPr>
          <w:rFonts w:ascii="宋体" w:hAnsi="宋体" w:cs="宋体" w:hint="eastAsia"/>
          <w:szCs w:val="28"/>
        </w:rPr>
        <w:t>。</w:t>
      </w:r>
    </w:p>
    <w:p w14:paraId="67CAB64F" w14:textId="77777777" w:rsidR="007C3827" w:rsidRDefault="00000000">
      <w:pPr>
        <w:pStyle w:val="a2"/>
        <w:keepLines/>
        <w:spacing w:after="0" w:line="360" w:lineRule="auto"/>
        <w:ind w:firstLineChars="200"/>
        <w:rPr>
          <w:rFonts w:ascii="宋体" w:hAnsi="宋体" w:cs="宋体" w:hint="eastAsia"/>
          <w:szCs w:val="28"/>
        </w:rPr>
      </w:pPr>
      <w:r>
        <w:rPr>
          <w:rFonts w:ascii="宋体" w:hAnsi="宋体" w:cs="宋体" w:hint="eastAsia"/>
          <w:szCs w:val="28"/>
        </w:rPr>
        <w:t>合计行：</w:t>
      </w:r>
      <w:r>
        <w:rPr>
          <w:rFonts w:ascii="宋体" w:hAnsi="宋体" w:cs="宋体" w:hint="eastAsia"/>
        </w:rPr>
        <w:t>运费合计、参考零担运费合计、运费差额合计</w:t>
      </w:r>
      <w:r>
        <w:rPr>
          <w:rFonts w:ascii="宋体" w:hAnsi="宋体" w:cs="宋体" w:hint="eastAsia"/>
          <w:szCs w:val="28"/>
        </w:rPr>
        <w:t>。</w:t>
      </w:r>
    </w:p>
    <w:p w14:paraId="66C0EDA2" w14:textId="77777777" w:rsidR="007C3827" w:rsidRDefault="00000000">
      <w:pPr>
        <w:pStyle w:val="2"/>
        <w:keepNext w:val="0"/>
        <w:spacing w:line="360" w:lineRule="auto"/>
        <w:rPr>
          <w:rFonts w:ascii="宋体" w:hAnsi="宋体" w:cs="宋体" w:hint="eastAsia"/>
          <w:lang w:eastAsia="zh-CN"/>
        </w:rPr>
      </w:pPr>
      <w:bookmarkStart w:id="1273" w:name="_Toc14117"/>
      <w:bookmarkStart w:id="1274" w:name="_Toc14205"/>
      <w:bookmarkStart w:id="1275" w:name="_Toc5648"/>
      <w:bookmarkStart w:id="1276" w:name="_Toc22587"/>
      <w:bookmarkStart w:id="1277" w:name="_Toc19100"/>
      <w:bookmarkStart w:id="1278" w:name="_Toc17347"/>
      <w:bookmarkStart w:id="1279" w:name="_Toc784"/>
      <w:bookmarkStart w:id="1280" w:name="_Toc17166"/>
      <w:bookmarkStart w:id="1281" w:name="_Toc18575"/>
      <w:bookmarkStart w:id="1282" w:name="_Toc31397"/>
      <w:bookmarkStart w:id="1283" w:name="_Toc21296"/>
      <w:bookmarkStart w:id="1284" w:name="_Toc8591"/>
      <w:bookmarkStart w:id="1285" w:name="_Toc1503"/>
      <w:bookmarkStart w:id="1286" w:name="_Toc5091"/>
      <w:bookmarkStart w:id="1287" w:name="_Toc24946"/>
      <w:bookmarkStart w:id="1288" w:name="_Toc8550"/>
      <w:bookmarkStart w:id="1289" w:name="_Toc26923"/>
      <w:r>
        <w:rPr>
          <w:rFonts w:ascii="宋体" w:hAnsi="宋体" w:cs="宋体" w:hint="eastAsia"/>
          <w:color w:val="000000"/>
          <w:lang w:eastAsia="zh-CN"/>
        </w:rPr>
        <w:t>RMS报表管理端功能</w:t>
      </w:r>
      <w:bookmarkStart w:id="1290" w:name="_Toc18965820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p>
    <w:p w14:paraId="12694E86" w14:textId="77777777" w:rsidR="007C3827" w:rsidRDefault="00000000">
      <w:pPr>
        <w:pStyle w:val="3"/>
        <w:keepNext w:val="0"/>
        <w:spacing w:line="360" w:lineRule="auto"/>
        <w:rPr>
          <w:rFonts w:ascii="宋体" w:hAnsi="宋体" w:cs="宋体" w:hint="eastAsia"/>
          <w:lang w:eastAsia="zh-CN"/>
        </w:rPr>
      </w:pPr>
      <w:bookmarkStart w:id="1291" w:name="_Toc2705"/>
      <w:bookmarkStart w:id="1292" w:name="_Toc11969"/>
      <w:bookmarkStart w:id="1293" w:name="_Toc15229"/>
      <w:bookmarkStart w:id="1294" w:name="_Toc1983"/>
      <w:bookmarkStart w:id="1295" w:name="_Toc10335"/>
      <w:bookmarkStart w:id="1296" w:name="_Toc817"/>
      <w:bookmarkStart w:id="1297" w:name="_Toc472"/>
      <w:bookmarkStart w:id="1298" w:name="_Toc24855"/>
      <w:bookmarkStart w:id="1299" w:name="_Toc25868"/>
      <w:bookmarkStart w:id="1300" w:name="_Toc14033"/>
      <w:bookmarkStart w:id="1301" w:name="_Toc6022"/>
      <w:bookmarkStart w:id="1302" w:name="_Toc28284"/>
      <w:bookmarkStart w:id="1303" w:name="_Toc9683"/>
      <w:bookmarkStart w:id="1304" w:name="_Toc11560"/>
      <w:bookmarkStart w:id="1305" w:name="_Toc12406"/>
      <w:bookmarkStart w:id="1306" w:name="_Toc17230"/>
      <w:bookmarkStart w:id="1307" w:name="_Toc10030"/>
      <w:bookmarkEnd w:id="1290"/>
      <w:r>
        <w:rPr>
          <w:rFonts w:ascii="宋体" w:hAnsi="宋体" w:cs="宋体" w:hint="eastAsia"/>
          <w:lang w:eastAsia="zh-CN"/>
        </w:rPr>
        <w:t>订单时效统计</w:t>
      </w:r>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p>
    <w:p w14:paraId="6CF62905" w14:textId="77777777" w:rsidR="007C3827" w:rsidRDefault="00000000">
      <w:pPr>
        <w:pStyle w:val="10"/>
        <w:keepLines/>
        <w:numPr>
          <w:ilvl w:val="0"/>
          <w:numId w:val="135"/>
        </w:numPr>
        <w:spacing w:line="360" w:lineRule="auto"/>
        <w:ind w:firstLineChars="0"/>
        <w:rPr>
          <w:rFonts w:ascii="宋体" w:hAnsi="宋体" w:cs="宋体" w:hint="eastAsia"/>
          <w:lang w:eastAsia="zh-CN"/>
        </w:rPr>
      </w:pPr>
      <w:r>
        <w:rPr>
          <w:rFonts w:ascii="宋体" w:hAnsi="宋体" w:cs="宋体" w:hint="eastAsia"/>
          <w:lang w:eastAsia="zh-CN"/>
        </w:rPr>
        <w:t>根据客户统计已签收的物流订单运输时效：发运时间--签收时间。</w:t>
      </w:r>
    </w:p>
    <w:p w14:paraId="3A908374" w14:textId="77777777" w:rsidR="007C3827" w:rsidRDefault="00000000">
      <w:pPr>
        <w:pStyle w:val="10"/>
        <w:keepLines/>
        <w:numPr>
          <w:ilvl w:val="0"/>
          <w:numId w:val="135"/>
        </w:numPr>
        <w:spacing w:line="360" w:lineRule="auto"/>
        <w:ind w:firstLineChars="0"/>
        <w:rPr>
          <w:rFonts w:ascii="宋体" w:hAnsi="宋体" w:cs="宋体" w:hint="eastAsia"/>
          <w:lang w:eastAsia="zh-CN"/>
        </w:rPr>
      </w:pPr>
      <w:r>
        <w:rPr>
          <w:rFonts w:ascii="宋体" w:hAnsi="宋体" w:cs="宋体" w:hint="eastAsia"/>
          <w:lang w:eastAsia="zh-CN"/>
        </w:rPr>
        <w:t>查询条件：客户名称、订单时间、是否超时。</w:t>
      </w:r>
    </w:p>
    <w:p w14:paraId="550FBC80" w14:textId="77777777" w:rsidR="007C3827" w:rsidRDefault="00000000">
      <w:pPr>
        <w:pStyle w:val="10"/>
        <w:keepLines/>
        <w:numPr>
          <w:ilvl w:val="0"/>
          <w:numId w:val="135"/>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57BF5FA7" w14:textId="10B72968" w:rsidR="007C3827" w:rsidRDefault="00000000">
      <w:pPr>
        <w:pStyle w:val="10"/>
        <w:keepLines/>
        <w:numPr>
          <w:ilvl w:val="0"/>
          <w:numId w:val="135"/>
        </w:numPr>
        <w:spacing w:line="360" w:lineRule="auto"/>
        <w:ind w:firstLineChars="0"/>
        <w:rPr>
          <w:rFonts w:ascii="宋体" w:hAnsi="宋体" w:cs="宋体" w:hint="eastAsia"/>
          <w:lang w:eastAsia="zh-CN"/>
        </w:rPr>
      </w:pPr>
      <w:r>
        <w:rPr>
          <w:rFonts w:ascii="宋体" w:hAnsi="宋体" w:cs="宋体" w:hint="eastAsia"/>
          <w:lang w:eastAsia="zh-CN"/>
        </w:rPr>
        <w:t>查询字段：区域、销售员员、客户名称、客户型号、</w:t>
      </w:r>
      <w:r w:rsidR="00802F1C">
        <w:rPr>
          <w:rFonts w:ascii="宋体" w:hAnsi="宋体" w:cs="宋体" w:hint="eastAsia"/>
          <w:lang w:eastAsia="zh-CN"/>
        </w:rPr>
        <w:t>SH</w:t>
      </w:r>
      <w:r>
        <w:rPr>
          <w:rFonts w:ascii="宋体" w:hAnsi="宋体" w:cs="宋体" w:hint="eastAsia"/>
          <w:lang w:eastAsia="zh-CN"/>
        </w:rPr>
        <w:t>型号、发货数量、物流提货时间、客户签收时间、目的地、承运商、客户要求到货时间、是否超时、签收时间。</w:t>
      </w:r>
    </w:p>
    <w:p w14:paraId="63C56BBF" w14:textId="77777777" w:rsidR="007C3827" w:rsidRDefault="00000000">
      <w:pPr>
        <w:pStyle w:val="3"/>
        <w:keepNext w:val="0"/>
        <w:spacing w:line="360" w:lineRule="auto"/>
        <w:rPr>
          <w:rFonts w:ascii="宋体" w:hAnsi="宋体" w:cs="宋体" w:hint="eastAsia"/>
          <w:lang w:eastAsia="zh-CN"/>
        </w:rPr>
      </w:pPr>
      <w:bookmarkStart w:id="1308" w:name="_Toc10727"/>
      <w:bookmarkStart w:id="1309" w:name="_Toc20393"/>
      <w:bookmarkStart w:id="1310" w:name="_Toc2010"/>
      <w:bookmarkStart w:id="1311" w:name="_Toc11206"/>
      <w:bookmarkStart w:id="1312" w:name="_Toc16180"/>
      <w:bookmarkStart w:id="1313" w:name="_Toc13381"/>
      <w:bookmarkStart w:id="1314" w:name="_Toc16627"/>
      <w:bookmarkStart w:id="1315" w:name="_Toc21778"/>
      <w:bookmarkStart w:id="1316" w:name="_Toc22580"/>
      <w:bookmarkStart w:id="1317" w:name="_Toc13784"/>
      <w:bookmarkStart w:id="1318" w:name="_Toc17117"/>
      <w:bookmarkStart w:id="1319" w:name="_Toc29548"/>
      <w:bookmarkStart w:id="1320" w:name="_Toc8456"/>
      <w:bookmarkStart w:id="1321" w:name="_Toc24824"/>
      <w:bookmarkStart w:id="1322" w:name="_Toc1613"/>
      <w:bookmarkStart w:id="1323" w:name="_Toc31792"/>
      <w:bookmarkStart w:id="1324" w:name="_Toc102"/>
      <w:r>
        <w:rPr>
          <w:rFonts w:ascii="宋体" w:hAnsi="宋体" w:cs="宋体" w:hint="eastAsia"/>
          <w:lang w:eastAsia="zh-CN"/>
        </w:rPr>
        <w:t>提货及时率统计</w:t>
      </w:r>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27C375AD"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根据承运商统计从物流订单下发时间--发运时间，时效是否超时。</w:t>
      </w:r>
    </w:p>
    <w:p w14:paraId="108627EC"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查询条件：承运商、订单时间、是否超时。</w:t>
      </w:r>
    </w:p>
    <w:p w14:paraId="05B63373"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39E0646C" w14:textId="190217BC"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查询字段：区域、销售员、承运商、客户型号、</w:t>
      </w:r>
      <w:r w:rsidR="00802F1C">
        <w:rPr>
          <w:rFonts w:ascii="宋体" w:hAnsi="宋体" w:cs="宋体" w:hint="eastAsia"/>
          <w:lang w:eastAsia="zh-CN"/>
        </w:rPr>
        <w:t>SH</w:t>
      </w:r>
      <w:r>
        <w:rPr>
          <w:rFonts w:ascii="宋体" w:hAnsi="宋体" w:cs="宋体" w:hint="eastAsia"/>
          <w:lang w:eastAsia="zh-CN"/>
        </w:rPr>
        <w:t>型号、发货数量、派车时间、提货时间、目的地、是否超时。</w:t>
      </w:r>
    </w:p>
    <w:p w14:paraId="70794C10" w14:textId="77777777" w:rsidR="007C3827" w:rsidRDefault="00000000">
      <w:pPr>
        <w:pStyle w:val="3"/>
        <w:keepNext w:val="0"/>
        <w:spacing w:line="360" w:lineRule="auto"/>
        <w:rPr>
          <w:rFonts w:ascii="宋体" w:hAnsi="宋体" w:cs="宋体" w:hint="eastAsia"/>
          <w:lang w:eastAsia="zh-CN"/>
        </w:rPr>
      </w:pPr>
      <w:bookmarkStart w:id="1325" w:name="_Toc10830"/>
      <w:bookmarkStart w:id="1326" w:name="_Toc9472"/>
      <w:bookmarkStart w:id="1327" w:name="_Toc11469"/>
      <w:bookmarkStart w:id="1328" w:name="_Toc32724"/>
      <w:bookmarkStart w:id="1329" w:name="_Toc23342"/>
      <w:bookmarkStart w:id="1330" w:name="_Toc10484"/>
      <w:bookmarkStart w:id="1331" w:name="_Toc30082"/>
      <w:bookmarkStart w:id="1332" w:name="_Toc16177"/>
      <w:bookmarkStart w:id="1333" w:name="_Toc26930"/>
      <w:bookmarkStart w:id="1334" w:name="_Toc25756"/>
      <w:bookmarkStart w:id="1335" w:name="_Toc5143"/>
      <w:bookmarkStart w:id="1336" w:name="_Toc23809"/>
      <w:bookmarkStart w:id="1337" w:name="_Toc19019"/>
      <w:bookmarkStart w:id="1338" w:name="_Toc7456"/>
      <w:bookmarkStart w:id="1339" w:name="_Toc11355"/>
      <w:bookmarkStart w:id="1340" w:name="_Toc25341"/>
      <w:bookmarkStart w:id="1341" w:name="_Toc13900"/>
      <w:r>
        <w:rPr>
          <w:rFonts w:ascii="宋体" w:hAnsi="宋体" w:cs="宋体" w:hint="eastAsia"/>
          <w:lang w:eastAsia="zh-CN"/>
        </w:rPr>
        <w:t>到货及时率统计</w:t>
      </w:r>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7867F0EE"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lastRenderedPageBreak/>
        <w:t>根据承运商统计从运单发运时间--签收时间，时效是否超时。</w:t>
      </w:r>
    </w:p>
    <w:p w14:paraId="4692C2B0"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查询条件：承运商、运单时间、是否超时</w:t>
      </w:r>
    </w:p>
    <w:p w14:paraId="0743A6E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49664135" w14:textId="634BF21D"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查询字段：区域、销售员、承运商、客户型号、</w:t>
      </w:r>
      <w:r w:rsidR="00802F1C">
        <w:rPr>
          <w:rFonts w:ascii="宋体" w:hAnsi="宋体" w:cs="宋体" w:hint="eastAsia"/>
          <w:lang w:eastAsia="zh-CN"/>
        </w:rPr>
        <w:t>SH</w:t>
      </w:r>
      <w:r>
        <w:rPr>
          <w:rFonts w:ascii="宋体" w:hAnsi="宋体" w:cs="宋体" w:hint="eastAsia"/>
          <w:lang w:eastAsia="zh-CN"/>
        </w:rPr>
        <w:t>型号、发货数量、派车时间、签收时间、目的地、是否超时。</w:t>
      </w:r>
    </w:p>
    <w:p w14:paraId="72E079EC" w14:textId="77777777" w:rsidR="007C3827" w:rsidRDefault="00000000">
      <w:pPr>
        <w:pStyle w:val="3"/>
        <w:keepNext w:val="0"/>
        <w:spacing w:line="360" w:lineRule="auto"/>
        <w:rPr>
          <w:rFonts w:ascii="宋体" w:hAnsi="宋体" w:cs="宋体" w:hint="eastAsia"/>
          <w:lang w:eastAsia="zh-CN"/>
        </w:rPr>
      </w:pPr>
      <w:bookmarkStart w:id="1342" w:name="_Toc3165"/>
      <w:bookmarkStart w:id="1343" w:name="_Toc24704"/>
      <w:bookmarkStart w:id="1344" w:name="_Toc27651"/>
      <w:bookmarkStart w:id="1345" w:name="_Toc4534"/>
      <w:bookmarkStart w:id="1346" w:name="_Toc27090"/>
      <w:bookmarkStart w:id="1347" w:name="_Toc26146"/>
      <w:bookmarkStart w:id="1348" w:name="_Toc14509"/>
      <w:bookmarkStart w:id="1349" w:name="_Toc19485"/>
      <w:bookmarkStart w:id="1350" w:name="_Toc30024"/>
      <w:bookmarkStart w:id="1351" w:name="_Toc3704"/>
      <w:bookmarkStart w:id="1352" w:name="_Toc13303"/>
      <w:bookmarkStart w:id="1353" w:name="_Toc20927"/>
      <w:bookmarkStart w:id="1354" w:name="_Toc31875"/>
      <w:bookmarkStart w:id="1355" w:name="_Toc21781"/>
      <w:bookmarkStart w:id="1356" w:name="_Toc15207"/>
      <w:bookmarkStart w:id="1357" w:name="_Toc19303"/>
      <w:bookmarkStart w:id="1358" w:name="_Toc16314"/>
      <w:r>
        <w:rPr>
          <w:rFonts w:ascii="宋体" w:hAnsi="宋体" w:cs="宋体" w:hint="eastAsia"/>
          <w:lang w:eastAsia="zh-CN"/>
        </w:rPr>
        <w:t>货物签收质量统计</w:t>
      </w:r>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p>
    <w:p w14:paraId="28B2539D"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根据承运商统计，异常运单数量和所占已签收运单数量比率 。</w:t>
      </w:r>
    </w:p>
    <w:p w14:paraId="5C3E71B2"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查询条件：承运商、目的地（省市县三级）、客户名称</w:t>
      </w:r>
    </w:p>
    <w:p w14:paraId="629C9453"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2BF32C1D" w14:textId="16EB8E16"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查询字段：承运商、发货时间、区域、销售员、客户名称、客户型号、</w:t>
      </w:r>
      <w:r w:rsidR="00802F1C">
        <w:rPr>
          <w:rFonts w:ascii="宋体" w:hAnsi="宋体" w:cs="宋体" w:hint="eastAsia"/>
          <w:lang w:eastAsia="zh-CN"/>
        </w:rPr>
        <w:t>SH</w:t>
      </w:r>
      <w:r>
        <w:rPr>
          <w:rFonts w:ascii="宋体" w:hAnsi="宋体" w:cs="宋体" w:hint="eastAsia"/>
          <w:lang w:eastAsia="zh-CN"/>
        </w:rPr>
        <w:t>型号、货损数量、目的地。</w:t>
      </w:r>
    </w:p>
    <w:p w14:paraId="2AF026F5" w14:textId="77777777" w:rsidR="007C3827" w:rsidRDefault="00000000">
      <w:pPr>
        <w:pStyle w:val="3"/>
        <w:keepNext w:val="0"/>
        <w:spacing w:line="360" w:lineRule="auto"/>
        <w:rPr>
          <w:rFonts w:ascii="宋体" w:hAnsi="宋体" w:cs="宋体" w:hint="eastAsia"/>
          <w:lang w:eastAsia="zh-CN"/>
        </w:rPr>
      </w:pPr>
      <w:bookmarkStart w:id="1359" w:name="_Toc8302"/>
      <w:bookmarkStart w:id="1360" w:name="_Toc9222"/>
      <w:bookmarkStart w:id="1361" w:name="_Toc15970"/>
      <w:bookmarkStart w:id="1362" w:name="_Toc5655"/>
      <w:bookmarkStart w:id="1363" w:name="_Toc14074"/>
      <w:bookmarkStart w:id="1364" w:name="_Toc616"/>
      <w:bookmarkStart w:id="1365" w:name="_Toc28581"/>
      <w:bookmarkStart w:id="1366" w:name="_Toc18568"/>
      <w:bookmarkStart w:id="1367" w:name="_Toc12410"/>
      <w:bookmarkStart w:id="1368" w:name="_Toc4538"/>
      <w:bookmarkStart w:id="1369" w:name="_Toc16144"/>
      <w:bookmarkStart w:id="1370" w:name="_Toc25901"/>
      <w:bookmarkStart w:id="1371" w:name="_Toc20808"/>
      <w:bookmarkStart w:id="1372" w:name="_Toc24801"/>
      <w:bookmarkStart w:id="1373" w:name="_Toc13403"/>
      <w:bookmarkStart w:id="1374" w:name="_Toc8536"/>
      <w:bookmarkStart w:id="1375" w:name="_Toc2155"/>
      <w:r>
        <w:rPr>
          <w:rFonts w:ascii="宋体" w:hAnsi="宋体" w:cs="宋体" w:hint="eastAsia"/>
          <w:lang w:eastAsia="zh-CN"/>
        </w:rPr>
        <w:t>出货量统计</w:t>
      </w:r>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p>
    <w:p w14:paraId="5A135759"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根据业务单元、客户维度统计出货量数据。</w:t>
      </w:r>
    </w:p>
    <w:p w14:paraId="330AE313"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查询条件：客户名称、订单时间、目的地（省市县三级）。</w:t>
      </w:r>
    </w:p>
    <w:p w14:paraId="43B61F67"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3CDF818B" w14:textId="2BE3C7FD"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查询字段：发货时间、区域、销售员、客户名称、客户型号、</w:t>
      </w:r>
      <w:r w:rsidR="00802F1C">
        <w:rPr>
          <w:rFonts w:ascii="宋体" w:hAnsi="宋体" w:cs="宋体" w:hint="eastAsia"/>
          <w:lang w:eastAsia="zh-CN"/>
        </w:rPr>
        <w:t>SH</w:t>
      </w:r>
      <w:r>
        <w:rPr>
          <w:rFonts w:ascii="宋体" w:hAnsi="宋体" w:cs="宋体" w:hint="eastAsia"/>
          <w:lang w:eastAsia="zh-CN"/>
        </w:rPr>
        <w:t>型号、发货数量、目的地。</w:t>
      </w:r>
    </w:p>
    <w:p w14:paraId="65798424" w14:textId="77777777" w:rsidR="007C3827" w:rsidRDefault="00000000">
      <w:pPr>
        <w:pStyle w:val="3"/>
        <w:keepNext w:val="0"/>
        <w:spacing w:line="360" w:lineRule="auto"/>
        <w:rPr>
          <w:rFonts w:ascii="宋体" w:hAnsi="宋体" w:cs="宋体" w:hint="eastAsia"/>
          <w:lang w:eastAsia="zh-CN"/>
        </w:rPr>
      </w:pPr>
      <w:bookmarkStart w:id="1376" w:name="_Toc23513"/>
      <w:bookmarkStart w:id="1377" w:name="_Toc3479"/>
      <w:bookmarkStart w:id="1378" w:name="_Toc15089"/>
      <w:bookmarkStart w:id="1379" w:name="_Toc25052"/>
      <w:bookmarkStart w:id="1380" w:name="_Toc24414"/>
      <w:bookmarkStart w:id="1381" w:name="_Toc19571"/>
      <w:bookmarkStart w:id="1382" w:name="_Toc3123"/>
      <w:bookmarkStart w:id="1383" w:name="_Toc10520"/>
      <w:bookmarkStart w:id="1384" w:name="_Toc10461"/>
      <w:bookmarkStart w:id="1385" w:name="_Toc11651"/>
      <w:bookmarkStart w:id="1386" w:name="_Toc22582"/>
      <w:bookmarkStart w:id="1387" w:name="_Toc21779"/>
      <w:bookmarkStart w:id="1388" w:name="_Toc16587"/>
      <w:bookmarkStart w:id="1389" w:name="_Toc11889"/>
      <w:bookmarkStart w:id="1390" w:name="_Toc9320"/>
      <w:bookmarkStart w:id="1391" w:name="_Toc32138"/>
      <w:bookmarkStart w:id="1392" w:name="_Toc25271"/>
      <w:r>
        <w:rPr>
          <w:rFonts w:ascii="宋体" w:hAnsi="宋体" w:cs="宋体" w:hint="eastAsia"/>
          <w:lang w:eastAsia="zh-CN"/>
        </w:rPr>
        <w:t>承运商运费统计</w:t>
      </w:r>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p>
    <w:p w14:paraId="01CF405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根据时间段、承运商统计运费数据。</w:t>
      </w:r>
    </w:p>
    <w:p w14:paraId="06E3BBE6"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查询条件：承运商、运单时间、线路。</w:t>
      </w:r>
    </w:p>
    <w:p w14:paraId="69AC10D0"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090DFD7C"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查询字段：承运商、线路、发货时间、区域、销售员、发货数量、总费用（不含税）、税金、总费用（含税）。</w:t>
      </w:r>
    </w:p>
    <w:p w14:paraId="78C220E3" w14:textId="77777777" w:rsidR="007C3827" w:rsidRDefault="00000000">
      <w:pPr>
        <w:pStyle w:val="3"/>
        <w:keepNext w:val="0"/>
        <w:spacing w:line="360" w:lineRule="auto"/>
        <w:rPr>
          <w:rFonts w:ascii="宋体" w:hAnsi="宋体" w:cs="宋体" w:hint="eastAsia"/>
          <w:lang w:eastAsia="zh-CN"/>
        </w:rPr>
      </w:pPr>
      <w:bookmarkStart w:id="1393" w:name="_Toc25129"/>
      <w:bookmarkStart w:id="1394" w:name="_Toc18510"/>
      <w:bookmarkStart w:id="1395" w:name="_Toc21027"/>
      <w:bookmarkStart w:id="1396" w:name="_Toc27872"/>
      <w:bookmarkStart w:id="1397" w:name="_Toc14588"/>
      <w:bookmarkStart w:id="1398" w:name="_Toc5718"/>
      <w:bookmarkStart w:id="1399" w:name="_Toc5890"/>
      <w:bookmarkStart w:id="1400" w:name="_Toc31531"/>
      <w:bookmarkStart w:id="1401" w:name="_Toc18242"/>
      <w:bookmarkStart w:id="1402" w:name="_Toc18222"/>
      <w:bookmarkStart w:id="1403" w:name="_Toc19348"/>
      <w:bookmarkStart w:id="1404" w:name="_Toc32378"/>
      <w:bookmarkStart w:id="1405" w:name="_Toc16070"/>
      <w:bookmarkStart w:id="1406" w:name="_Toc7972"/>
      <w:bookmarkStart w:id="1407" w:name="_Toc3416"/>
      <w:bookmarkStart w:id="1408" w:name="_Toc343"/>
      <w:bookmarkStart w:id="1409" w:name="_Toc19465"/>
      <w:r>
        <w:rPr>
          <w:rFonts w:ascii="宋体" w:hAnsi="宋体" w:cs="宋体" w:hint="eastAsia"/>
          <w:lang w:eastAsia="zh-CN"/>
        </w:rPr>
        <w:t>客户运费成本统计</w:t>
      </w:r>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p>
    <w:p w14:paraId="4A749010"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根据时间段、客户统计运费数据。</w:t>
      </w:r>
    </w:p>
    <w:p w14:paraId="74C7895B"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查询条件：客户名称、线路。</w:t>
      </w:r>
    </w:p>
    <w:p w14:paraId="25ED563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1D10E35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lastRenderedPageBreak/>
        <w:t>查询字段：客户名称、线路、发货时间、区域、销售员、发货数量、总费用（不含税）、税金、总费用（含税）。</w:t>
      </w:r>
    </w:p>
    <w:p w14:paraId="2BEDF093" w14:textId="77777777" w:rsidR="007C3827" w:rsidRDefault="00000000">
      <w:pPr>
        <w:pStyle w:val="3"/>
        <w:keepNext w:val="0"/>
        <w:spacing w:line="360" w:lineRule="auto"/>
        <w:rPr>
          <w:rFonts w:ascii="宋体" w:hAnsi="宋体" w:cs="宋体" w:hint="eastAsia"/>
          <w:lang w:eastAsia="zh-CN"/>
        </w:rPr>
      </w:pPr>
      <w:bookmarkStart w:id="1410" w:name="_Toc12875"/>
      <w:bookmarkStart w:id="1411" w:name="_Toc23797"/>
      <w:bookmarkStart w:id="1412" w:name="_Toc18151"/>
      <w:bookmarkStart w:id="1413" w:name="_Toc25838"/>
      <w:bookmarkStart w:id="1414" w:name="_Toc19103"/>
      <w:bookmarkStart w:id="1415" w:name="_Toc26145"/>
      <w:bookmarkStart w:id="1416" w:name="_Toc32666"/>
      <w:bookmarkStart w:id="1417" w:name="_Toc31233"/>
      <w:bookmarkStart w:id="1418" w:name="_Toc4124"/>
      <w:bookmarkStart w:id="1419" w:name="_Toc19675"/>
      <w:bookmarkStart w:id="1420" w:name="_Toc25799"/>
      <w:bookmarkStart w:id="1421" w:name="_Toc13685"/>
      <w:bookmarkStart w:id="1422" w:name="_Toc5435"/>
      <w:bookmarkStart w:id="1423" w:name="_Toc32689"/>
      <w:bookmarkStart w:id="1424" w:name="_Toc2053"/>
      <w:bookmarkStart w:id="1425" w:name="_Toc9926"/>
      <w:bookmarkStart w:id="1426" w:name="_Toc19307"/>
      <w:r>
        <w:rPr>
          <w:rFonts w:ascii="宋体" w:hAnsi="宋体" w:cs="宋体" w:hint="eastAsia"/>
          <w:lang w:eastAsia="zh-CN"/>
        </w:rPr>
        <w:t>货物在途库存统计</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p>
    <w:p w14:paraId="6232EFD2"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根据货物、客户统计在途货物数量。</w:t>
      </w:r>
    </w:p>
    <w:p w14:paraId="572742E0" w14:textId="19A8A2F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w:t>
      </w:r>
      <w:r w:rsidR="00802F1C">
        <w:rPr>
          <w:rFonts w:ascii="宋体" w:hAnsi="宋体" w:cs="宋体" w:hint="eastAsia"/>
          <w:lang w:eastAsia="zh-CN"/>
        </w:rPr>
        <w:t>SH</w:t>
      </w:r>
      <w:r>
        <w:rPr>
          <w:rFonts w:ascii="宋体" w:hAnsi="宋体" w:cs="宋体" w:hint="eastAsia"/>
          <w:lang w:eastAsia="zh-CN"/>
        </w:rPr>
        <w:t>型号、客户型号、客户名称、订单时间。</w:t>
      </w:r>
    </w:p>
    <w:p w14:paraId="183D6152"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05CB4762" w14:textId="62F5D16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查询字段：发货时间、区域、销售员、客户名称、客户型号、</w:t>
      </w:r>
      <w:r w:rsidR="00802F1C">
        <w:rPr>
          <w:rFonts w:ascii="宋体" w:hAnsi="宋体" w:cs="宋体" w:hint="eastAsia"/>
          <w:lang w:eastAsia="zh-CN"/>
        </w:rPr>
        <w:t>SH</w:t>
      </w:r>
      <w:r>
        <w:rPr>
          <w:rFonts w:ascii="宋体" w:hAnsi="宋体" w:cs="宋体" w:hint="eastAsia"/>
          <w:lang w:eastAsia="zh-CN"/>
        </w:rPr>
        <w:t>型号、目的地、在途数量、承运商。</w:t>
      </w:r>
    </w:p>
    <w:p w14:paraId="627E1DBE" w14:textId="77777777" w:rsidR="007C3827" w:rsidRDefault="00000000">
      <w:pPr>
        <w:pStyle w:val="3"/>
        <w:keepNext w:val="0"/>
        <w:spacing w:line="360" w:lineRule="auto"/>
        <w:rPr>
          <w:rFonts w:ascii="宋体" w:hAnsi="宋体" w:cs="宋体" w:hint="eastAsia"/>
          <w:lang w:eastAsia="zh-CN"/>
        </w:rPr>
      </w:pPr>
      <w:bookmarkStart w:id="1427" w:name="_Toc29579"/>
      <w:bookmarkStart w:id="1428" w:name="_Toc10248"/>
      <w:bookmarkStart w:id="1429" w:name="_Toc12723"/>
      <w:bookmarkStart w:id="1430" w:name="_Toc30607"/>
      <w:bookmarkStart w:id="1431" w:name="_Toc17854"/>
      <w:bookmarkStart w:id="1432" w:name="_Toc9943"/>
      <w:bookmarkStart w:id="1433" w:name="_Toc3476"/>
      <w:bookmarkStart w:id="1434" w:name="_Toc28926"/>
      <w:bookmarkStart w:id="1435" w:name="_Toc19556"/>
      <w:bookmarkStart w:id="1436" w:name="_Toc17778"/>
      <w:bookmarkStart w:id="1437" w:name="_Toc25906"/>
      <w:bookmarkStart w:id="1438" w:name="_Toc13870"/>
      <w:bookmarkStart w:id="1439" w:name="_Toc31591"/>
      <w:bookmarkStart w:id="1440" w:name="_Toc21533"/>
      <w:bookmarkStart w:id="1441" w:name="_Toc1910"/>
      <w:bookmarkStart w:id="1442" w:name="_Toc2765"/>
      <w:bookmarkStart w:id="1443" w:name="_Toc24522"/>
      <w:r>
        <w:rPr>
          <w:rFonts w:ascii="宋体" w:hAnsi="宋体" w:cs="宋体" w:hint="eastAsia"/>
          <w:lang w:eastAsia="zh-CN"/>
        </w:rPr>
        <w:t>签收统计</w:t>
      </w:r>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1B47E322"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查询已签收运单数据明细。</w:t>
      </w:r>
    </w:p>
    <w:p w14:paraId="2FE1526A"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查询条件：承运商、运单日期、签收状态（正常签收、异常签收）、线路。</w:t>
      </w:r>
    </w:p>
    <w:p w14:paraId="722375C9"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556A929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查询字段：承运商、线路、签收状态、签收数量。</w:t>
      </w:r>
    </w:p>
    <w:p w14:paraId="748653FD" w14:textId="77777777" w:rsidR="007C3827" w:rsidRDefault="00000000">
      <w:pPr>
        <w:pStyle w:val="3"/>
        <w:keepNext w:val="0"/>
        <w:spacing w:line="360" w:lineRule="auto"/>
        <w:rPr>
          <w:rFonts w:ascii="宋体" w:hAnsi="宋体" w:cs="宋体" w:hint="eastAsia"/>
          <w:lang w:eastAsia="zh-CN"/>
        </w:rPr>
      </w:pPr>
      <w:bookmarkStart w:id="1444" w:name="_Toc6043"/>
      <w:bookmarkStart w:id="1445" w:name="_Toc19834"/>
      <w:bookmarkStart w:id="1446" w:name="_Toc13853"/>
      <w:bookmarkStart w:id="1447" w:name="_Toc19055"/>
      <w:bookmarkStart w:id="1448" w:name="_Toc32642"/>
      <w:bookmarkStart w:id="1449" w:name="_Toc10491"/>
      <w:bookmarkStart w:id="1450" w:name="_Toc29963"/>
      <w:bookmarkStart w:id="1451" w:name="_Toc16652"/>
      <w:bookmarkStart w:id="1452" w:name="_Toc21590"/>
      <w:bookmarkStart w:id="1453" w:name="_Toc24341"/>
      <w:bookmarkStart w:id="1454" w:name="_Toc16837"/>
      <w:bookmarkStart w:id="1455" w:name="_Toc25836"/>
      <w:bookmarkStart w:id="1456" w:name="_Toc13643"/>
      <w:bookmarkStart w:id="1457" w:name="_Toc18182"/>
      <w:bookmarkStart w:id="1458" w:name="_Toc13817"/>
      <w:bookmarkStart w:id="1459" w:name="_Toc5734"/>
      <w:bookmarkStart w:id="1460" w:name="_Toc21857"/>
      <w:r>
        <w:rPr>
          <w:rFonts w:ascii="宋体" w:hAnsi="宋体" w:cs="宋体" w:hint="eastAsia"/>
          <w:lang w:eastAsia="zh-CN"/>
        </w:rPr>
        <w:t>运输线路成本分析</w:t>
      </w:r>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p>
    <w:p w14:paraId="60510665"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根据线路、时间段、承运商统计线路运输成本费用。</w:t>
      </w:r>
    </w:p>
    <w:p w14:paraId="1F6F49B4"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查询条件：线路、承运商、运单日期。</w:t>
      </w:r>
    </w:p>
    <w:p w14:paraId="0B6B3F48"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2C676C2C"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查询字段：线路、承运商、总费用（含税）、总费用（不含税）。</w:t>
      </w:r>
    </w:p>
    <w:p w14:paraId="16ADA49C" w14:textId="77777777" w:rsidR="007C3827" w:rsidRDefault="00000000">
      <w:pPr>
        <w:pStyle w:val="3"/>
        <w:keepNext w:val="0"/>
        <w:spacing w:line="360" w:lineRule="auto"/>
        <w:rPr>
          <w:rFonts w:ascii="宋体" w:hAnsi="宋体" w:cs="宋体" w:hint="eastAsia"/>
          <w:lang w:eastAsia="zh-CN"/>
        </w:rPr>
      </w:pPr>
      <w:bookmarkStart w:id="1461" w:name="_Toc21685"/>
      <w:bookmarkStart w:id="1462" w:name="_Toc8480"/>
      <w:bookmarkStart w:id="1463" w:name="_Toc25887"/>
      <w:bookmarkStart w:id="1464" w:name="_Toc16908"/>
      <w:bookmarkStart w:id="1465" w:name="_Toc15157"/>
      <w:bookmarkStart w:id="1466" w:name="_Toc11522"/>
      <w:bookmarkStart w:id="1467" w:name="_Toc17539"/>
      <w:bookmarkStart w:id="1468" w:name="_Toc10683"/>
      <w:bookmarkStart w:id="1469" w:name="_Toc4520"/>
      <w:bookmarkStart w:id="1470" w:name="_Toc4163"/>
      <w:bookmarkStart w:id="1471" w:name="_Toc11576"/>
      <w:bookmarkStart w:id="1472" w:name="_Toc7733"/>
      <w:bookmarkStart w:id="1473" w:name="_Toc14843"/>
      <w:bookmarkStart w:id="1474" w:name="_Toc12413"/>
      <w:bookmarkStart w:id="1475" w:name="_Toc23891"/>
      <w:bookmarkStart w:id="1476" w:name="_Toc5408"/>
      <w:bookmarkStart w:id="1477" w:name="_Toc12160"/>
      <w:r>
        <w:rPr>
          <w:rFonts w:ascii="宋体" w:hAnsi="宋体" w:cs="宋体" w:hint="eastAsia"/>
          <w:lang w:eastAsia="zh-CN"/>
        </w:rPr>
        <w:t>降本/超额统计</w:t>
      </w:r>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p>
    <w:p w14:paraId="1E90B93C"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根据运单统计降本/超额费用。</w:t>
      </w:r>
    </w:p>
    <w:p w14:paraId="311EEDFE"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查询条件：运单编号、运单日期、客户名称、承运商、线路、类型（降本/超额）。</w:t>
      </w:r>
    </w:p>
    <w:p w14:paraId="0A9CEFC9"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功能：查询、导出。</w:t>
      </w:r>
    </w:p>
    <w:p w14:paraId="41A7A293"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查询字段：运单编号、运单日期、客户名称、承运商、线路、类型、零担运费、运输方式、降本/超额费用。</w:t>
      </w:r>
    </w:p>
    <w:p w14:paraId="5714AFDA" w14:textId="77777777" w:rsidR="007C3827" w:rsidRDefault="00000000">
      <w:pPr>
        <w:pStyle w:val="3"/>
        <w:keepNext w:val="0"/>
        <w:spacing w:line="360" w:lineRule="auto"/>
        <w:rPr>
          <w:rFonts w:ascii="宋体" w:hAnsi="宋体" w:cs="宋体" w:hint="eastAsia"/>
          <w:lang w:eastAsia="zh-CN"/>
        </w:rPr>
      </w:pPr>
      <w:bookmarkStart w:id="1478" w:name="_Toc30175"/>
      <w:bookmarkStart w:id="1479" w:name="_Toc989"/>
      <w:bookmarkStart w:id="1480" w:name="_Toc4900"/>
      <w:bookmarkStart w:id="1481" w:name="_Toc15918"/>
      <w:bookmarkStart w:id="1482" w:name="_Toc6881"/>
      <w:bookmarkStart w:id="1483" w:name="_Toc3941"/>
      <w:bookmarkStart w:id="1484" w:name="_Toc23416"/>
      <w:bookmarkStart w:id="1485" w:name="_Toc27393"/>
      <w:bookmarkStart w:id="1486" w:name="_Toc32732"/>
      <w:bookmarkStart w:id="1487" w:name="_Toc5747"/>
      <w:bookmarkStart w:id="1488" w:name="_Toc30185"/>
      <w:bookmarkStart w:id="1489" w:name="_Toc921"/>
      <w:bookmarkStart w:id="1490" w:name="_Toc1518"/>
      <w:bookmarkStart w:id="1491" w:name="_Toc2406"/>
      <w:bookmarkStart w:id="1492" w:name="_Toc4455"/>
      <w:bookmarkStart w:id="1493" w:name="_Toc3754"/>
      <w:bookmarkStart w:id="1494" w:name="_Toc25689"/>
      <w:r>
        <w:rPr>
          <w:rFonts w:ascii="宋体" w:hAnsi="宋体" w:cs="宋体" w:hint="eastAsia"/>
          <w:lang w:eastAsia="zh-CN"/>
        </w:rPr>
        <w:t>物流数字仪表</w:t>
      </w:r>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p>
    <w:p w14:paraId="4FAB1EDA"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在首页根据统计数据生成数据分析看板。</w:t>
      </w:r>
    </w:p>
    <w:p w14:paraId="72CB772C"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展示内容：</w:t>
      </w:r>
    </w:p>
    <w:p w14:paraId="02A7B4FF"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lastRenderedPageBreak/>
        <w:t>实时数据：总订单量、待发运订单量、已发运订单量、签收数量、已签收运单成本、节约运费。</w:t>
      </w:r>
    </w:p>
    <w:p w14:paraId="76D73E3A" w14:textId="77777777" w:rsidR="007C3827" w:rsidRDefault="00000000">
      <w:pPr>
        <w:pStyle w:val="10"/>
        <w:keepLines/>
        <w:numPr>
          <w:ilvl w:val="0"/>
          <w:numId w:val="136"/>
        </w:numPr>
        <w:spacing w:line="360" w:lineRule="auto"/>
        <w:ind w:firstLineChars="0"/>
        <w:rPr>
          <w:rFonts w:ascii="宋体" w:hAnsi="宋体" w:cs="宋体" w:hint="eastAsia"/>
          <w:lang w:eastAsia="zh-CN"/>
        </w:rPr>
      </w:pPr>
      <w:r>
        <w:rPr>
          <w:rFonts w:ascii="宋体" w:hAnsi="宋体" w:cs="宋体" w:hint="eastAsia"/>
          <w:lang w:eastAsia="zh-CN"/>
        </w:rPr>
        <w:t>统计数据：七日发运及时率、七日提货及时率、七日订单量、七日运费。</w:t>
      </w:r>
    </w:p>
    <w:p w14:paraId="3A7B1BA1" w14:textId="77777777" w:rsidR="007C3827" w:rsidRDefault="00000000">
      <w:pPr>
        <w:pStyle w:val="2"/>
        <w:keepNext w:val="0"/>
        <w:spacing w:line="360" w:lineRule="auto"/>
        <w:rPr>
          <w:rFonts w:ascii="宋体" w:hAnsi="宋体" w:cs="宋体" w:hint="eastAsia"/>
          <w:lang w:eastAsia="zh-CN"/>
        </w:rPr>
      </w:pPr>
      <w:bookmarkStart w:id="1495" w:name="_Toc32532"/>
      <w:bookmarkStart w:id="1496" w:name="_Toc1245267879"/>
      <w:bookmarkStart w:id="1497" w:name="_Toc16274"/>
      <w:bookmarkStart w:id="1498" w:name="_Toc26706"/>
      <w:bookmarkStart w:id="1499" w:name="_Toc8873"/>
      <w:bookmarkStart w:id="1500" w:name="_Toc9746"/>
      <w:bookmarkStart w:id="1501" w:name="_Toc15865"/>
      <w:bookmarkStart w:id="1502" w:name="_Toc17137"/>
      <w:bookmarkStart w:id="1503" w:name="_Toc30757"/>
      <w:bookmarkStart w:id="1504" w:name="_Toc23056"/>
      <w:bookmarkStart w:id="1505" w:name="_Toc11650"/>
      <w:bookmarkStart w:id="1506" w:name="_Toc27443"/>
      <w:bookmarkStart w:id="1507" w:name="_Toc29959"/>
      <w:bookmarkStart w:id="1508" w:name="_Toc11092"/>
      <w:bookmarkStart w:id="1509" w:name="_Toc25092"/>
      <w:bookmarkStart w:id="1510" w:name="_Toc18215"/>
      <w:bookmarkStart w:id="1511" w:name="_Toc24708"/>
      <w:bookmarkStart w:id="1512" w:name="_Toc32756"/>
      <w:r>
        <w:rPr>
          <w:rFonts w:ascii="宋体" w:hAnsi="宋体" w:cs="宋体" w:hint="eastAsia"/>
          <w:lang w:eastAsia="zh-CN"/>
        </w:rPr>
        <w:t>承运商电脑（PC）端功能</w:t>
      </w:r>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p>
    <w:p w14:paraId="1FDFB0E7" w14:textId="77777777" w:rsidR="007C3827" w:rsidRDefault="00000000">
      <w:pPr>
        <w:pStyle w:val="3"/>
        <w:keepNext w:val="0"/>
        <w:spacing w:line="360" w:lineRule="auto"/>
        <w:rPr>
          <w:rFonts w:ascii="宋体" w:hAnsi="宋体" w:cs="宋体" w:hint="eastAsia"/>
          <w:lang w:eastAsia="zh-CN"/>
        </w:rPr>
      </w:pPr>
      <w:bookmarkStart w:id="1513" w:name="_Toc1570792601"/>
      <w:bookmarkStart w:id="1514" w:name="_Toc31937"/>
      <w:bookmarkStart w:id="1515" w:name="_Toc24235"/>
      <w:bookmarkStart w:id="1516" w:name="_Toc9227"/>
      <w:bookmarkStart w:id="1517" w:name="_Toc10654"/>
      <w:bookmarkStart w:id="1518" w:name="_Toc29698"/>
      <w:bookmarkStart w:id="1519" w:name="_Toc6317"/>
      <w:bookmarkStart w:id="1520" w:name="_Toc9920"/>
      <w:bookmarkStart w:id="1521" w:name="_Toc19322"/>
      <w:bookmarkStart w:id="1522" w:name="_Toc15751"/>
      <w:bookmarkStart w:id="1523" w:name="_Toc2954"/>
      <w:bookmarkStart w:id="1524" w:name="_Toc32608"/>
      <w:bookmarkStart w:id="1525" w:name="_Toc6025"/>
      <w:bookmarkStart w:id="1526" w:name="_Toc26052"/>
      <w:bookmarkStart w:id="1527" w:name="_Toc31615"/>
      <w:bookmarkStart w:id="1528" w:name="_Toc25415"/>
      <w:bookmarkStart w:id="1529" w:name="_Toc20305"/>
      <w:bookmarkStart w:id="1530" w:name="_Toc30312"/>
      <w:r>
        <w:rPr>
          <w:rFonts w:ascii="宋体" w:hAnsi="宋体" w:cs="宋体" w:hint="eastAsia"/>
          <w:lang w:eastAsia="zh-CN"/>
        </w:rPr>
        <w:t>系统管理</w:t>
      </w:r>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p>
    <w:p w14:paraId="63925759" w14:textId="77777777" w:rsidR="007C3827" w:rsidRDefault="00000000">
      <w:pPr>
        <w:pStyle w:val="4"/>
        <w:keepNext w:val="0"/>
        <w:spacing w:line="360" w:lineRule="auto"/>
        <w:rPr>
          <w:rFonts w:ascii="宋体" w:hAnsi="宋体" w:cs="宋体" w:hint="eastAsia"/>
          <w:lang w:eastAsia="zh-CN"/>
        </w:rPr>
      </w:pPr>
      <w:bookmarkStart w:id="1531" w:name="_Toc23433"/>
      <w:r>
        <w:rPr>
          <w:rFonts w:ascii="宋体" w:hAnsi="宋体" w:cs="宋体" w:hint="eastAsia"/>
          <w:lang w:eastAsia="zh-CN"/>
        </w:rPr>
        <w:t>用户管理</w:t>
      </w:r>
      <w:bookmarkEnd w:id="1531"/>
    </w:p>
    <w:p w14:paraId="002DCB7A"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功能概述</w:t>
      </w:r>
    </w:p>
    <w:p w14:paraId="77E3A823"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 xml:space="preserve">    主要用于商户为内部员工开设用户账号，</w:t>
      </w:r>
      <w:r>
        <w:rPr>
          <w:rFonts w:ascii="宋体" w:hAnsi="宋体" w:cs="宋体" w:hint="eastAsia"/>
          <w:szCs w:val="21"/>
          <w:lang w:eastAsia="zh-CN"/>
        </w:rPr>
        <w:t>提供新增、修改、禁用、启用、密码重置、用户分配等功能。可为用户指定所属部门、岗位、角色权限、部门数据权限</w:t>
      </w:r>
      <w:r>
        <w:rPr>
          <w:rFonts w:ascii="宋体" w:hAnsi="宋体" w:cs="宋体" w:hint="eastAsia"/>
          <w:lang w:eastAsia="zh-CN"/>
        </w:rPr>
        <w:t>。</w:t>
      </w:r>
    </w:p>
    <w:p w14:paraId="73B635FB"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关键逻辑描述</w:t>
      </w:r>
    </w:p>
    <w:p w14:paraId="3041E2BC"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禁用：系统管理员可对用户账号进行禁用，禁用后，该账号无法登陆。</w:t>
      </w:r>
    </w:p>
    <w:p w14:paraId="6AA40635"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启用：系统管理员可对已禁用的用户账号进行重新启用，启用后，该账号可以正常登录。</w:t>
      </w:r>
    </w:p>
    <w:p w14:paraId="318F1D22"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重置密码：系统管理员可对用户账号进行密码重置，重置后，用户账号登录密码恢复为系统初始密码。</w:t>
      </w:r>
    </w:p>
    <w:p w14:paraId="5A5D812F"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关键字段</w:t>
      </w:r>
    </w:p>
    <w:p w14:paraId="5031CE20"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功能字段：查询、新增、修改、删除</w:t>
      </w:r>
    </w:p>
    <w:p w14:paraId="21BD8A9A"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新增：用户ID、用户名称、用户类型、用户联系方式、所属部门、所属角色、所属岗位、登录账号、用户密码、用户邮箱、用户状态（禁用/启用）、数据权限、保存。</w:t>
      </w:r>
    </w:p>
    <w:p w14:paraId="7F7AFBC6"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修改：同新增字段。</w:t>
      </w:r>
    </w:p>
    <w:p w14:paraId="2C19E639"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删除：提示是否删除对话框，可选择确认或取消。</w:t>
      </w:r>
    </w:p>
    <w:p w14:paraId="78A1E5F4"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首页表单字段：用户ID、用户名称、用户类型、所属部门、所属角色、用户账号、用户状态（禁用/启用）、重置密码、创建时间、创建人。</w:t>
      </w:r>
    </w:p>
    <w:p w14:paraId="75FFCC41"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查询：用户ID、用户名称、用户类型、登录账号、所属部门、创建时间、查询、重置（查询条件）</w:t>
      </w:r>
    </w:p>
    <w:p w14:paraId="714BDB50" w14:textId="77777777" w:rsidR="007C3827" w:rsidRDefault="00000000">
      <w:pPr>
        <w:keepLines/>
        <w:numPr>
          <w:ilvl w:val="0"/>
          <w:numId w:val="60"/>
        </w:numPr>
        <w:spacing w:line="360" w:lineRule="auto"/>
        <w:ind w:left="630"/>
        <w:rPr>
          <w:rFonts w:ascii="宋体" w:hAnsi="宋体" w:cs="宋体" w:hint="eastAsia"/>
          <w:lang w:eastAsia="zh-CN"/>
        </w:rPr>
      </w:pPr>
      <w:r>
        <w:rPr>
          <w:rFonts w:ascii="宋体" w:hAnsi="宋体" w:cs="宋体" w:hint="eastAsia"/>
          <w:lang w:eastAsia="zh-CN"/>
        </w:rPr>
        <w:t>参考页面</w:t>
      </w:r>
    </w:p>
    <w:p w14:paraId="06297617"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lastRenderedPageBreak/>
        <w:drawing>
          <wp:inline distT="0" distB="0" distL="114300" distR="114300" wp14:anchorId="6A8D499A" wp14:editId="494D9374">
            <wp:extent cx="4579620" cy="1512570"/>
            <wp:effectExtent l="0" t="0" r="5080" b="11430"/>
            <wp:docPr id="98" name="图片 81" descr="1640866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1" descr="1640866751(1)"/>
                    <pic:cNvPicPr>
                      <a:picLocks noChangeAspect="1"/>
                    </pic:cNvPicPr>
                  </pic:nvPicPr>
                  <pic:blipFill>
                    <a:blip r:embed="rId57"/>
                    <a:stretch>
                      <a:fillRect/>
                    </a:stretch>
                  </pic:blipFill>
                  <pic:spPr>
                    <a:xfrm>
                      <a:off x="0" y="0"/>
                      <a:ext cx="4579620" cy="1512570"/>
                    </a:xfrm>
                    <a:prstGeom prst="rect">
                      <a:avLst/>
                    </a:prstGeom>
                  </pic:spPr>
                </pic:pic>
              </a:graphicData>
            </a:graphic>
          </wp:inline>
        </w:drawing>
      </w:r>
    </w:p>
    <w:p w14:paraId="7FA404BA" w14:textId="77777777" w:rsidR="007C3827" w:rsidRDefault="00000000">
      <w:pPr>
        <w:pStyle w:val="4"/>
        <w:keepNext w:val="0"/>
        <w:spacing w:line="360" w:lineRule="auto"/>
        <w:rPr>
          <w:rFonts w:ascii="宋体" w:hAnsi="宋体" w:cs="宋体" w:hint="eastAsia"/>
          <w:lang w:eastAsia="zh-CN"/>
        </w:rPr>
      </w:pPr>
      <w:bookmarkStart w:id="1532" w:name="_Toc31582"/>
      <w:r>
        <w:rPr>
          <w:rFonts w:ascii="宋体" w:hAnsi="宋体" w:cs="宋体" w:hint="eastAsia"/>
          <w:lang w:eastAsia="zh-CN"/>
        </w:rPr>
        <w:t>角色管理</w:t>
      </w:r>
      <w:bookmarkEnd w:id="1532"/>
    </w:p>
    <w:p w14:paraId="52565280"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54A7C6F3"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主要用于创建角色，并为角色赋予功能权限信息。提供角色新增、角色修改、角色禁用、数据权限、分配用户等功能。</w:t>
      </w:r>
    </w:p>
    <w:p w14:paraId="438838EF"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5BFD0ECD"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系统管理员账号可为所有用户匹配角色权限。</w:t>
      </w:r>
    </w:p>
    <w:p w14:paraId="162DB07B"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功能权限：每个角色信息后面的功能权限按钮，可以针对当前角色进行功能权限匹配，可以精确到每个功能模块的每个操作按钮。</w:t>
      </w:r>
    </w:p>
    <w:p w14:paraId="71D828A3"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用户分配：每个角色信息后面的用户分配按钮，可以针对当前角色分配用户，支持批量选择角色用户，分配的用户为用户管理已创建好的用户信息。</w:t>
      </w:r>
    </w:p>
    <w:p w14:paraId="0C9BD9C6"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新增：系统管理员可以通过新增功能，新增使用系统所需要的角色信息。</w:t>
      </w:r>
    </w:p>
    <w:p w14:paraId="51FE2B6A"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修改：系统管理员可以通过修改功能修改已新增的角色信息，包括增减角色的数据权限。</w:t>
      </w:r>
    </w:p>
    <w:p w14:paraId="1ED45AF9"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禁用：系统管理员可对角色信息进行禁用，禁用后，该角色不能再使用。已经分配用户的角色菜单不能进行禁用。</w:t>
      </w:r>
    </w:p>
    <w:p w14:paraId="53B2D7A6" w14:textId="77777777" w:rsidR="007C3827" w:rsidRDefault="00000000">
      <w:pPr>
        <w:keepLines/>
        <w:numPr>
          <w:ilvl w:val="0"/>
          <w:numId w:val="74"/>
        </w:numPr>
        <w:spacing w:line="360" w:lineRule="auto"/>
        <w:ind w:left="1049"/>
        <w:rPr>
          <w:rFonts w:ascii="宋体" w:hAnsi="宋体" w:cs="宋体" w:hint="eastAsia"/>
          <w:lang w:eastAsia="zh-CN"/>
        </w:rPr>
      </w:pPr>
      <w:r>
        <w:rPr>
          <w:rFonts w:ascii="宋体" w:hAnsi="宋体" w:cs="宋体" w:hint="eastAsia"/>
          <w:lang w:eastAsia="zh-CN"/>
        </w:rPr>
        <w:t>启用：系统管理员可以通过启用功能释放禁用的角色信息。</w:t>
      </w:r>
    </w:p>
    <w:p w14:paraId="0F07E94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3D8DFB53" w14:textId="77777777" w:rsidR="007C3827" w:rsidRDefault="00000000">
      <w:pPr>
        <w:keepLines/>
        <w:numPr>
          <w:ilvl w:val="0"/>
          <w:numId w:val="137"/>
        </w:numPr>
        <w:spacing w:line="360" w:lineRule="auto"/>
        <w:rPr>
          <w:rFonts w:ascii="宋体" w:hAnsi="宋体" w:cs="宋体" w:hint="eastAsia"/>
          <w:lang w:eastAsia="zh-CN"/>
        </w:rPr>
      </w:pPr>
      <w:r>
        <w:rPr>
          <w:rFonts w:ascii="宋体" w:hAnsi="宋体" w:cs="宋体" w:hint="eastAsia"/>
          <w:lang w:eastAsia="zh-CN"/>
        </w:rPr>
        <w:t>功能字段：查询、新增、修改、删除</w:t>
      </w:r>
    </w:p>
    <w:p w14:paraId="0AEF7C84"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新增：角色编号、角色名称、显示顺序、角色状态（禁用/启用）、功能权限、分配用户、保存。</w:t>
      </w:r>
    </w:p>
    <w:p w14:paraId="208893DF"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修改：同新增字段。</w:t>
      </w:r>
    </w:p>
    <w:p w14:paraId="329D832A"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5FBDC217"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lastRenderedPageBreak/>
        <w:t>首页表单字段：角色编号、角色名称、显示顺序、角色状态（禁用/启用）、功能权限、分配用户、创建时间、创建人。</w:t>
      </w:r>
    </w:p>
    <w:p w14:paraId="0DCBD269"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查询：角色编号、角色名称、角色状态（禁用/启用）、创建时间、查询、重置（查询条件）</w:t>
      </w:r>
    </w:p>
    <w:p w14:paraId="5F53C8C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参考页面</w:t>
      </w:r>
    </w:p>
    <w:p w14:paraId="2C498050"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401EA24E" wp14:editId="72456A04">
            <wp:extent cx="3263900" cy="2830195"/>
            <wp:effectExtent l="0" t="0" r="0" b="1905"/>
            <wp:docPr id="101" name="图片 82" descr="1629094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2" descr="1629094533(1)"/>
                    <pic:cNvPicPr>
                      <a:picLocks noChangeAspect="1"/>
                    </pic:cNvPicPr>
                  </pic:nvPicPr>
                  <pic:blipFill>
                    <a:blip r:embed="rId58"/>
                    <a:stretch>
                      <a:fillRect/>
                    </a:stretch>
                  </pic:blipFill>
                  <pic:spPr>
                    <a:xfrm>
                      <a:off x="0" y="0"/>
                      <a:ext cx="3263900" cy="2830195"/>
                    </a:xfrm>
                    <a:prstGeom prst="rect">
                      <a:avLst/>
                    </a:prstGeom>
                  </pic:spPr>
                </pic:pic>
              </a:graphicData>
            </a:graphic>
          </wp:inline>
        </w:drawing>
      </w:r>
    </w:p>
    <w:p w14:paraId="1ACC3BA1" w14:textId="77777777" w:rsidR="007C3827" w:rsidRDefault="00000000">
      <w:pPr>
        <w:pStyle w:val="4"/>
        <w:keepNext w:val="0"/>
        <w:spacing w:line="360" w:lineRule="auto"/>
        <w:rPr>
          <w:rFonts w:ascii="宋体" w:hAnsi="宋体" w:cs="宋体" w:hint="eastAsia"/>
          <w:lang w:eastAsia="zh-CN"/>
        </w:rPr>
      </w:pPr>
      <w:bookmarkStart w:id="1533" w:name="_Toc1228"/>
      <w:r>
        <w:rPr>
          <w:rFonts w:ascii="宋体" w:hAnsi="宋体" w:cs="宋体" w:hint="eastAsia"/>
          <w:lang w:eastAsia="zh-CN"/>
        </w:rPr>
        <w:t>部门管理</w:t>
      </w:r>
      <w:bookmarkEnd w:id="1533"/>
    </w:p>
    <w:p w14:paraId="28185CAB"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49A7C30B"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用于搭建企业各部门组织架构，用户创建时，需要选择用户所属部门。部门用户仅查询本部门或本部门及以下所有数据。提供部门新增、修改、禁用等功能。</w:t>
      </w:r>
    </w:p>
    <w:p w14:paraId="43F25C4E"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43CBF7F9" w14:textId="77777777" w:rsidR="007C3827" w:rsidRDefault="00000000">
      <w:pPr>
        <w:keepLines/>
        <w:numPr>
          <w:ilvl w:val="0"/>
          <w:numId w:val="140"/>
        </w:numPr>
        <w:spacing w:line="360" w:lineRule="auto"/>
        <w:rPr>
          <w:rFonts w:ascii="宋体" w:hAnsi="宋体" w:cs="宋体" w:hint="eastAsia"/>
          <w:lang w:eastAsia="zh-CN"/>
        </w:rPr>
      </w:pPr>
      <w:r>
        <w:rPr>
          <w:rFonts w:ascii="宋体" w:hAnsi="宋体" w:cs="宋体" w:hint="eastAsia"/>
          <w:lang w:eastAsia="zh-CN"/>
        </w:rPr>
        <w:t>系统中可以建立多个部门级别，如商户企业属于系统的一级部门，业务部、财务部等各部门属于系统的二级部门。</w:t>
      </w:r>
    </w:p>
    <w:p w14:paraId="02F4EAEB" w14:textId="77777777" w:rsidR="007C3827" w:rsidRDefault="00000000">
      <w:pPr>
        <w:keepLines/>
        <w:numPr>
          <w:ilvl w:val="0"/>
          <w:numId w:val="141"/>
        </w:numPr>
        <w:spacing w:line="360" w:lineRule="auto"/>
        <w:rPr>
          <w:rFonts w:ascii="宋体" w:hAnsi="宋体" w:cs="宋体" w:hint="eastAsia"/>
          <w:lang w:eastAsia="zh-CN"/>
        </w:rPr>
      </w:pPr>
      <w:r>
        <w:rPr>
          <w:rFonts w:ascii="宋体" w:hAnsi="宋体" w:cs="宋体" w:hint="eastAsia"/>
          <w:lang w:eastAsia="zh-CN"/>
        </w:rPr>
        <w:t>新增：系统管理员可以根据公司架构设置新增部门信息，每个部门设置的时候要明确上级管理部门。</w:t>
      </w:r>
    </w:p>
    <w:p w14:paraId="08E4FC96" w14:textId="77777777" w:rsidR="007C3827" w:rsidRDefault="00000000">
      <w:pPr>
        <w:keepLines/>
        <w:numPr>
          <w:ilvl w:val="0"/>
          <w:numId w:val="141"/>
        </w:numPr>
        <w:spacing w:line="360" w:lineRule="auto"/>
        <w:rPr>
          <w:rFonts w:ascii="宋体" w:hAnsi="宋体" w:cs="宋体" w:hint="eastAsia"/>
          <w:lang w:eastAsia="zh-CN"/>
        </w:rPr>
      </w:pPr>
      <w:r>
        <w:rPr>
          <w:rFonts w:ascii="宋体" w:hAnsi="宋体" w:cs="宋体" w:hint="eastAsia"/>
          <w:lang w:eastAsia="zh-CN"/>
        </w:rPr>
        <w:t>修改：系统管理员可以对部门关键信息进行修改。</w:t>
      </w:r>
    </w:p>
    <w:p w14:paraId="53BAB759" w14:textId="77777777" w:rsidR="007C3827" w:rsidRDefault="00000000">
      <w:pPr>
        <w:keepLines/>
        <w:numPr>
          <w:ilvl w:val="0"/>
          <w:numId w:val="142"/>
        </w:numPr>
        <w:spacing w:line="360" w:lineRule="auto"/>
        <w:rPr>
          <w:rFonts w:ascii="宋体" w:hAnsi="宋体" w:cs="宋体" w:hint="eastAsia"/>
          <w:lang w:eastAsia="zh-CN"/>
        </w:rPr>
      </w:pPr>
      <w:r>
        <w:rPr>
          <w:rFonts w:ascii="宋体" w:hAnsi="宋体" w:cs="宋体" w:hint="eastAsia"/>
          <w:lang w:eastAsia="zh-CN"/>
        </w:rPr>
        <w:t>禁用：系统管理员可对部门信息进行禁用，禁用后，该部门不能再使用。已经存在用户数据的部门菜单不能进行禁用。</w:t>
      </w:r>
    </w:p>
    <w:p w14:paraId="3D18AC49" w14:textId="77777777" w:rsidR="007C3827" w:rsidRDefault="00000000">
      <w:pPr>
        <w:keepLines/>
        <w:numPr>
          <w:ilvl w:val="0"/>
          <w:numId w:val="142"/>
        </w:numPr>
        <w:spacing w:line="360" w:lineRule="auto"/>
        <w:rPr>
          <w:rFonts w:ascii="宋体" w:hAnsi="宋体" w:cs="宋体" w:hint="eastAsia"/>
          <w:lang w:eastAsia="zh-CN"/>
        </w:rPr>
      </w:pPr>
      <w:r>
        <w:rPr>
          <w:rFonts w:ascii="宋体" w:hAnsi="宋体" w:cs="宋体" w:hint="eastAsia"/>
          <w:lang w:eastAsia="zh-CN"/>
        </w:rPr>
        <w:t>启用：系统管理员可以启用被禁用的部门信息，启用后的部门可以正常使用。</w:t>
      </w:r>
    </w:p>
    <w:p w14:paraId="76964AB4"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lastRenderedPageBreak/>
        <w:t>关键字段</w:t>
      </w:r>
    </w:p>
    <w:p w14:paraId="7EBCC197"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功能字段：查询、新增、修改、删除</w:t>
      </w:r>
    </w:p>
    <w:p w14:paraId="2A5BB4C5"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新增：上级部门、部门编号、部门名称、显示顺序、部门状态（禁用/启用）、保存。</w:t>
      </w:r>
    </w:p>
    <w:p w14:paraId="1B32A73C"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修改：同新增字段。</w:t>
      </w:r>
    </w:p>
    <w:p w14:paraId="01466F15"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06203AA5"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首页表单字段：上级部门、部门编号、部门名称、显示顺序、部门状态（禁用/启用）、创建人、创建时间。</w:t>
      </w:r>
    </w:p>
    <w:p w14:paraId="1D768065"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查询：部门编号、部门名称、部门状态、查询、重置（查询条件）</w:t>
      </w:r>
    </w:p>
    <w:p w14:paraId="6628675B"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参考页面</w:t>
      </w:r>
    </w:p>
    <w:p w14:paraId="3712059C" w14:textId="77777777" w:rsidR="007C3827" w:rsidRDefault="00000000">
      <w:pPr>
        <w:keepLines/>
        <w:spacing w:line="360" w:lineRule="auto"/>
        <w:ind w:firstLine="210"/>
        <w:jc w:val="center"/>
        <w:rPr>
          <w:rFonts w:ascii="宋体" w:hAnsi="宋体" w:cs="宋体" w:hint="eastAsia"/>
        </w:rPr>
      </w:pPr>
      <w:r>
        <w:rPr>
          <w:rFonts w:ascii="宋体" w:hAnsi="宋体" w:cs="宋体" w:hint="eastAsia"/>
          <w:noProof/>
        </w:rPr>
        <w:drawing>
          <wp:inline distT="0" distB="0" distL="114300" distR="114300" wp14:anchorId="6C0119EE" wp14:editId="014CB0AF">
            <wp:extent cx="4438650" cy="1126490"/>
            <wp:effectExtent l="0" t="0" r="6350" b="3810"/>
            <wp:docPr id="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
                    <pic:cNvPicPr>
                      <a:picLocks noChangeAspect="1"/>
                    </pic:cNvPicPr>
                  </pic:nvPicPr>
                  <pic:blipFill>
                    <a:blip r:embed="rId36"/>
                    <a:stretch>
                      <a:fillRect/>
                    </a:stretch>
                  </pic:blipFill>
                  <pic:spPr>
                    <a:xfrm>
                      <a:off x="0" y="0"/>
                      <a:ext cx="4438650" cy="1126490"/>
                    </a:xfrm>
                    <a:prstGeom prst="rect">
                      <a:avLst/>
                    </a:prstGeom>
                    <a:noFill/>
                    <a:ln>
                      <a:noFill/>
                    </a:ln>
                  </pic:spPr>
                </pic:pic>
              </a:graphicData>
            </a:graphic>
          </wp:inline>
        </w:drawing>
      </w:r>
    </w:p>
    <w:p w14:paraId="496DF0E9" w14:textId="77777777" w:rsidR="007C3827" w:rsidRDefault="00000000">
      <w:pPr>
        <w:pStyle w:val="4"/>
        <w:keepNext w:val="0"/>
        <w:spacing w:line="360" w:lineRule="auto"/>
        <w:rPr>
          <w:rFonts w:ascii="宋体" w:hAnsi="宋体" w:cs="宋体" w:hint="eastAsia"/>
          <w:color w:val="000000"/>
          <w:lang w:eastAsia="zh-CN"/>
        </w:rPr>
      </w:pPr>
      <w:bookmarkStart w:id="1534" w:name="_Toc20656"/>
      <w:r>
        <w:rPr>
          <w:rFonts w:ascii="宋体" w:hAnsi="宋体" w:cs="宋体" w:hint="eastAsia"/>
          <w:color w:val="000000"/>
          <w:lang w:eastAsia="zh-CN"/>
        </w:rPr>
        <w:t>车辆管理</w:t>
      </w:r>
      <w:bookmarkEnd w:id="1534"/>
    </w:p>
    <w:p w14:paraId="19C0002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75D3768A"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主要用于维护车辆信息，便于后续选择与定位车辆。</w:t>
      </w:r>
    </w:p>
    <w:p w14:paraId="4C77952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22A2C1BB" w14:textId="77777777" w:rsidR="007C3827" w:rsidRDefault="00000000">
      <w:pPr>
        <w:keepLines/>
        <w:numPr>
          <w:ilvl w:val="0"/>
          <w:numId w:val="143"/>
        </w:numPr>
        <w:spacing w:line="360" w:lineRule="auto"/>
        <w:rPr>
          <w:rFonts w:ascii="宋体" w:hAnsi="宋体" w:cs="宋体" w:hint="eastAsia"/>
          <w:lang w:eastAsia="zh-CN"/>
        </w:rPr>
      </w:pPr>
      <w:r>
        <w:rPr>
          <w:rFonts w:ascii="宋体" w:hAnsi="宋体" w:cs="宋体" w:hint="eastAsia"/>
          <w:lang w:eastAsia="zh-CN"/>
        </w:rPr>
        <w:t>可维护承运商自有车辆基本信息，可根据承运商查询车辆信息。</w:t>
      </w:r>
    </w:p>
    <w:p w14:paraId="58EEE95D" w14:textId="77777777" w:rsidR="007C3827" w:rsidRDefault="00000000">
      <w:pPr>
        <w:keepLines/>
        <w:numPr>
          <w:ilvl w:val="0"/>
          <w:numId w:val="143"/>
        </w:numPr>
        <w:spacing w:line="360" w:lineRule="auto"/>
        <w:rPr>
          <w:rFonts w:ascii="宋体" w:hAnsi="宋体" w:cs="宋体" w:hint="eastAsia"/>
          <w:lang w:eastAsia="zh-CN"/>
        </w:rPr>
      </w:pPr>
      <w:r>
        <w:rPr>
          <w:rFonts w:ascii="宋体" w:hAnsi="宋体" w:cs="宋体" w:hint="eastAsia"/>
          <w:lang w:eastAsia="zh-CN"/>
        </w:rPr>
        <w:t>承运商在派车时可以通过此模块选择。</w:t>
      </w:r>
    </w:p>
    <w:p w14:paraId="607B8B18"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任务中或执行过任务的车辆不允许删除。</w:t>
      </w:r>
    </w:p>
    <w:p w14:paraId="7E9410A6"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114FB6F4"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功能字段：查询、新增、修改、删除、导入、导出</w:t>
      </w:r>
    </w:p>
    <w:p w14:paraId="3A2A71DA"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新增：车牌号、车长、车宽、车高、车型、绑定司机、车辆来源、皮重、载重、排放标准、品牌型号、车架号、总质量、车辆年审到期日、车辆购入日期、营运证号、百公里油耗、累计行驶里程、运输证号、荷载重量、荷载体积、备注、车辆图片、行驶证照片、营运证照片、道路许可证照片。新增时默认记录当前承运商所属账套id和承运商id</w:t>
      </w:r>
    </w:p>
    <w:p w14:paraId="095E8F6A"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修改：同新增字段</w:t>
      </w:r>
    </w:p>
    <w:p w14:paraId="0BB09979"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lastRenderedPageBreak/>
        <w:t>删除：提示是否删除对话框，可选择确认或取消。</w:t>
      </w:r>
    </w:p>
    <w:p w14:paraId="10FC60C5"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导入：模板表单字段同新增页面字段，如果存在错误数据系统自动给出提示，标明导入错误原因。</w:t>
      </w:r>
    </w:p>
    <w:p w14:paraId="3D1926AE"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导出：导出模板按照新增字段进行导出，支持按照查询结果导出。</w:t>
      </w:r>
    </w:p>
    <w:p w14:paraId="08EDB522"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首页表单字段：车牌号、车长、车宽、车高、车型、车辆来源、皮重、载重、排放标准、品牌型号</w:t>
      </w:r>
    </w:p>
    <w:p w14:paraId="224A9D9D"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查询：车牌号、车型车辆来源</w:t>
      </w:r>
    </w:p>
    <w:p w14:paraId="238D55B8"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 xml:space="preserve">参考页面： </w:t>
      </w:r>
    </w:p>
    <w:p w14:paraId="001E4AD7"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7622C85E" wp14:editId="2F6DB117">
            <wp:extent cx="3481705" cy="3161665"/>
            <wp:effectExtent l="0" t="0" r="10795" b="635"/>
            <wp:docPr id="10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2"/>
                    <pic:cNvPicPr>
                      <a:picLocks noChangeAspect="1"/>
                    </pic:cNvPicPr>
                  </pic:nvPicPr>
                  <pic:blipFill>
                    <a:blip r:embed="rId44"/>
                    <a:stretch>
                      <a:fillRect/>
                    </a:stretch>
                  </pic:blipFill>
                  <pic:spPr>
                    <a:xfrm>
                      <a:off x="0" y="0"/>
                      <a:ext cx="3481705" cy="3161665"/>
                    </a:xfrm>
                    <a:prstGeom prst="rect">
                      <a:avLst/>
                    </a:prstGeom>
                  </pic:spPr>
                </pic:pic>
              </a:graphicData>
            </a:graphic>
          </wp:inline>
        </w:drawing>
      </w:r>
    </w:p>
    <w:p w14:paraId="2529C92A" w14:textId="77777777" w:rsidR="007C3827" w:rsidRDefault="00000000">
      <w:pPr>
        <w:pStyle w:val="4"/>
        <w:keepNext w:val="0"/>
        <w:spacing w:line="360" w:lineRule="auto"/>
        <w:rPr>
          <w:rFonts w:ascii="宋体" w:hAnsi="宋体" w:cs="宋体" w:hint="eastAsia"/>
          <w:lang w:eastAsia="zh-CN"/>
        </w:rPr>
      </w:pPr>
      <w:bookmarkStart w:id="1535" w:name="_Toc2990"/>
      <w:r>
        <w:rPr>
          <w:rFonts w:ascii="宋体" w:hAnsi="宋体" w:cs="宋体" w:hint="eastAsia"/>
          <w:lang w:eastAsia="zh-CN"/>
        </w:rPr>
        <w:t>司机管理</w:t>
      </w:r>
      <w:bookmarkEnd w:id="1535"/>
    </w:p>
    <w:p w14:paraId="4F17066F"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415E9EB3" w14:textId="77777777" w:rsidR="007C3827" w:rsidRDefault="00000000">
      <w:pPr>
        <w:keepLines/>
        <w:spacing w:line="360" w:lineRule="auto"/>
        <w:rPr>
          <w:rFonts w:ascii="宋体" w:hAnsi="宋体" w:cs="宋体" w:hint="eastAsia"/>
          <w:lang w:eastAsia="zh-CN"/>
        </w:rPr>
      </w:pPr>
      <w:r>
        <w:rPr>
          <w:rFonts w:ascii="宋体" w:hAnsi="宋体" w:cs="宋体" w:hint="eastAsia"/>
          <w:lang w:eastAsia="zh-CN"/>
        </w:rPr>
        <w:t xml:space="preserve">    主要用于维护司机信息，运输订单体现对应承运司机。</w:t>
      </w:r>
    </w:p>
    <w:p w14:paraId="65FB12B7"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6C09E094" w14:textId="77777777" w:rsidR="007C3827" w:rsidRDefault="00000000">
      <w:pPr>
        <w:keepLines/>
        <w:numPr>
          <w:ilvl w:val="0"/>
          <w:numId w:val="146"/>
        </w:numPr>
        <w:spacing w:line="360" w:lineRule="auto"/>
        <w:rPr>
          <w:rFonts w:ascii="宋体" w:hAnsi="宋体" w:cs="宋体" w:hint="eastAsia"/>
          <w:lang w:eastAsia="zh-CN"/>
        </w:rPr>
      </w:pPr>
      <w:r>
        <w:rPr>
          <w:rFonts w:ascii="宋体" w:hAnsi="宋体" w:cs="宋体" w:hint="eastAsia"/>
          <w:lang w:eastAsia="zh-CN"/>
        </w:rPr>
        <w:t>可维护承运商自有司机基本信息，可根据承运商查询司机信息。</w:t>
      </w:r>
    </w:p>
    <w:p w14:paraId="51F96F65"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6933699A"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功能字段：查询、新增、修改、删除、导入、导出</w:t>
      </w:r>
    </w:p>
    <w:p w14:paraId="74673912"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lastRenderedPageBreak/>
        <w:t>新增：司机姓名、手机号码、司机类型、准驾车型、性别、身份证号、联系地址、备注、驾驶证号、驾驶证发证机关、从业资格证编号、驾驶证起始日期、驾驶证到期日期、道路经营许可证、身份证正面、身份证反面、驾驶证照片</w:t>
      </w:r>
    </w:p>
    <w:p w14:paraId="3705589B"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修改：同新增字段</w:t>
      </w:r>
    </w:p>
    <w:p w14:paraId="63250FE4"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删除：提示是否删除对话框，可选择确认或取消。</w:t>
      </w:r>
    </w:p>
    <w:p w14:paraId="1FDF9903"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导入：模板表单字段同新增页面字段，如果存在错误数据系统自动给出提示，标明导入错误原因。</w:t>
      </w:r>
    </w:p>
    <w:p w14:paraId="5FFDD33E"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导出：导出模板按照新增字段进行导出，支持按照查询结果导出。</w:t>
      </w:r>
    </w:p>
    <w:p w14:paraId="279DD27C"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首页表单字段：司机姓名、手机号码、司机类型、准驾车型、性别、身份证号、联系地址、备注</w:t>
      </w:r>
    </w:p>
    <w:p w14:paraId="6CA0942B" w14:textId="77777777" w:rsidR="007C3827" w:rsidRDefault="00000000">
      <w:pPr>
        <w:keepLines/>
        <w:numPr>
          <w:ilvl w:val="0"/>
          <w:numId w:val="145"/>
        </w:numPr>
        <w:spacing w:line="360" w:lineRule="auto"/>
        <w:rPr>
          <w:rFonts w:ascii="宋体" w:hAnsi="宋体" w:cs="宋体" w:hint="eastAsia"/>
          <w:lang w:eastAsia="zh-CN"/>
        </w:rPr>
      </w:pPr>
      <w:r>
        <w:rPr>
          <w:rFonts w:ascii="宋体" w:hAnsi="宋体" w:cs="宋体" w:hint="eastAsia"/>
          <w:lang w:eastAsia="zh-CN"/>
        </w:rPr>
        <w:t>查询：司机姓名、手机号码、司机类型</w:t>
      </w:r>
    </w:p>
    <w:p w14:paraId="67612D8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参考页面：</w:t>
      </w:r>
    </w:p>
    <w:p w14:paraId="161B9FAF" w14:textId="77777777" w:rsidR="007C3827" w:rsidRDefault="00000000">
      <w:pPr>
        <w:keepLines/>
        <w:spacing w:line="360" w:lineRule="auto"/>
        <w:jc w:val="center"/>
        <w:rPr>
          <w:rFonts w:ascii="宋体" w:hAnsi="宋体" w:cs="宋体" w:hint="eastAsia"/>
          <w:lang w:eastAsia="zh-CN"/>
        </w:rPr>
      </w:pPr>
      <w:r>
        <w:rPr>
          <w:rFonts w:ascii="宋体" w:hAnsi="宋体" w:cs="宋体" w:hint="eastAsia"/>
          <w:noProof/>
          <w:lang w:eastAsia="zh-CN"/>
        </w:rPr>
        <w:drawing>
          <wp:inline distT="0" distB="0" distL="114300" distR="114300" wp14:anchorId="1E2F96CD" wp14:editId="22B8E8FA">
            <wp:extent cx="4486275" cy="4103370"/>
            <wp:effectExtent l="0" t="0" r="9525" b="11430"/>
            <wp:docPr id="11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4"/>
                    <pic:cNvPicPr>
                      <a:picLocks noChangeAspect="1"/>
                    </pic:cNvPicPr>
                  </pic:nvPicPr>
                  <pic:blipFill>
                    <a:blip r:embed="rId45"/>
                    <a:stretch>
                      <a:fillRect/>
                    </a:stretch>
                  </pic:blipFill>
                  <pic:spPr>
                    <a:xfrm>
                      <a:off x="0" y="0"/>
                      <a:ext cx="4486275" cy="4103370"/>
                    </a:xfrm>
                    <a:prstGeom prst="rect">
                      <a:avLst/>
                    </a:prstGeom>
                  </pic:spPr>
                </pic:pic>
              </a:graphicData>
            </a:graphic>
          </wp:inline>
        </w:drawing>
      </w:r>
    </w:p>
    <w:p w14:paraId="3CC9ACAE" w14:textId="77777777" w:rsidR="007C3827" w:rsidRDefault="00000000">
      <w:pPr>
        <w:pStyle w:val="3"/>
        <w:keepNext w:val="0"/>
        <w:spacing w:line="360" w:lineRule="auto"/>
        <w:ind w:left="420"/>
        <w:rPr>
          <w:rFonts w:ascii="宋体" w:hAnsi="宋体" w:cs="宋体" w:hint="eastAsia"/>
          <w:lang w:eastAsia="zh-CN"/>
        </w:rPr>
      </w:pPr>
      <w:bookmarkStart w:id="1536" w:name="_Toc25238"/>
      <w:bookmarkStart w:id="1537" w:name="_Toc4322"/>
      <w:bookmarkStart w:id="1538" w:name="_Toc26102"/>
      <w:bookmarkStart w:id="1539" w:name="_Toc14625"/>
      <w:bookmarkStart w:id="1540" w:name="_Toc11830"/>
      <w:bookmarkStart w:id="1541" w:name="_Toc30072"/>
      <w:bookmarkStart w:id="1542" w:name="_Toc18479"/>
      <w:bookmarkStart w:id="1543" w:name="_Toc12540"/>
      <w:bookmarkStart w:id="1544" w:name="_Toc20620"/>
      <w:bookmarkStart w:id="1545" w:name="_Toc5438"/>
      <w:bookmarkStart w:id="1546" w:name="_Toc4615"/>
      <w:bookmarkStart w:id="1547" w:name="_Toc19627"/>
      <w:bookmarkStart w:id="1548" w:name="_Toc24124"/>
      <w:bookmarkStart w:id="1549" w:name="_Toc23306"/>
      <w:bookmarkStart w:id="1550" w:name="_Toc1636475125"/>
      <w:bookmarkStart w:id="1551" w:name="_Toc18111"/>
      <w:bookmarkStart w:id="1552" w:name="_Toc26263"/>
      <w:bookmarkStart w:id="1553" w:name="_Toc18060"/>
      <w:r>
        <w:rPr>
          <w:rFonts w:ascii="宋体" w:hAnsi="宋体" w:cs="宋体" w:hint="eastAsia"/>
          <w:lang w:eastAsia="zh-CN"/>
        </w:rPr>
        <w:t>运输管理</w:t>
      </w:r>
      <w:bookmarkStart w:id="1554" w:name="_Toc8152"/>
      <w:bookmarkStart w:id="1555" w:name="_Toc1415"/>
      <w:bookmarkStart w:id="1556" w:name="_Toc5276"/>
      <w:bookmarkStart w:id="1557" w:name="_Toc16595"/>
      <w:bookmarkStart w:id="1558" w:name="_Toc15873"/>
      <w:bookmarkStart w:id="1559" w:name="_Toc11183"/>
      <w:bookmarkStart w:id="1560" w:name="_Toc3851"/>
      <w:bookmarkStart w:id="1561" w:name="_Toc22311"/>
      <w:bookmarkStart w:id="1562" w:name="_Toc19405"/>
      <w:bookmarkStart w:id="1563" w:name="_Toc20843"/>
      <w:bookmarkStart w:id="1564" w:name="_Toc4017"/>
      <w:bookmarkStart w:id="1565" w:name="_Toc9780"/>
      <w:bookmarkStart w:id="1566" w:name="_Toc233690276"/>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p>
    <w:p w14:paraId="1FF25A37" w14:textId="77777777" w:rsidR="007C3827" w:rsidRDefault="00000000">
      <w:pPr>
        <w:pStyle w:val="4"/>
        <w:keepNext w:val="0"/>
        <w:tabs>
          <w:tab w:val="left" w:pos="709"/>
        </w:tabs>
        <w:spacing w:line="360" w:lineRule="auto"/>
        <w:rPr>
          <w:rFonts w:ascii="宋体" w:hAnsi="宋体" w:cs="宋体" w:hint="eastAsia"/>
        </w:rPr>
      </w:pPr>
      <w:bookmarkStart w:id="1567" w:name="_Toc3242"/>
      <w:r>
        <w:rPr>
          <w:rFonts w:ascii="宋体" w:hAnsi="宋体" w:cs="宋体" w:hint="eastAsia"/>
        </w:rPr>
        <w:t>运单管理</w:t>
      </w:r>
      <w:bookmarkStart w:id="1568" w:name="_Toc26216"/>
      <w:bookmarkEnd w:id="1566"/>
      <w:bookmarkEnd w:id="1567"/>
      <w:bookmarkEnd w:id="1568"/>
    </w:p>
    <w:p w14:paraId="2F7BC301" w14:textId="77777777" w:rsidR="007C3827" w:rsidRDefault="00000000">
      <w:pPr>
        <w:keepLines/>
        <w:numPr>
          <w:ilvl w:val="0"/>
          <w:numId w:val="60"/>
        </w:numPr>
        <w:spacing w:line="360" w:lineRule="auto"/>
        <w:ind w:left="839"/>
        <w:rPr>
          <w:rFonts w:ascii="宋体" w:hAnsi="宋体" w:cs="宋体" w:hint="eastAsia"/>
        </w:rPr>
      </w:pPr>
      <w:bookmarkStart w:id="1569" w:name="_Toc1750391509"/>
      <w:r>
        <w:rPr>
          <w:rFonts w:ascii="宋体" w:hAnsi="宋体" w:cs="宋体" w:hint="eastAsia"/>
        </w:rPr>
        <w:lastRenderedPageBreak/>
        <w:t>功能描述：</w:t>
      </w:r>
    </w:p>
    <w:p w14:paraId="39F4BABB" w14:textId="4830293B"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t>主要用于承运商接收</w:t>
      </w:r>
      <w:r w:rsidR="00802F1C">
        <w:rPr>
          <w:rFonts w:ascii="宋体" w:hAnsi="宋体" w:cs="宋体" w:hint="eastAsia"/>
          <w:lang w:eastAsia="zh-CN"/>
        </w:rPr>
        <w:t>SH</w:t>
      </w:r>
      <w:r>
        <w:rPr>
          <w:rFonts w:ascii="宋体" w:hAnsi="宋体" w:cs="宋体" w:hint="eastAsia"/>
          <w:lang w:eastAsia="zh-CN"/>
        </w:rPr>
        <w:t>推送的运单信息，便于后续承运商派车、中转、配送等信息。功能操作主要包含删除、提货、派车、签收、</w:t>
      </w:r>
      <w:r>
        <w:rPr>
          <w:rFonts w:ascii="宋体" w:hAnsi="宋体" w:cs="宋体" w:hint="eastAsia"/>
          <w:color w:val="000000"/>
          <w:lang w:eastAsia="zh-CN"/>
        </w:rPr>
        <w:t>打印送货单</w:t>
      </w:r>
      <w:r>
        <w:rPr>
          <w:rFonts w:ascii="宋体" w:hAnsi="宋体" w:cs="宋体" w:hint="eastAsia"/>
          <w:lang w:eastAsia="zh-CN"/>
        </w:rPr>
        <w:t>、导出等功能。</w:t>
      </w:r>
    </w:p>
    <w:p w14:paraId="7CAC68B4"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7D39BA3F" w14:textId="77777777" w:rsidR="007C3827" w:rsidRDefault="00000000">
      <w:pPr>
        <w:keepLines/>
        <w:numPr>
          <w:ilvl w:val="0"/>
          <w:numId w:val="147"/>
        </w:numPr>
        <w:spacing w:line="360" w:lineRule="auto"/>
        <w:rPr>
          <w:rFonts w:ascii="宋体" w:hAnsi="宋体" w:cs="宋体" w:hint="eastAsia"/>
          <w:b/>
          <w:lang w:eastAsia="zh-CN"/>
        </w:rPr>
      </w:pPr>
      <w:r>
        <w:rPr>
          <w:rFonts w:ascii="宋体" w:hAnsi="宋体" w:cs="宋体" w:hint="eastAsia"/>
          <w:lang w:eastAsia="zh-CN"/>
        </w:rPr>
        <w:t>查询推送给的当前承运商的运单列表信息</w:t>
      </w:r>
    </w:p>
    <w:p w14:paraId="2AAB02A4" w14:textId="77777777" w:rsidR="007C3827" w:rsidRDefault="00000000">
      <w:pPr>
        <w:keepLines/>
        <w:numPr>
          <w:ilvl w:val="0"/>
          <w:numId w:val="147"/>
        </w:numPr>
        <w:spacing w:line="360" w:lineRule="auto"/>
        <w:rPr>
          <w:rFonts w:ascii="宋体" w:hAnsi="宋体" w:cs="宋体" w:hint="eastAsia"/>
          <w:b/>
          <w:lang w:eastAsia="zh-CN"/>
        </w:rPr>
      </w:pPr>
      <w:r>
        <w:rPr>
          <w:rFonts w:ascii="宋体" w:hAnsi="宋体" w:cs="宋体" w:hint="eastAsia"/>
          <w:lang w:eastAsia="zh-CN"/>
        </w:rPr>
        <w:t>运单类型包含正常发运、退货、调拨等，只作为运单的一类标记。</w:t>
      </w:r>
    </w:p>
    <w:p w14:paraId="7D911BE0" w14:textId="77777777" w:rsidR="007C3827" w:rsidRDefault="00000000">
      <w:pPr>
        <w:pStyle w:val="a2"/>
        <w:keepLines/>
        <w:numPr>
          <w:ilvl w:val="0"/>
          <w:numId w:val="148"/>
        </w:numPr>
        <w:spacing w:line="360" w:lineRule="auto"/>
        <w:ind w:firstLineChars="0"/>
        <w:rPr>
          <w:rFonts w:ascii="宋体" w:hAnsi="宋体" w:cs="宋体" w:hint="eastAsia"/>
        </w:rPr>
      </w:pPr>
      <w:r>
        <w:rPr>
          <w:rFonts w:ascii="宋体" w:hAnsi="宋体" w:cs="宋体" w:hint="eastAsia"/>
        </w:rPr>
        <w:t>提货：</w:t>
      </w:r>
    </w:p>
    <w:p w14:paraId="42E75976" w14:textId="77777777" w:rsidR="007C3827" w:rsidRDefault="00000000">
      <w:pPr>
        <w:pStyle w:val="a2"/>
        <w:keepLines/>
        <w:numPr>
          <w:ilvl w:val="0"/>
          <w:numId w:val="149"/>
        </w:numPr>
        <w:spacing w:after="0" w:line="360" w:lineRule="auto"/>
        <w:ind w:left="1678" w:firstLineChars="0"/>
        <w:rPr>
          <w:rFonts w:ascii="宋体" w:hAnsi="宋体" w:cs="宋体" w:hint="eastAsia"/>
        </w:rPr>
      </w:pPr>
      <w:r>
        <w:rPr>
          <w:rFonts w:ascii="宋体" w:hAnsi="宋体" w:cs="宋体" w:hint="eastAsia"/>
        </w:rPr>
        <w:t>承运商指派提货任务时，勾选运单分配状态为未分配或者部分分配的运单信息，罗列出所选运单的所有物料订单信息，选择需要分配的物料信息，针对每种物料进行分配重量、体积、数量等数据，便于司机查看此次提货任务的详细数据。</w:t>
      </w:r>
    </w:p>
    <w:p w14:paraId="405FCBB9" w14:textId="77777777" w:rsidR="007C3827" w:rsidRDefault="00000000">
      <w:pPr>
        <w:pStyle w:val="a2"/>
        <w:keepLines/>
        <w:numPr>
          <w:ilvl w:val="0"/>
          <w:numId w:val="149"/>
        </w:numPr>
        <w:spacing w:after="0" w:line="360" w:lineRule="auto"/>
        <w:ind w:left="1678" w:firstLineChars="0"/>
        <w:rPr>
          <w:rFonts w:ascii="宋体" w:hAnsi="宋体" w:cs="宋体" w:hint="eastAsia"/>
        </w:rPr>
      </w:pPr>
      <w:r>
        <w:rPr>
          <w:rFonts w:ascii="宋体" w:hAnsi="宋体" w:cs="宋体" w:hint="eastAsia"/>
        </w:rPr>
        <w:t>同时选择司机姓名、司机电话、车牌号，提货月台、选择提货的要求到厂时间（判断提货仓库是否存在到场时间冲突的提货任务（判断参数设置的时间段内），存在冲突需要另选时间）等进行任务单主信息的维护，生成任务单信息。</w:t>
      </w:r>
    </w:p>
    <w:p w14:paraId="36175977" w14:textId="77777777" w:rsidR="007C3827" w:rsidRDefault="00000000">
      <w:pPr>
        <w:pStyle w:val="a2"/>
        <w:keepLines/>
        <w:numPr>
          <w:ilvl w:val="0"/>
          <w:numId w:val="149"/>
        </w:numPr>
        <w:spacing w:after="0" w:line="360" w:lineRule="auto"/>
        <w:ind w:firstLineChars="0"/>
        <w:rPr>
          <w:rFonts w:ascii="宋体" w:hAnsi="宋体" w:cs="宋体" w:hint="eastAsia"/>
        </w:rPr>
      </w:pPr>
      <w:r>
        <w:rPr>
          <w:rFonts w:ascii="宋体" w:hAnsi="宋体" w:cs="宋体" w:hint="eastAsia"/>
        </w:rPr>
        <w:t>任务单创建完成时，任务单状态默认初始到厂状态，任务类型为提货，司机默认接单，可随时在要求到厂时间内进行入厂装车，同时仓库可通过看板查看司机的任务单情况。此时的数据关系为一个任务单只能对应一个运单，一个任务单却可以对应多条物流订单明细。同时运单的任务状态为提货承运。</w:t>
      </w:r>
    </w:p>
    <w:p w14:paraId="38CFFB3B" w14:textId="77777777" w:rsidR="007C3827" w:rsidRDefault="00000000">
      <w:pPr>
        <w:pStyle w:val="a2"/>
        <w:keepLines/>
        <w:numPr>
          <w:ilvl w:val="0"/>
          <w:numId w:val="150"/>
        </w:numPr>
        <w:spacing w:after="0" w:line="360" w:lineRule="auto"/>
        <w:ind w:firstLineChars="0"/>
        <w:rPr>
          <w:rFonts w:ascii="宋体" w:hAnsi="宋体" w:cs="宋体" w:hint="eastAsia"/>
        </w:rPr>
      </w:pPr>
      <w:r>
        <w:rPr>
          <w:rFonts w:ascii="宋体" w:hAnsi="宋体" w:cs="宋体" w:hint="eastAsia"/>
        </w:rPr>
        <w:t>派车：</w:t>
      </w:r>
    </w:p>
    <w:p w14:paraId="1DE5C779" w14:textId="77777777" w:rsidR="007C3827" w:rsidRDefault="00000000">
      <w:pPr>
        <w:pStyle w:val="a2"/>
        <w:keepLines/>
        <w:numPr>
          <w:ilvl w:val="0"/>
          <w:numId w:val="151"/>
        </w:numPr>
        <w:spacing w:after="0" w:line="360" w:lineRule="auto"/>
        <w:ind w:firstLineChars="0"/>
        <w:rPr>
          <w:rFonts w:ascii="宋体" w:hAnsi="宋体" w:cs="宋体" w:hint="eastAsia"/>
        </w:rPr>
      </w:pPr>
      <w:r>
        <w:rPr>
          <w:rFonts w:ascii="宋体" w:hAnsi="宋体" w:cs="宋体" w:hint="eastAsia"/>
        </w:rPr>
        <w:t>已提货未签收的运单，承运商可进行派车操作；</w:t>
      </w:r>
    </w:p>
    <w:p w14:paraId="132239E9" w14:textId="77777777" w:rsidR="007C3827" w:rsidRDefault="00000000">
      <w:pPr>
        <w:pStyle w:val="a2"/>
        <w:keepLines/>
        <w:numPr>
          <w:ilvl w:val="0"/>
          <w:numId w:val="151"/>
        </w:numPr>
        <w:spacing w:after="0" w:line="360" w:lineRule="auto"/>
        <w:ind w:firstLineChars="0"/>
        <w:rPr>
          <w:rFonts w:ascii="宋体" w:hAnsi="宋体" w:cs="宋体" w:hint="eastAsia"/>
        </w:rPr>
      </w:pPr>
      <w:r>
        <w:rPr>
          <w:rFonts w:ascii="宋体" w:hAnsi="宋体" w:cs="宋体" w:hint="eastAsia"/>
        </w:rPr>
        <w:t>选择运单点击派车后添加派车车牌号、司机姓名、联系电话、派车节点（干线运输、转车运输、配送运输）、发运开始时间（必填，默认当前）、发运结束时间（非必填）。</w:t>
      </w:r>
    </w:p>
    <w:p w14:paraId="23146807" w14:textId="77777777" w:rsidR="007C3827" w:rsidRDefault="00000000">
      <w:pPr>
        <w:pStyle w:val="a2"/>
        <w:keepLines/>
        <w:numPr>
          <w:ilvl w:val="0"/>
          <w:numId w:val="151"/>
        </w:numPr>
        <w:spacing w:after="0" w:line="360" w:lineRule="auto"/>
        <w:ind w:firstLineChars="0"/>
        <w:rPr>
          <w:rFonts w:ascii="宋体" w:hAnsi="宋体" w:cs="宋体" w:hint="eastAsia"/>
        </w:rPr>
      </w:pPr>
      <w:r>
        <w:rPr>
          <w:rFonts w:ascii="宋体" w:hAnsi="宋体" w:cs="宋体" w:hint="eastAsia"/>
        </w:rPr>
        <w:t>根据任务单生成对应数据的任务单，更新运单的任务状态（运输中）、更新人、更新时间。</w:t>
      </w:r>
    </w:p>
    <w:p w14:paraId="60E799DA" w14:textId="77777777" w:rsidR="007C3827" w:rsidRDefault="00000000">
      <w:pPr>
        <w:pStyle w:val="a2"/>
        <w:keepLines/>
        <w:numPr>
          <w:ilvl w:val="0"/>
          <w:numId w:val="151"/>
        </w:numPr>
        <w:spacing w:after="0" w:line="360" w:lineRule="auto"/>
        <w:ind w:firstLineChars="0"/>
        <w:rPr>
          <w:rFonts w:ascii="宋体" w:hAnsi="宋体" w:cs="宋体" w:hint="eastAsia"/>
        </w:rPr>
      </w:pPr>
      <w:r>
        <w:rPr>
          <w:rFonts w:ascii="宋体" w:hAnsi="宋体" w:cs="宋体" w:hint="eastAsia"/>
        </w:rPr>
        <w:t>更新上一任务订单的任务状态为任务结束，记录结束时间与结束人等信息</w:t>
      </w:r>
    </w:p>
    <w:p w14:paraId="30061AB6" w14:textId="77777777" w:rsidR="007C3827" w:rsidRDefault="00000000">
      <w:pPr>
        <w:pStyle w:val="a2"/>
        <w:keepLines/>
        <w:numPr>
          <w:ilvl w:val="0"/>
          <w:numId w:val="148"/>
        </w:numPr>
        <w:spacing w:after="0" w:line="360" w:lineRule="auto"/>
        <w:ind w:firstLineChars="0"/>
        <w:rPr>
          <w:rFonts w:ascii="宋体" w:hAnsi="宋体" w:cs="宋体" w:hint="eastAsia"/>
        </w:rPr>
      </w:pPr>
      <w:r>
        <w:rPr>
          <w:rFonts w:ascii="宋体" w:hAnsi="宋体" w:cs="宋体" w:hint="eastAsia"/>
        </w:rPr>
        <w:t>签收：在运单提货后，如果司机没有进行签收操作，承运商和物流部门可对运单进行签收操作，签收时必须上传回单图片。</w:t>
      </w:r>
    </w:p>
    <w:p w14:paraId="753B7BC6" w14:textId="77777777" w:rsidR="007C3827" w:rsidRDefault="00000000">
      <w:pPr>
        <w:pStyle w:val="a2"/>
        <w:keepLines/>
        <w:numPr>
          <w:ilvl w:val="0"/>
          <w:numId w:val="148"/>
        </w:numPr>
        <w:spacing w:after="0" w:line="360" w:lineRule="auto"/>
        <w:ind w:firstLineChars="0"/>
        <w:rPr>
          <w:rFonts w:ascii="宋体" w:hAnsi="宋体" w:cs="宋体" w:hint="eastAsia"/>
        </w:rPr>
      </w:pPr>
      <w:r>
        <w:rPr>
          <w:rFonts w:ascii="宋体" w:hAnsi="宋体" w:cs="宋体" w:hint="eastAsia"/>
        </w:rPr>
        <w:lastRenderedPageBreak/>
        <w:t>打印送货单：选择运单打印送货单，送货单交由承运商和客户确认签收和承运商对账；需要根据客户、收货地址、收货人生成送货单，如果运单存在多个客户、收货地址、收货人需要生成多张送货单。</w:t>
      </w:r>
    </w:p>
    <w:p w14:paraId="06085BF6" w14:textId="77777777" w:rsidR="007C3827" w:rsidRDefault="00000000">
      <w:pPr>
        <w:pStyle w:val="a2"/>
        <w:keepLines/>
        <w:spacing w:line="360" w:lineRule="auto"/>
        <w:ind w:left="420" w:firstLineChars="0" w:firstLine="0"/>
        <w:jc w:val="center"/>
        <w:rPr>
          <w:rFonts w:ascii="宋体" w:hAnsi="宋体" w:cs="宋体" w:hint="eastAsia"/>
        </w:rPr>
      </w:pPr>
      <w:r>
        <w:rPr>
          <w:rFonts w:ascii="宋体" w:hAnsi="宋体" w:cs="宋体" w:hint="eastAsia"/>
          <w:noProof/>
        </w:rPr>
        <w:drawing>
          <wp:inline distT="0" distB="0" distL="114300" distR="114300" wp14:anchorId="2ACE82A2" wp14:editId="4F764316">
            <wp:extent cx="3662045" cy="1956435"/>
            <wp:effectExtent l="0" t="0" r="8255" b="12065"/>
            <wp:docPr id="1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
                    <pic:cNvPicPr>
                      <a:picLocks noChangeAspect="1"/>
                    </pic:cNvPicPr>
                  </pic:nvPicPr>
                  <pic:blipFill>
                    <a:blip r:embed="rId50"/>
                    <a:stretch>
                      <a:fillRect/>
                    </a:stretch>
                  </pic:blipFill>
                  <pic:spPr>
                    <a:xfrm>
                      <a:off x="0" y="0"/>
                      <a:ext cx="3662045" cy="1956435"/>
                    </a:xfrm>
                    <a:prstGeom prst="rect">
                      <a:avLst/>
                    </a:prstGeom>
                    <a:noFill/>
                    <a:ln>
                      <a:noFill/>
                    </a:ln>
                  </pic:spPr>
                </pic:pic>
              </a:graphicData>
            </a:graphic>
          </wp:inline>
        </w:drawing>
      </w:r>
    </w:p>
    <w:p w14:paraId="09BC97C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2316811C"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功能按钮：查询、新增、修改、删除、提货、干线运输、中转、配送、签收、打印送货单、节点跟踪。</w:t>
      </w:r>
    </w:p>
    <w:p w14:paraId="3163D947"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查询条件：运单编号，承运商，运单状态（不同运单节点状态）、运输方式、运单日期（时间范围）。</w:t>
      </w:r>
    </w:p>
    <w:p w14:paraId="5E9344EB" w14:textId="77777777" w:rsidR="007C3827" w:rsidRDefault="00000000">
      <w:pPr>
        <w:pStyle w:val="a2"/>
        <w:keepLines/>
        <w:numPr>
          <w:ilvl w:val="0"/>
          <w:numId w:val="153"/>
        </w:numPr>
        <w:spacing w:after="0" w:line="360" w:lineRule="auto"/>
        <w:ind w:left="1260" w:firstLineChars="0"/>
        <w:rPr>
          <w:rFonts w:ascii="宋体" w:hAnsi="宋体" w:cs="宋体" w:hint="eastAsia"/>
        </w:rPr>
      </w:pPr>
      <w:r>
        <w:rPr>
          <w:rFonts w:ascii="宋体" w:hAnsi="宋体" w:cs="宋体" w:hint="eastAsia"/>
        </w:rPr>
        <w:t>列表字段：运单编号，承运商、发货地、收货地、线路、运单日期、要求到货时间、运输方式、运单状态、线路时效、运单类型、贸易类型（外贸/内贸）、车型、需求车数、快递单号、运费、卸货费、订舱费、THC、报关费、拖卡费、</w:t>
      </w:r>
      <w:r>
        <w:rPr>
          <w:rFonts w:ascii="宋体" w:hAnsi="宋体" w:cs="宋体" w:hint="eastAsia"/>
          <w:szCs w:val="28"/>
        </w:rPr>
        <w:t>木架费、上楼费、托盘返回费、</w:t>
      </w:r>
      <w:r>
        <w:rPr>
          <w:rFonts w:ascii="宋体" w:hAnsi="宋体" w:cs="宋体" w:hint="eastAsia"/>
        </w:rPr>
        <w:t>待时费、超远配送费、油价费、托盘返回费、其他费用1、其他费用2、交货日期，是否回单、收货人、时效要求、运单状态（初始状态）、运单分配状态（初始状态、部分分配、已分配）、运单提货状态（未提货，部分提货、已提货）、运单干线状态（未干线运输、部分干线运输、已干线运输）、运单中转状态（未中转、部分中转、已中转）、运单配送状态（未配送、部分配送、已配送）、运单签收状态（未签收、部分签收、已签收）、总费用、回单份数、是否打托。</w:t>
      </w:r>
    </w:p>
    <w:p w14:paraId="52C7DA30" w14:textId="050B617F" w:rsidR="007C3827" w:rsidRDefault="00000000">
      <w:pPr>
        <w:pStyle w:val="a2"/>
        <w:keepLines/>
        <w:numPr>
          <w:ilvl w:val="0"/>
          <w:numId w:val="153"/>
        </w:numPr>
        <w:spacing w:after="0" w:line="360" w:lineRule="auto"/>
        <w:ind w:left="1260" w:firstLineChars="0"/>
        <w:rPr>
          <w:rFonts w:ascii="宋体" w:hAnsi="宋体" w:cs="宋体" w:hint="eastAsia"/>
        </w:rPr>
      </w:pPr>
      <w:r>
        <w:rPr>
          <w:rFonts w:ascii="宋体" w:hAnsi="宋体" w:cs="宋体" w:hint="eastAsia"/>
        </w:rPr>
        <w:t>明细字段：项目名称、物流订单号、客户订单号、</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型号、规格、物料名称、计量单位、物品类型、发货数量、每箱数量、箱数、零头箱数量、托数、每箱重量、每箱体积、总箱数、总重量、总体积、到货时间、发货仓库、去向仓库。</w:t>
      </w:r>
    </w:p>
    <w:p w14:paraId="580A5614"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新增</w:t>
      </w:r>
    </w:p>
    <w:p w14:paraId="1F9513A9" w14:textId="77777777" w:rsidR="007C3827" w:rsidRDefault="00000000">
      <w:pPr>
        <w:pStyle w:val="a2"/>
        <w:keepLines/>
        <w:numPr>
          <w:ilvl w:val="0"/>
          <w:numId w:val="154"/>
        </w:numPr>
        <w:spacing w:after="0" w:line="360" w:lineRule="auto"/>
        <w:ind w:left="1260" w:firstLineChars="0"/>
        <w:rPr>
          <w:rFonts w:ascii="宋体" w:hAnsi="宋体" w:cs="宋体" w:hint="eastAsia"/>
        </w:rPr>
      </w:pPr>
      <w:r>
        <w:rPr>
          <w:rFonts w:ascii="宋体" w:hAnsi="宋体" w:cs="宋体" w:hint="eastAsia"/>
        </w:rPr>
        <w:lastRenderedPageBreak/>
        <w:t>页面字段：运单编号、承运商名称、线路信息、要求到货日期、发货地、收货地、运单日期、运输方式（零担、专车、快递、货代）、运单类型、贸易类型（外贸/内贸）、车型（专车发运时可选择）、需求车数（专车发运时选择）、快递单号（快递发运时填写）、运费、装卸费、订舱费、THC、报关费、拖卡费、</w:t>
      </w:r>
      <w:r>
        <w:rPr>
          <w:rFonts w:ascii="宋体" w:hAnsi="宋体" w:cs="宋体" w:hint="eastAsia"/>
          <w:szCs w:val="28"/>
        </w:rPr>
        <w:t>木架费、上楼费、托盘返回费、木架费、上楼费、托盘返回费、</w:t>
      </w:r>
      <w:r>
        <w:rPr>
          <w:rFonts w:ascii="宋体" w:hAnsi="宋体" w:cs="宋体" w:hint="eastAsia"/>
        </w:rPr>
        <w:t>待时费、空车费、超远配送费、油价费、其他费用1、其他费用2、总费用、回单份数、是否打托（默认是，计算总重量总体积时需要将托盘的重量体积算入，如果选否则不需要计算托数和托盘的重量体积）。</w:t>
      </w:r>
    </w:p>
    <w:p w14:paraId="351FFE6E" w14:textId="7C37D634" w:rsidR="007C3827" w:rsidRDefault="00000000">
      <w:pPr>
        <w:pStyle w:val="a2"/>
        <w:keepLines/>
        <w:numPr>
          <w:ilvl w:val="0"/>
          <w:numId w:val="155"/>
        </w:numPr>
        <w:spacing w:after="0" w:line="360" w:lineRule="auto"/>
        <w:ind w:left="1260" w:firstLineChars="0"/>
        <w:rPr>
          <w:rFonts w:ascii="宋体" w:hAnsi="宋体" w:cs="宋体" w:hint="eastAsia"/>
        </w:rPr>
      </w:pPr>
      <w:r>
        <w:rPr>
          <w:rFonts w:ascii="宋体" w:hAnsi="宋体" w:cs="宋体" w:hint="eastAsia"/>
        </w:rPr>
        <w:t>明细字段：项目名称、物流订单号、客户订单号、</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型号、规格、物料名称、计量单位、物品类型、发货数量、每箱数量、箱数、零头箱数量、托数、每箱重量、每箱体积、总箱数、总重量、总体积、到货时间、发货仓库、去向仓库、物流订单号。</w:t>
      </w:r>
    </w:p>
    <w:p w14:paraId="2770991B"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修改：字段与新增相同</w:t>
      </w:r>
    </w:p>
    <w:p w14:paraId="25AE5DCD"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提货：任务单编号、运单编号、司机姓名、司机电话、车牌号、提货月台、要求到厂时间、任务类型、任务状态。</w:t>
      </w:r>
    </w:p>
    <w:p w14:paraId="2D5155C5" w14:textId="5A6D9138" w:rsidR="007C3827" w:rsidRDefault="00000000">
      <w:pPr>
        <w:numPr>
          <w:ilvl w:val="0"/>
          <w:numId w:val="152"/>
        </w:numPr>
        <w:spacing w:line="360" w:lineRule="auto"/>
        <w:ind w:left="1260"/>
        <w:rPr>
          <w:rFonts w:ascii="宋体" w:hAnsi="宋体" w:cs="宋体" w:hint="eastAsia"/>
          <w:lang w:eastAsia="zh-CN"/>
        </w:rPr>
      </w:pPr>
      <w:r>
        <w:rPr>
          <w:rFonts w:ascii="宋体" w:hAnsi="宋体" w:cs="宋体" w:hint="eastAsia"/>
          <w:lang w:eastAsia="zh-CN"/>
        </w:rPr>
        <w:t>明细：项目名称、</w:t>
      </w:r>
      <w:r w:rsidR="00802F1C">
        <w:rPr>
          <w:rFonts w:ascii="宋体" w:hAnsi="宋体" w:cs="宋体" w:hint="eastAsia"/>
          <w:lang w:eastAsia="zh-CN"/>
        </w:rPr>
        <w:t>SH</w:t>
      </w:r>
      <w:r>
        <w:rPr>
          <w:rFonts w:ascii="宋体" w:hAnsi="宋体" w:cs="宋体" w:hint="eastAsia"/>
          <w:lang w:eastAsia="zh-CN"/>
        </w:rPr>
        <w:t>物料号、物流订单号、客户订单号、客户物料号、</w:t>
      </w:r>
      <w:r w:rsidR="00802F1C">
        <w:rPr>
          <w:rFonts w:ascii="宋体" w:hAnsi="宋体" w:cs="宋体" w:hint="eastAsia"/>
          <w:lang w:eastAsia="zh-CN"/>
        </w:rPr>
        <w:t>SH</w:t>
      </w:r>
      <w:r>
        <w:rPr>
          <w:rFonts w:ascii="宋体" w:hAnsi="宋体" w:cs="宋体" w:hint="eastAsia"/>
          <w:lang w:eastAsia="zh-CN"/>
        </w:rPr>
        <w:t>型号、规格、物料名称、计量单位、物品类型、发货数量、实际分配数量、每箱数量、箱数、零头箱数量、总箱数、到货时间、发货仓库、去向仓库、物流订单号。</w:t>
      </w:r>
    </w:p>
    <w:p w14:paraId="2454274E"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派车</w:t>
      </w:r>
    </w:p>
    <w:p w14:paraId="4B74B2C7" w14:textId="77777777" w:rsidR="007C3827" w:rsidRDefault="00000000">
      <w:pPr>
        <w:pStyle w:val="a2"/>
        <w:keepLines/>
        <w:spacing w:after="0" w:line="360" w:lineRule="auto"/>
        <w:ind w:left="420" w:firstLineChars="0"/>
        <w:rPr>
          <w:rFonts w:ascii="宋体" w:hAnsi="宋体" w:cs="宋体" w:hint="eastAsia"/>
        </w:rPr>
      </w:pPr>
      <w:r>
        <w:rPr>
          <w:rFonts w:ascii="宋体" w:hAnsi="宋体" w:cs="宋体" w:hint="eastAsia"/>
        </w:rPr>
        <w:t>页面字段：车牌号、司机姓名、司机电话、任务节点（中转运输、转车运输、配送运输）、承运开始时间、承运结束时间。</w:t>
      </w:r>
    </w:p>
    <w:p w14:paraId="56FB5528"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签收：</w:t>
      </w:r>
    </w:p>
    <w:p w14:paraId="02FEC9B5" w14:textId="77777777" w:rsidR="007C3827" w:rsidRDefault="00000000">
      <w:pPr>
        <w:pStyle w:val="a2"/>
        <w:keepLines/>
        <w:spacing w:after="0" w:line="360" w:lineRule="auto"/>
        <w:ind w:left="420" w:firstLineChars="0"/>
        <w:rPr>
          <w:rFonts w:ascii="宋体" w:hAnsi="宋体" w:cs="宋体" w:hint="eastAsia"/>
        </w:rPr>
      </w:pPr>
      <w:r>
        <w:rPr>
          <w:rFonts w:ascii="宋体" w:hAnsi="宋体" w:cs="宋体" w:hint="eastAsia"/>
        </w:rPr>
        <w:t>签收时间、签收状态、签收人、签收图片。</w:t>
      </w:r>
    </w:p>
    <w:p w14:paraId="038CE6FF"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运单追踪：运单列表操作列中添加运单追踪按钮，点击查看运单操作节点状态、操作时间、操作人、车牌号、车辆位置。</w:t>
      </w:r>
    </w:p>
    <w:p w14:paraId="4F8667A1" w14:textId="77777777" w:rsidR="007C3827" w:rsidRDefault="00000000">
      <w:pPr>
        <w:pStyle w:val="4"/>
        <w:keepNext w:val="0"/>
        <w:tabs>
          <w:tab w:val="left" w:pos="709"/>
        </w:tabs>
        <w:spacing w:line="360" w:lineRule="auto"/>
        <w:ind w:left="862" w:hanging="862"/>
        <w:rPr>
          <w:rFonts w:ascii="宋体" w:hAnsi="宋体" w:cs="宋体" w:hint="eastAsia"/>
        </w:rPr>
      </w:pPr>
      <w:bookmarkStart w:id="1570" w:name="_Toc12092"/>
      <w:r>
        <w:rPr>
          <w:rFonts w:ascii="宋体" w:hAnsi="宋体" w:cs="宋体" w:hint="eastAsia"/>
        </w:rPr>
        <w:t>临时议价管理</w:t>
      </w:r>
      <w:bookmarkEnd w:id="1569"/>
      <w:bookmarkEnd w:id="1570"/>
    </w:p>
    <w:p w14:paraId="724275A6" w14:textId="77777777" w:rsidR="007C3827" w:rsidRDefault="00000000">
      <w:pPr>
        <w:keepLines/>
        <w:numPr>
          <w:ilvl w:val="0"/>
          <w:numId w:val="60"/>
        </w:numPr>
        <w:spacing w:line="360" w:lineRule="auto"/>
        <w:ind w:left="838"/>
        <w:rPr>
          <w:rFonts w:ascii="宋体" w:hAnsi="宋体" w:cs="宋体" w:hint="eastAsia"/>
        </w:rPr>
      </w:pPr>
      <w:r>
        <w:rPr>
          <w:rFonts w:ascii="宋体" w:hAnsi="宋体" w:cs="宋体" w:hint="eastAsia"/>
        </w:rPr>
        <w:t>功能描述：</w:t>
      </w:r>
    </w:p>
    <w:p w14:paraId="7AA860FB" w14:textId="77777777" w:rsidR="007C3827" w:rsidRDefault="00000000">
      <w:pPr>
        <w:keepLines/>
        <w:spacing w:line="360" w:lineRule="auto"/>
        <w:ind w:firstLineChars="400" w:firstLine="840"/>
        <w:rPr>
          <w:rFonts w:ascii="宋体" w:hAnsi="宋体" w:cs="宋体" w:hint="eastAsia"/>
          <w:lang w:eastAsia="zh-CN"/>
        </w:rPr>
      </w:pPr>
      <w:r>
        <w:rPr>
          <w:rFonts w:ascii="宋体" w:hAnsi="宋体" w:cs="宋体" w:hint="eastAsia"/>
          <w:lang w:eastAsia="zh-CN"/>
        </w:rPr>
        <w:t>用于运单临时议价时承运商报价和物流部门确认报价；指定承运商报价。</w:t>
      </w:r>
    </w:p>
    <w:p w14:paraId="289D6ACE" w14:textId="77777777" w:rsidR="007C3827" w:rsidRDefault="00000000">
      <w:pPr>
        <w:keepLines/>
        <w:numPr>
          <w:ilvl w:val="0"/>
          <w:numId w:val="60"/>
        </w:numPr>
        <w:spacing w:line="360" w:lineRule="auto"/>
        <w:ind w:left="839"/>
        <w:rPr>
          <w:rFonts w:ascii="宋体" w:hAnsi="宋体" w:cs="宋体" w:hint="eastAsia"/>
        </w:rPr>
      </w:pPr>
      <w:r>
        <w:rPr>
          <w:rFonts w:ascii="宋体" w:hAnsi="宋体" w:cs="宋体" w:hint="eastAsia"/>
        </w:rPr>
        <w:t>关键逻辑描述</w:t>
      </w:r>
    </w:p>
    <w:p w14:paraId="3A1730C9" w14:textId="77777777" w:rsidR="007C3827" w:rsidRDefault="00000000">
      <w:pPr>
        <w:pStyle w:val="a2"/>
        <w:keepLines/>
        <w:numPr>
          <w:ilvl w:val="0"/>
          <w:numId w:val="156"/>
        </w:numPr>
        <w:tabs>
          <w:tab w:val="clear" w:pos="1260"/>
          <w:tab w:val="left" w:pos="840"/>
        </w:tabs>
        <w:spacing w:after="0" w:line="360" w:lineRule="auto"/>
        <w:ind w:firstLineChars="0"/>
        <w:rPr>
          <w:rFonts w:ascii="宋体" w:hAnsi="宋体" w:cs="宋体" w:hint="eastAsia"/>
        </w:rPr>
      </w:pPr>
      <w:r>
        <w:rPr>
          <w:rFonts w:ascii="宋体" w:hAnsi="宋体" w:cs="宋体" w:hint="eastAsia"/>
        </w:rPr>
        <w:lastRenderedPageBreak/>
        <w:t>所有承运商都可查看此模块，对任何一个运单进行报价。</w:t>
      </w:r>
    </w:p>
    <w:p w14:paraId="26B76198" w14:textId="77777777" w:rsidR="007C3827" w:rsidRDefault="00000000">
      <w:pPr>
        <w:pStyle w:val="a2"/>
        <w:keepLines/>
        <w:numPr>
          <w:ilvl w:val="0"/>
          <w:numId w:val="156"/>
        </w:numPr>
        <w:tabs>
          <w:tab w:val="clear" w:pos="1260"/>
          <w:tab w:val="left" w:pos="840"/>
        </w:tabs>
        <w:spacing w:after="0" w:line="360" w:lineRule="auto"/>
        <w:ind w:firstLineChars="0"/>
        <w:rPr>
          <w:rFonts w:ascii="宋体" w:hAnsi="宋体" w:cs="宋体" w:hint="eastAsia"/>
        </w:rPr>
      </w:pPr>
      <w:r>
        <w:rPr>
          <w:rFonts w:ascii="宋体" w:hAnsi="宋体" w:cs="宋体" w:hint="eastAsia"/>
        </w:rPr>
        <w:t>物流部门查看到自己发布的临时议价需求，并查看每个承运商上报的价格进行确认，最终选定承运商承运。</w:t>
      </w:r>
    </w:p>
    <w:p w14:paraId="6427BE23" w14:textId="77777777" w:rsidR="007C3827" w:rsidRDefault="00000000">
      <w:pPr>
        <w:pStyle w:val="a2"/>
        <w:keepLines/>
        <w:numPr>
          <w:ilvl w:val="0"/>
          <w:numId w:val="156"/>
        </w:numPr>
        <w:tabs>
          <w:tab w:val="clear" w:pos="1260"/>
          <w:tab w:val="left" w:pos="840"/>
        </w:tabs>
        <w:spacing w:after="0" w:line="360" w:lineRule="auto"/>
        <w:ind w:firstLineChars="0"/>
        <w:rPr>
          <w:rFonts w:ascii="宋体" w:hAnsi="宋体" w:cs="宋体" w:hint="eastAsia"/>
        </w:rPr>
      </w:pPr>
      <w:r>
        <w:rPr>
          <w:rFonts w:ascii="宋体" w:hAnsi="宋体" w:cs="宋体" w:hint="eastAsia"/>
        </w:rPr>
        <w:t>物流部门确认承运商后，承运商也可查看自己的报价是否确认。</w:t>
      </w:r>
    </w:p>
    <w:p w14:paraId="63B62E36" w14:textId="77777777" w:rsidR="007C3827" w:rsidRDefault="00000000">
      <w:pPr>
        <w:pStyle w:val="a2"/>
        <w:keepLines/>
        <w:numPr>
          <w:ilvl w:val="0"/>
          <w:numId w:val="156"/>
        </w:numPr>
        <w:tabs>
          <w:tab w:val="clear" w:pos="1260"/>
          <w:tab w:val="left" w:pos="840"/>
        </w:tabs>
        <w:spacing w:after="0" w:line="360" w:lineRule="auto"/>
        <w:ind w:firstLineChars="0"/>
        <w:rPr>
          <w:rFonts w:ascii="宋体" w:hAnsi="宋体" w:cs="宋体" w:hint="eastAsia"/>
        </w:rPr>
      </w:pPr>
      <w:r>
        <w:rPr>
          <w:rFonts w:ascii="宋体" w:hAnsi="宋体" w:cs="宋体" w:hint="eastAsia"/>
        </w:rPr>
        <w:t>运单已经确认承运商后，其他承运商则不可再进行报价；</w:t>
      </w:r>
    </w:p>
    <w:p w14:paraId="5F17C43A" w14:textId="77777777" w:rsidR="007C3827" w:rsidRDefault="00000000">
      <w:pPr>
        <w:pStyle w:val="a2"/>
        <w:keepLines/>
        <w:numPr>
          <w:ilvl w:val="255"/>
          <w:numId w:val="0"/>
        </w:numPr>
        <w:tabs>
          <w:tab w:val="left" w:pos="840"/>
        </w:tabs>
        <w:spacing w:after="0" w:line="360" w:lineRule="auto"/>
        <w:ind w:left="1470"/>
        <w:rPr>
          <w:rFonts w:ascii="宋体" w:hAnsi="宋体" w:cs="宋体" w:hint="eastAsia"/>
        </w:rPr>
      </w:pPr>
      <w:r>
        <w:rPr>
          <w:rFonts w:ascii="宋体" w:hAnsi="宋体" w:cs="宋体" w:hint="eastAsia"/>
        </w:rPr>
        <w:t>限定每个承运商只可对运单报价一次，在未确认报价之前，承运商可以修改自己的报价金额。</w:t>
      </w:r>
    </w:p>
    <w:p w14:paraId="2DCFD384"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查询：查询临时议价的运单信息；</w:t>
      </w:r>
    </w:p>
    <w:p w14:paraId="18F23EC1"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报价：承运商选择一条运单数据进行报价。</w:t>
      </w:r>
    </w:p>
    <w:p w14:paraId="205E36C0"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任何承运商类型企业用户登录后，都可查看所有需报价的运单信息，承运商选择运单，填写运单总运费进行报价；</w:t>
      </w:r>
    </w:p>
    <w:p w14:paraId="596725E9" w14:textId="77777777" w:rsidR="007C3827" w:rsidRDefault="00000000">
      <w:pPr>
        <w:pStyle w:val="a2"/>
        <w:keepLines/>
        <w:numPr>
          <w:ilvl w:val="0"/>
          <w:numId w:val="158"/>
        </w:numPr>
        <w:spacing w:after="0" w:line="360" w:lineRule="auto"/>
        <w:ind w:firstLineChars="0"/>
        <w:rPr>
          <w:rFonts w:ascii="宋体" w:hAnsi="宋体" w:cs="宋体" w:hint="eastAsia"/>
        </w:rPr>
      </w:pPr>
      <w:r>
        <w:rPr>
          <w:rFonts w:ascii="宋体" w:hAnsi="宋体" w:cs="宋体" w:hint="eastAsia"/>
        </w:rPr>
        <w:t>查看报价信息：点击查看报价信息，即可查看每个承运商对应的报价金额。</w:t>
      </w:r>
    </w:p>
    <w:p w14:paraId="65264464" w14:textId="77777777" w:rsidR="007C3827" w:rsidRDefault="00000000">
      <w:pPr>
        <w:keepLines/>
        <w:numPr>
          <w:ilvl w:val="0"/>
          <w:numId w:val="158"/>
        </w:numPr>
        <w:spacing w:line="360" w:lineRule="auto"/>
        <w:rPr>
          <w:rFonts w:ascii="宋体" w:hAnsi="宋体" w:cs="宋体" w:hint="eastAsia"/>
          <w:lang w:eastAsia="zh-CN"/>
        </w:rPr>
      </w:pPr>
      <w:r>
        <w:rPr>
          <w:rFonts w:ascii="宋体" w:hAnsi="宋体" w:cs="宋体" w:hint="eastAsia"/>
          <w:lang w:eastAsia="zh-CN"/>
        </w:rPr>
        <w:t>报价确认：物流部门查看承运商报价信息，并选择已报价的承运商，点击确认后，运单自动选择该承运商。</w:t>
      </w:r>
    </w:p>
    <w:p w14:paraId="081AADF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0291677B"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功能按钮：查询、查看报价、报价、报价确认。</w:t>
      </w:r>
    </w:p>
    <w:p w14:paraId="1F3B7F60"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查询条件：运单编号，承运商，报价状态（未报价、已报价、已确认）、交货日期</w:t>
      </w:r>
    </w:p>
    <w:p w14:paraId="4892475D" w14:textId="77777777" w:rsidR="007C3827" w:rsidRDefault="00000000">
      <w:pPr>
        <w:keepLines/>
        <w:numPr>
          <w:ilvl w:val="0"/>
          <w:numId w:val="152"/>
        </w:numPr>
        <w:spacing w:line="360" w:lineRule="auto"/>
        <w:rPr>
          <w:rFonts w:ascii="宋体" w:hAnsi="宋体" w:cs="宋体" w:hint="eastAsia"/>
          <w:lang w:eastAsia="zh-CN"/>
        </w:rPr>
      </w:pPr>
      <w:r>
        <w:rPr>
          <w:rFonts w:ascii="宋体" w:hAnsi="宋体" w:cs="宋体" w:hint="eastAsia"/>
          <w:lang w:eastAsia="zh-CN"/>
        </w:rPr>
        <w:t>列表字段：运单编号，交货日期，是否回单、承运商、发货地、收货地、收货人、时效要求、运输方式、运单状态、报价状态（未报价、已报价、已确认）。</w:t>
      </w:r>
    </w:p>
    <w:p w14:paraId="2EC8A230" w14:textId="5B0678F4" w:rsidR="007C3827" w:rsidRDefault="00000000">
      <w:pPr>
        <w:pStyle w:val="a2"/>
        <w:keepLines/>
        <w:numPr>
          <w:ilvl w:val="0"/>
          <w:numId w:val="159"/>
        </w:numPr>
        <w:spacing w:after="0" w:line="360" w:lineRule="auto"/>
        <w:ind w:left="1260" w:firstLineChars="0"/>
        <w:rPr>
          <w:rFonts w:ascii="宋体" w:hAnsi="宋体" w:cs="宋体" w:hint="eastAsia"/>
        </w:rPr>
      </w:pPr>
      <w:r>
        <w:rPr>
          <w:rFonts w:ascii="宋体" w:hAnsi="宋体" w:cs="宋体" w:hint="eastAsia"/>
        </w:rPr>
        <w:t>明细字段：项目名称、</w:t>
      </w:r>
      <w:r w:rsidR="00802F1C">
        <w:rPr>
          <w:rFonts w:ascii="宋体" w:hAnsi="宋体" w:cs="宋体" w:hint="eastAsia"/>
        </w:rPr>
        <w:t>SH</w:t>
      </w:r>
      <w:r>
        <w:rPr>
          <w:rFonts w:ascii="宋体" w:hAnsi="宋体" w:cs="宋体" w:hint="eastAsia"/>
        </w:rPr>
        <w:t>物料号、客户物料号、</w:t>
      </w:r>
      <w:r w:rsidR="00802F1C">
        <w:rPr>
          <w:rFonts w:ascii="宋体" w:hAnsi="宋体" w:cs="宋体" w:hint="eastAsia"/>
        </w:rPr>
        <w:t>SH</w:t>
      </w:r>
      <w:r>
        <w:rPr>
          <w:rFonts w:ascii="宋体" w:hAnsi="宋体" w:cs="宋体" w:hint="eastAsia"/>
        </w:rPr>
        <w:t>型号、规格、物料名称、计量单位、物品类型、发货数量、每箱数量、箱数、零头箱数量、总箱数、到货时间、发货仓库、去向仓库。</w:t>
      </w:r>
    </w:p>
    <w:p w14:paraId="6202D863"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查看报价：列表字段：承运商，价格。按钮：确认，点击确认可以进行承运商报价选择。</w:t>
      </w:r>
    </w:p>
    <w:p w14:paraId="22343CB6" w14:textId="77777777" w:rsidR="007C3827" w:rsidRDefault="00000000">
      <w:pPr>
        <w:keepLines/>
        <w:numPr>
          <w:ilvl w:val="0"/>
          <w:numId w:val="152"/>
        </w:numPr>
        <w:spacing w:line="360" w:lineRule="auto"/>
        <w:ind w:left="1260"/>
        <w:rPr>
          <w:rFonts w:ascii="宋体" w:hAnsi="宋体" w:cs="宋体" w:hint="eastAsia"/>
          <w:lang w:eastAsia="zh-CN"/>
        </w:rPr>
      </w:pPr>
      <w:r>
        <w:rPr>
          <w:rFonts w:ascii="宋体" w:hAnsi="宋体" w:cs="宋体" w:hint="eastAsia"/>
          <w:lang w:eastAsia="zh-CN"/>
        </w:rPr>
        <w:t>报价：选择一条运单信息，进行价格的输入，确定后物流相关人员可查看到该承运商的报价。一个承运商只可报价一次，未确认前可对价格进行修改。</w:t>
      </w:r>
    </w:p>
    <w:p w14:paraId="4909D76D" w14:textId="77777777" w:rsidR="007C3827" w:rsidRDefault="00000000">
      <w:pPr>
        <w:pStyle w:val="4"/>
        <w:keepNext w:val="0"/>
        <w:tabs>
          <w:tab w:val="left" w:pos="709"/>
        </w:tabs>
        <w:spacing w:after="0" w:line="360" w:lineRule="auto"/>
        <w:ind w:firstLine="0"/>
        <w:rPr>
          <w:rFonts w:ascii="宋体" w:hAnsi="宋体" w:cs="宋体" w:hint="eastAsia"/>
          <w:lang w:eastAsia="zh-CN"/>
        </w:rPr>
      </w:pPr>
      <w:bookmarkStart w:id="1571" w:name="_Toc6725"/>
      <w:bookmarkStart w:id="1572" w:name="_Toc1055726595"/>
      <w:r>
        <w:rPr>
          <w:rFonts w:ascii="宋体" w:hAnsi="宋体" w:cs="宋体" w:hint="eastAsia"/>
        </w:rPr>
        <w:t>任务单</w:t>
      </w:r>
      <w:bookmarkStart w:id="1573" w:name="_Toc29067"/>
      <w:bookmarkEnd w:id="1571"/>
      <w:bookmarkEnd w:id="1572"/>
      <w:bookmarkEnd w:id="1573"/>
    </w:p>
    <w:p w14:paraId="199A4B1D" w14:textId="77777777" w:rsidR="007C3827" w:rsidRDefault="00000000">
      <w:pPr>
        <w:keepLines/>
        <w:numPr>
          <w:ilvl w:val="0"/>
          <w:numId w:val="60"/>
        </w:numPr>
        <w:spacing w:line="360" w:lineRule="auto"/>
        <w:ind w:left="839"/>
        <w:rPr>
          <w:rFonts w:ascii="宋体" w:hAnsi="宋体" w:cs="宋体" w:hint="eastAsia"/>
        </w:rPr>
      </w:pPr>
      <w:r>
        <w:rPr>
          <w:rFonts w:ascii="宋体" w:hAnsi="宋体" w:cs="宋体" w:hint="eastAsia"/>
        </w:rPr>
        <w:t>功能描述：</w:t>
      </w:r>
    </w:p>
    <w:p w14:paraId="4F405B32" w14:textId="77777777" w:rsidR="007C3827" w:rsidRDefault="00000000">
      <w:pPr>
        <w:keepLines/>
        <w:spacing w:line="360" w:lineRule="auto"/>
        <w:ind w:firstLine="420"/>
        <w:rPr>
          <w:rFonts w:ascii="宋体" w:hAnsi="宋体" w:cs="宋体" w:hint="eastAsia"/>
          <w:lang w:eastAsia="zh-CN"/>
        </w:rPr>
      </w:pPr>
      <w:r>
        <w:rPr>
          <w:rFonts w:ascii="宋体" w:hAnsi="宋体" w:cs="宋体" w:hint="eastAsia"/>
          <w:lang w:eastAsia="zh-CN"/>
        </w:rPr>
        <w:lastRenderedPageBreak/>
        <w:t>主要由承运商进行指派司机后生成对应司机的不同运输方式的承运信息，主要功能包括查询、修改、提货、签收、导出等功能。</w:t>
      </w:r>
    </w:p>
    <w:p w14:paraId="72F767D3" w14:textId="77777777" w:rsidR="007C3827" w:rsidRDefault="00000000">
      <w:pPr>
        <w:keepLines/>
        <w:numPr>
          <w:ilvl w:val="0"/>
          <w:numId w:val="60"/>
        </w:numPr>
        <w:spacing w:line="360" w:lineRule="auto"/>
        <w:ind w:left="839"/>
        <w:rPr>
          <w:rFonts w:ascii="宋体" w:hAnsi="宋体" w:cs="宋体" w:hint="eastAsia"/>
        </w:rPr>
      </w:pPr>
      <w:r>
        <w:rPr>
          <w:rFonts w:ascii="宋体" w:hAnsi="宋体" w:cs="宋体" w:hint="eastAsia"/>
        </w:rPr>
        <w:t>关键逻辑描述</w:t>
      </w:r>
    </w:p>
    <w:p w14:paraId="1857019E"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运输方式：提货、干线、中转、配送</w:t>
      </w:r>
    </w:p>
    <w:p w14:paraId="5CE5B688"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承运商根据不同运输节点指派司机生成不同运输方式的承运任务，提货类型的任务需要录入预计到厂时间；</w:t>
      </w:r>
    </w:p>
    <w:p w14:paraId="739858B8"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任务状态：运输中、已签收</w:t>
      </w:r>
    </w:p>
    <w:p w14:paraId="36907877" w14:textId="77777777" w:rsidR="007C3827" w:rsidRDefault="00000000">
      <w:pPr>
        <w:pStyle w:val="a2"/>
        <w:keepLines/>
        <w:spacing w:after="0" w:line="360" w:lineRule="auto"/>
        <w:ind w:left="420" w:firstLineChars="0"/>
        <w:rPr>
          <w:rFonts w:ascii="宋体" w:hAnsi="宋体" w:cs="宋体" w:hint="eastAsia"/>
        </w:rPr>
      </w:pPr>
      <w:r>
        <w:rPr>
          <w:rFonts w:ascii="宋体" w:hAnsi="宋体" w:cs="宋体" w:hint="eastAsia"/>
        </w:rPr>
        <w:t>初始状态、已到厂、已装车、已发运、已到达、任务结束、部分签收、已签收</w:t>
      </w:r>
    </w:p>
    <w:p w14:paraId="5F6A3D2D" w14:textId="77777777" w:rsidR="007C3827" w:rsidRDefault="00000000">
      <w:pPr>
        <w:pStyle w:val="a2"/>
        <w:keepLines/>
        <w:numPr>
          <w:ilvl w:val="0"/>
          <w:numId w:val="160"/>
        </w:numPr>
        <w:spacing w:after="0" w:line="360" w:lineRule="auto"/>
        <w:ind w:firstLineChars="0"/>
        <w:rPr>
          <w:rFonts w:ascii="宋体" w:hAnsi="宋体" w:cs="宋体" w:hint="eastAsia"/>
        </w:rPr>
      </w:pPr>
      <w:r>
        <w:rPr>
          <w:rFonts w:ascii="宋体" w:hAnsi="宋体" w:cs="宋体" w:hint="eastAsia"/>
        </w:rPr>
        <w:t>提货状态：未提货、已提货</w:t>
      </w:r>
    </w:p>
    <w:p w14:paraId="09B9E049"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根据不同业务板块查询属于自己业务的承运明细信息，按照指派时间进行排序</w:t>
      </w:r>
    </w:p>
    <w:p w14:paraId="3ADE0A71"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提供物流人员提货确认接口，以便于司机未进行提货确认时，物流或仓库可提货确认，承运任务状态变更为运输中，对应运单相应变更订单状态；</w:t>
      </w:r>
    </w:p>
    <w:p w14:paraId="7343542F"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承运商可根据实际的发运进行各节点信息的维护补录</w:t>
      </w:r>
    </w:p>
    <w:p w14:paraId="790185AF"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签收功能提供给承运商，若承运商未进行信息签收，可由物流或者仓库人员进行运单签收，若便于后续回单管理及对账单管理。</w:t>
      </w:r>
    </w:p>
    <w:p w14:paraId="4A727918" w14:textId="77777777" w:rsidR="007C3827" w:rsidRDefault="00000000">
      <w:pPr>
        <w:pStyle w:val="a2"/>
        <w:keepLines/>
        <w:spacing w:after="0" w:line="360" w:lineRule="auto"/>
        <w:ind w:left="420" w:firstLineChars="0"/>
        <w:rPr>
          <w:rFonts w:ascii="宋体" w:hAnsi="宋体" w:cs="宋体" w:hint="eastAsia"/>
        </w:rPr>
      </w:pPr>
      <w:r>
        <w:rPr>
          <w:rFonts w:ascii="宋体" w:hAnsi="宋体" w:cs="宋体" w:hint="eastAsia"/>
        </w:rPr>
        <w:t>承运商针对任务单可标记标记签收状态（异常签收、正常签收）、签收数量、上传回单图片。正常签收的任务单对应的运单全部签收完成后可自动审核确认回单上传</w:t>
      </w:r>
    </w:p>
    <w:p w14:paraId="249C6490" w14:textId="77777777" w:rsidR="007C3827" w:rsidRDefault="00000000">
      <w:pPr>
        <w:keepLines/>
        <w:numPr>
          <w:ilvl w:val="0"/>
          <w:numId w:val="60"/>
        </w:numPr>
        <w:spacing w:line="360" w:lineRule="auto"/>
        <w:ind w:left="839"/>
        <w:rPr>
          <w:rFonts w:ascii="宋体" w:hAnsi="宋体" w:cs="宋体" w:hint="eastAsia"/>
        </w:rPr>
      </w:pPr>
      <w:r>
        <w:rPr>
          <w:rFonts w:ascii="宋体" w:hAnsi="宋体" w:cs="宋体" w:hint="eastAsia"/>
        </w:rPr>
        <w:t>关键字段</w:t>
      </w:r>
    </w:p>
    <w:p w14:paraId="1ECAAFCC"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查询：</w:t>
      </w:r>
    </w:p>
    <w:p w14:paraId="60C6E386"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务单号、运单编号、承运车辆、承运司机、司机电话、运输方式、预计到厂时间、运输状态、提货状态、配送方式、总物料数量、任务生成时间、任务结束时间、签收状态、签收原因、签收人、签收时间、创建人、创建时间。</w:t>
      </w:r>
    </w:p>
    <w:p w14:paraId="49137148" w14:textId="77777777" w:rsidR="007C3827" w:rsidRDefault="00000000">
      <w:pPr>
        <w:pStyle w:val="a2"/>
        <w:keepLines/>
        <w:spacing w:after="0" w:line="360" w:lineRule="auto"/>
        <w:ind w:firstLineChars="299" w:firstLine="628"/>
        <w:rPr>
          <w:rFonts w:ascii="宋体" w:hAnsi="宋体" w:cs="宋体" w:hint="eastAsia"/>
        </w:rPr>
      </w:pPr>
      <w:r>
        <w:rPr>
          <w:rFonts w:ascii="宋体" w:hAnsi="宋体" w:cs="宋体" w:hint="eastAsia"/>
        </w:rPr>
        <w:t>任务物料明细：物料编码、物料名称、规格、型号、物料数量、重量、体积</w:t>
      </w:r>
    </w:p>
    <w:p w14:paraId="09EDBCB0"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导出：</w:t>
      </w:r>
    </w:p>
    <w:p w14:paraId="006C6423" w14:textId="77777777" w:rsidR="007C3827" w:rsidRDefault="00000000">
      <w:pPr>
        <w:keepLines/>
        <w:spacing w:line="360" w:lineRule="auto"/>
        <w:ind w:left="420" w:firstLine="420"/>
        <w:rPr>
          <w:rFonts w:ascii="宋体" w:hAnsi="宋体" w:cs="宋体" w:hint="eastAsia"/>
          <w:lang w:eastAsia="zh-CN"/>
        </w:rPr>
      </w:pPr>
      <w:r>
        <w:rPr>
          <w:rFonts w:ascii="宋体" w:hAnsi="宋体" w:cs="宋体" w:hint="eastAsia"/>
          <w:lang w:eastAsia="zh-CN"/>
        </w:rPr>
        <w:t>任务单号、运单编号、承运车辆、承运司机、司机电话、运输方式、预计到厂时间、运输状态、提货状态、配送方式、总物料数量、任务生成时间、任务结束时间、签收状态、签收原因、签收人、签收时间、创建人、创建时间。</w:t>
      </w:r>
    </w:p>
    <w:p w14:paraId="594A4F08"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修改：</w:t>
      </w:r>
    </w:p>
    <w:p w14:paraId="12C6C837" w14:textId="77777777" w:rsidR="007C3827" w:rsidRDefault="00000000">
      <w:pPr>
        <w:pStyle w:val="a2"/>
        <w:keepLines/>
        <w:spacing w:after="0" w:line="360" w:lineRule="auto"/>
        <w:ind w:firstLineChars="497" w:firstLine="1044"/>
        <w:rPr>
          <w:rFonts w:ascii="宋体" w:hAnsi="宋体" w:cs="宋体" w:hint="eastAsia"/>
        </w:rPr>
      </w:pPr>
      <w:r>
        <w:rPr>
          <w:rFonts w:ascii="宋体" w:hAnsi="宋体" w:cs="宋体" w:hint="eastAsia"/>
        </w:rPr>
        <w:t>车牌号、司机姓名、司机电话、运输方式、承运时间</w:t>
      </w:r>
    </w:p>
    <w:p w14:paraId="6EFBB0E8" w14:textId="77777777" w:rsidR="007C3827" w:rsidRDefault="00000000">
      <w:pPr>
        <w:keepLines/>
        <w:numPr>
          <w:ilvl w:val="0"/>
          <w:numId w:val="157"/>
        </w:numPr>
        <w:tabs>
          <w:tab w:val="clear" w:pos="420"/>
        </w:tabs>
        <w:spacing w:line="360" w:lineRule="auto"/>
        <w:ind w:left="1260"/>
        <w:rPr>
          <w:rFonts w:ascii="宋体" w:hAnsi="宋体" w:cs="宋体" w:hint="eastAsia"/>
          <w:lang w:eastAsia="zh-CN"/>
        </w:rPr>
      </w:pPr>
      <w:r>
        <w:rPr>
          <w:rFonts w:ascii="宋体" w:hAnsi="宋体" w:cs="宋体" w:hint="eastAsia"/>
          <w:lang w:eastAsia="zh-CN"/>
        </w:rPr>
        <w:t>签收：</w:t>
      </w:r>
    </w:p>
    <w:p w14:paraId="48BEA6B2" w14:textId="77777777" w:rsidR="007C3827" w:rsidRDefault="00000000">
      <w:pPr>
        <w:pStyle w:val="a2"/>
        <w:keepLines/>
        <w:spacing w:after="0" w:line="360" w:lineRule="auto"/>
        <w:ind w:firstLineChars="497" w:firstLine="1044"/>
        <w:rPr>
          <w:rFonts w:ascii="宋体" w:hAnsi="宋体" w:cs="宋体" w:hint="eastAsia"/>
        </w:rPr>
      </w:pPr>
      <w:r>
        <w:rPr>
          <w:rFonts w:ascii="宋体" w:hAnsi="宋体" w:cs="宋体" w:hint="eastAsia"/>
        </w:rPr>
        <w:lastRenderedPageBreak/>
        <w:t>签收状态（正常签收、异常签收）、签收原因、签收图片、签收时间、签收人，</w:t>
      </w:r>
    </w:p>
    <w:p w14:paraId="550DE297" w14:textId="77777777" w:rsidR="007C3827" w:rsidRDefault="00000000">
      <w:pPr>
        <w:pStyle w:val="a2"/>
        <w:keepLines/>
        <w:spacing w:line="360" w:lineRule="auto"/>
        <w:ind w:firstLineChars="497" w:firstLine="1044"/>
        <w:rPr>
          <w:rFonts w:ascii="宋体" w:hAnsi="宋体" w:cs="宋体" w:hint="eastAsia"/>
          <w:b/>
          <w:sz w:val="36"/>
        </w:rPr>
      </w:pPr>
      <w:r>
        <w:rPr>
          <w:rFonts w:ascii="宋体" w:hAnsi="宋体" w:cs="宋体" w:hint="eastAsia"/>
        </w:rPr>
        <w:t>签收明细：物料编号、物料名称、规格、型号、发货数量、签收数量</w:t>
      </w:r>
    </w:p>
    <w:p w14:paraId="10BA923A" w14:textId="77777777" w:rsidR="007C3827" w:rsidRDefault="00000000">
      <w:pPr>
        <w:pStyle w:val="1"/>
        <w:keepNext w:val="0"/>
        <w:spacing w:line="360" w:lineRule="auto"/>
        <w:rPr>
          <w:rFonts w:ascii="宋体" w:hAnsi="宋体" w:cs="宋体" w:hint="eastAsia"/>
          <w:lang w:eastAsia="zh-CN"/>
        </w:rPr>
      </w:pPr>
      <w:bookmarkStart w:id="1574" w:name="_Toc12138"/>
      <w:bookmarkStart w:id="1575" w:name="_Toc31515"/>
      <w:bookmarkStart w:id="1576" w:name="_Toc31075"/>
      <w:bookmarkStart w:id="1577" w:name="_Toc19812"/>
      <w:bookmarkStart w:id="1578" w:name="_Toc7324"/>
      <w:bookmarkStart w:id="1579" w:name="_Toc11232"/>
      <w:bookmarkStart w:id="1580" w:name="_Toc17344"/>
      <w:bookmarkStart w:id="1581" w:name="_Toc10187"/>
      <w:bookmarkStart w:id="1582" w:name="_Toc12052"/>
      <w:bookmarkStart w:id="1583" w:name="_Toc31249"/>
      <w:bookmarkStart w:id="1584" w:name="_Toc8827"/>
      <w:bookmarkStart w:id="1585" w:name="_Toc2225"/>
      <w:bookmarkStart w:id="1586" w:name="_Toc23060"/>
      <w:bookmarkStart w:id="1587" w:name="_Toc7073"/>
      <w:bookmarkStart w:id="1588" w:name="_Toc28367"/>
      <w:bookmarkStart w:id="1589" w:name="_Toc9533"/>
      <w:bookmarkStart w:id="1590" w:name="_Toc4027"/>
      <w:r>
        <w:rPr>
          <w:rFonts w:ascii="宋体" w:hAnsi="宋体" w:cs="宋体" w:hint="eastAsia"/>
          <w:lang w:eastAsia="zh-CN"/>
        </w:rPr>
        <w:t>小程序端</w:t>
      </w:r>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p>
    <w:p w14:paraId="6088669A" w14:textId="77777777" w:rsidR="007C3827" w:rsidRDefault="00000000">
      <w:pPr>
        <w:pStyle w:val="2"/>
        <w:keepNext w:val="0"/>
        <w:spacing w:after="0" w:line="360" w:lineRule="auto"/>
        <w:rPr>
          <w:rFonts w:ascii="宋体" w:hAnsi="宋体" w:cs="宋体" w:hint="eastAsia"/>
          <w:lang w:eastAsia="zh-CN"/>
        </w:rPr>
      </w:pPr>
      <w:bookmarkStart w:id="1591" w:name="_Toc20768"/>
      <w:bookmarkStart w:id="1592" w:name="_Toc32296"/>
      <w:bookmarkStart w:id="1593" w:name="_Toc32653"/>
      <w:bookmarkStart w:id="1594" w:name="_Toc326"/>
      <w:bookmarkStart w:id="1595" w:name="_Toc17895"/>
      <w:bookmarkStart w:id="1596" w:name="_Toc20384"/>
      <w:bookmarkStart w:id="1597" w:name="_Toc7903"/>
      <w:bookmarkStart w:id="1598" w:name="_Toc5352"/>
      <w:bookmarkStart w:id="1599" w:name="_Toc28363"/>
      <w:bookmarkStart w:id="1600" w:name="_Toc19711"/>
      <w:bookmarkStart w:id="1601" w:name="_Toc18467"/>
      <w:bookmarkStart w:id="1602" w:name="_Toc363673937"/>
      <w:bookmarkStart w:id="1603" w:name="_Toc18253"/>
      <w:bookmarkStart w:id="1604" w:name="_Toc27075"/>
      <w:bookmarkStart w:id="1605" w:name="_Toc19502"/>
      <w:bookmarkStart w:id="1606" w:name="_Toc2767"/>
      <w:bookmarkStart w:id="1607" w:name="_Toc32548"/>
      <w:bookmarkStart w:id="1608" w:name="_Toc21930"/>
      <w:r>
        <w:rPr>
          <w:rFonts w:ascii="宋体" w:hAnsi="宋体" w:cs="宋体" w:hint="eastAsia"/>
          <w:lang w:eastAsia="zh-CN"/>
        </w:rPr>
        <w:t>司机微信小程序端功能</w:t>
      </w:r>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p>
    <w:p w14:paraId="6BD5103D" w14:textId="77777777" w:rsidR="007C3827" w:rsidRDefault="00000000">
      <w:pPr>
        <w:pStyle w:val="3"/>
        <w:keepNext w:val="0"/>
        <w:spacing w:after="0" w:line="360" w:lineRule="auto"/>
        <w:rPr>
          <w:rFonts w:ascii="宋体" w:hAnsi="宋体" w:cs="宋体" w:hint="eastAsia"/>
        </w:rPr>
      </w:pPr>
      <w:bookmarkStart w:id="1609" w:name="_Toc18210"/>
      <w:bookmarkStart w:id="1610" w:name="_Toc24135"/>
      <w:bookmarkStart w:id="1611" w:name="_Toc6538"/>
      <w:bookmarkStart w:id="1612" w:name="_Toc1140"/>
      <w:bookmarkStart w:id="1613" w:name="_Toc9827"/>
      <w:bookmarkStart w:id="1614" w:name="_Toc2470"/>
      <w:bookmarkStart w:id="1615" w:name="_Toc27454"/>
      <w:bookmarkStart w:id="1616" w:name="_Toc731964625"/>
      <w:bookmarkStart w:id="1617" w:name="_Toc32749"/>
      <w:bookmarkStart w:id="1618" w:name="_Toc7851"/>
      <w:bookmarkStart w:id="1619" w:name="_Toc11984"/>
      <w:bookmarkStart w:id="1620" w:name="_Toc21753"/>
      <w:bookmarkStart w:id="1621" w:name="_Toc22602"/>
      <w:bookmarkStart w:id="1622" w:name="_Toc10255"/>
      <w:bookmarkStart w:id="1623" w:name="_Toc23164"/>
      <w:bookmarkStart w:id="1624" w:name="_Toc15988"/>
      <w:bookmarkStart w:id="1625" w:name="_Toc10506"/>
      <w:bookmarkStart w:id="1626" w:name="_Toc13328"/>
      <w:r>
        <w:rPr>
          <w:rFonts w:ascii="宋体" w:hAnsi="宋体" w:cs="宋体" w:hint="eastAsia"/>
          <w:lang w:eastAsia="zh-CN"/>
        </w:rPr>
        <w:t>司机登录</w: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p>
    <w:p w14:paraId="67DCDC62"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1EFF8EEB"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 xml:space="preserve">    主要用于司机自行注册登录使用，为保证司机使用的便利性，可直接由司机在小程序端通过手机号获取验证码的方式进行登录，同步记录司机信息</w:t>
      </w:r>
      <w:r>
        <w:rPr>
          <w:rFonts w:ascii="宋体" w:hAnsi="宋体" w:cs="宋体" w:hint="eastAsia"/>
          <w:szCs w:val="21"/>
          <w:lang w:eastAsia="zh-CN"/>
        </w:rPr>
        <w:t>。</w:t>
      </w:r>
    </w:p>
    <w:p w14:paraId="4D1A95C0"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0FEFD26D"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司机填写手机号，获取验证码进行登录认证。</w:t>
      </w:r>
    </w:p>
    <w:p w14:paraId="7E6853BF"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后续所有数据的查看均通过该手机号进行查询获取。</w:t>
      </w:r>
    </w:p>
    <w:p w14:paraId="0361B06A"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55B986E2" w14:textId="77777777" w:rsidR="007C3827" w:rsidRDefault="00000000">
      <w:pPr>
        <w:keepLines/>
        <w:numPr>
          <w:ilvl w:val="0"/>
          <w:numId w:val="139"/>
        </w:numPr>
        <w:spacing w:line="360" w:lineRule="auto"/>
        <w:rPr>
          <w:rFonts w:ascii="宋体" w:hAnsi="宋体" w:cs="宋体" w:hint="eastAsia"/>
          <w:lang w:eastAsia="zh-CN"/>
        </w:rPr>
      </w:pPr>
      <w:r>
        <w:rPr>
          <w:rFonts w:ascii="宋体" w:hAnsi="宋体" w:cs="宋体" w:hint="eastAsia"/>
          <w:lang w:eastAsia="zh-CN"/>
        </w:rPr>
        <w:t>功能字段：登录</w:t>
      </w:r>
    </w:p>
    <w:p w14:paraId="497864AB"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 xml:space="preserve">绑定司机信息：司机姓名、联系电话。   </w:t>
      </w:r>
    </w:p>
    <w:p w14:paraId="2ABAC26C" w14:textId="77777777" w:rsidR="007C3827" w:rsidRDefault="00000000">
      <w:pPr>
        <w:pStyle w:val="3"/>
        <w:keepNext w:val="0"/>
        <w:spacing w:after="0" w:line="360" w:lineRule="auto"/>
        <w:rPr>
          <w:rFonts w:ascii="宋体" w:hAnsi="宋体" w:cs="宋体" w:hint="eastAsia"/>
        </w:rPr>
      </w:pPr>
      <w:bookmarkStart w:id="1627" w:name="_Toc14348"/>
      <w:bookmarkStart w:id="1628" w:name="_Toc25316"/>
      <w:bookmarkStart w:id="1629" w:name="_Toc23410"/>
      <w:bookmarkStart w:id="1630" w:name="_Toc15993"/>
      <w:bookmarkStart w:id="1631" w:name="_Toc13666"/>
      <w:bookmarkStart w:id="1632" w:name="_Toc2616"/>
      <w:bookmarkStart w:id="1633" w:name="_Toc9037"/>
      <w:bookmarkStart w:id="1634" w:name="_Toc11310"/>
      <w:bookmarkStart w:id="1635" w:name="_Toc22748"/>
      <w:bookmarkStart w:id="1636" w:name="_Toc28090"/>
      <w:bookmarkStart w:id="1637" w:name="_Toc418"/>
      <w:bookmarkStart w:id="1638" w:name="_Toc5373"/>
      <w:bookmarkStart w:id="1639" w:name="_Toc1357"/>
      <w:bookmarkStart w:id="1640" w:name="_Toc1402289043"/>
      <w:bookmarkStart w:id="1641" w:name="_Toc16205"/>
      <w:bookmarkStart w:id="1642" w:name="_Toc20837"/>
      <w:bookmarkStart w:id="1643" w:name="_Toc5580"/>
      <w:bookmarkStart w:id="1644" w:name="_Toc28809"/>
      <w:r>
        <w:rPr>
          <w:rFonts w:ascii="宋体" w:hAnsi="宋体" w:cs="宋体" w:hint="eastAsia"/>
          <w:lang w:eastAsia="zh-CN"/>
        </w:rPr>
        <w:t>业务中心</w:t>
      </w:r>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59C17BF4" w14:textId="77777777" w:rsidR="007C3827" w:rsidRDefault="00000000">
      <w:pPr>
        <w:pStyle w:val="4"/>
        <w:keepNext w:val="0"/>
        <w:spacing w:after="0" w:line="360" w:lineRule="auto"/>
        <w:rPr>
          <w:rFonts w:ascii="宋体" w:hAnsi="宋体" w:cs="宋体" w:hint="eastAsia"/>
          <w:lang w:eastAsia="zh-CN"/>
        </w:rPr>
      </w:pPr>
      <w:bookmarkStart w:id="1645" w:name="_Toc18002"/>
      <w:r>
        <w:rPr>
          <w:rFonts w:ascii="宋体" w:hAnsi="宋体" w:cs="宋体" w:hint="eastAsia"/>
          <w:lang w:eastAsia="zh-CN"/>
        </w:rPr>
        <w:t>任务管理</w:t>
      </w:r>
      <w:bookmarkEnd w:id="1645"/>
    </w:p>
    <w:p w14:paraId="6EBD2DDC"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6A95322D"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主要用于承运商推送给当前司机的运单任务单信息，便于后期司机记录运输过程节点以及签收等操作，主要功能包含查询、转车（单车、批量均满足）、转车码、扫码转车、签收、异常签收、回单上传、详情。</w:t>
      </w:r>
    </w:p>
    <w:p w14:paraId="78B2DFDB"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0142C9E7" w14:textId="77777777" w:rsidR="007C3827" w:rsidRDefault="00000000">
      <w:pPr>
        <w:pStyle w:val="a2"/>
        <w:keepLines/>
        <w:numPr>
          <w:ilvl w:val="255"/>
          <w:numId w:val="0"/>
        </w:numPr>
        <w:spacing w:after="0" w:line="360" w:lineRule="auto"/>
        <w:ind w:firstLineChars="200" w:firstLine="420"/>
        <w:rPr>
          <w:rFonts w:ascii="宋体" w:hAnsi="宋体" w:cs="宋体" w:hint="eastAsia"/>
        </w:rPr>
      </w:pPr>
      <w:r>
        <w:rPr>
          <w:rFonts w:ascii="宋体" w:hAnsi="宋体" w:cs="宋体" w:hint="eastAsia"/>
        </w:rPr>
        <w:t>查询推送给当前司机的任务单信息，同时显示对应运单信息。查收条件：运单编号、收货地址、客户等字段的模糊查询。</w:t>
      </w:r>
    </w:p>
    <w:p w14:paraId="7A484169"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司机在小程序端查看承运商指派给当前司机的运单任务信息，司机根据手机号查询运单信息。</w:t>
      </w:r>
    </w:p>
    <w:p w14:paraId="41025693"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司机到达客户收货地址时，可进行任务单的签收，上传签收凭证。</w:t>
      </w:r>
    </w:p>
    <w:p w14:paraId="11C02D55"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lastRenderedPageBreak/>
        <w:t>司机签收时，可进行正常签收和异常签收，异常签收数据自动汇总到异常管理模块供内部物流、仓库人员进行查看，司机签收可修改签收数量，如果签收数量与系统运单货品数量一致，默认运单回单已回收确认，超时未签收需要司机端产生预警提示（公众号提示）。</w:t>
      </w:r>
    </w:p>
    <w:p w14:paraId="1497C6E3"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转车：选择多条任务单信息，点击转车，填写车牌号、司机姓名、司机电话，点击确定，生成对应数量的任务单信息，将对应的司机电话、司机姓名、车牌号更新至运单信息中，便于查看当前运输的车辆等信息。</w:t>
      </w:r>
    </w:p>
    <w:p w14:paraId="1DB59E00"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转车码：选择多条任务单信息，点击转车码，生成多条任务单号的转车码或者扫描送货单的二维码，司机通过扫码转车进行转车操作。</w:t>
      </w:r>
    </w:p>
    <w:p w14:paraId="5B7B2DEE"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扫码签收：点击按钮，进入扫描界面进行二维码或条形码的扫描，司机通过扫码进行签收操作，跳转签收页面，标记签收状态、签收数量、上传回单图片。</w:t>
      </w:r>
    </w:p>
    <w:p w14:paraId="1F9DEBB0" w14:textId="77777777" w:rsidR="007C3827" w:rsidRDefault="00000000">
      <w:pPr>
        <w:pStyle w:val="a2"/>
        <w:keepLines/>
        <w:spacing w:after="0" w:line="360" w:lineRule="auto"/>
        <w:ind w:firstLine="210"/>
        <w:jc w:val="center"/>
        <w:rPr>
          <w:rFonts w:ascii="宋体" w:hAnsi="宋体" w:cs="宋体" w:hint="eastAsia"/>
        </w:rPr>
      </w:pPr>
      <w:r>
        <w:rPr>
          <w:rFonts w:ascii="宋体" w:hAnsi="宋体" w:cs="宋体" w:hint="eastAsia"/>
          <w:noProof/>
        </w:rPr>
        <w:drawing>
          <wp:inline distT="0" distB="0" distL="114300" distR="114300" wp14:anchorId="06F892B7" wp14:editId="0921234B">
            <wp:extent cx="1845945" cy="3853815"/>
            <wp:effectExtent l="0" t="0" r="8255" b="698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59"/>
                    <a:stretch>
                      <a:fillRect/>
                    </a:stretch>
                  </pic:blipFill>
                  <pic:spPr>
                    <a:xfrm>
                      <a:off x="0" y="0"/>
                      <a:ext cx="1845945" cy="3853815"/>
                    </a:xfrm>
                    <a:prstGeom prst="rect">
                      <a:avLst/>
                    </a:prstGeom>
                  </pic:spPr>
                </pic:pic>
              </a:graphicData>
            </a:graphic>
          </wp:inline>
        </w:drawing>
      </w:r>
      <w:r>
        <w:rPr>
          <w:rFonts w:ascii="宋体" w:hAnsi="宋体" w:cs="宋体" w:hint="eastAsia"/>
          <w:noProof/>
        </w:rPr>
        <w:drawing>
          <wp:inline distT="0" distB="0" distL="114300" distR="114300" wp14:anchorId="5753992F" wp14:editId="3D288EF8">
            <wp:extent cx="1828800" cy="3866515"/>
            <wp:effectExtent l="0" t="0" r="0" b="63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60"/>
                    <a:stretch>
                      <a:fillRect/>
                    </a:stretch>
                  </pic:blipFill>
                  <pic:spPr>
                    <a:xfrm>
                      <a:off x="0" y="0"/>
                      <a:ext cx="1828800" cy="3866515"/>
                    </a:xfrm>
                    <a:prstGeom prst="rect">
                      <a:avLst/>
                    </a:prstGeom>
                  </pic:spPr>
                </pic:pic>
              </a:graphicData>
            </a:graphic>
          </wp:inline>
        </w:drawing>
      </w:r>
      <w:r>
        <w:rPr>
          <w:rFonts w:ascii="宋体" w:hAnsi="宋体" w:cs="宋体" w:hint="eastAsia"/>
          <w:noProof/>
        </w:rPr>
        <w:drawing>
          <wp:inline distT="0" distB="0" distL="114300" distR="114300" wp14:anchorId="58019357" wp14:editId="4F7E42E0">
            <wp:extent cx="1866900" cy="3865245"/>
            <wp:effectExtent l="0" t="0" r="0" b="19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61"/>
                    <a:stretch>
                      <a:fillRect/>
                    </a:stretch>
                  </pic:blipFill>
                  <pic:spPr>
                    <a:xfrm>
                      <a:off x="0" y="0"/>
                      <a:ext cx="1866900" cy="3865245"/>
                    </a:xfrm>
                    <a:prstGeom prst="rect">
                      <a:avLst/>
                    </a:prstGeom>
                  </pic:spPr>
                </pic:pic>
              </a:graphicData>
            </a:graphic>
          </wp:inline>
        </w:drawing>
      </w:r>
    </w:p>
    <w:p w14:paraId="08678BD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076B9258"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功能：查询、详情、提货确认、签收、异常签收、回单上传</w:t>
      </w:r>
    </w:p>
    <w:p w14:paraId="44D9DD09"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查询：运单编号、发货仓库、发货地、收货客户、收货联系人、收货联系电话、收货地址、车牌号、运输数量，【物料名称、物料数量、规格型号、重量】、运单状态、任务单类型、任务单状态。</w:t>
      </w:r>
    </w:p>
    <w:p w14:paraId="75017C68"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lastRenderedPageBreak/>
        <w:t>详情：查询任务单的详细信息，包含任务单信息，任务单物料明细信息，字段包含运单编号、发货仓库、发货地、收货客户、收货联系人、收货联系电话、收货地址、车牌号、运输数量、运单状态、任务单类型。</w:t>
      </w:r>
    </w:p>
    <w:p w14:paraId="550E8F53" w14:textId="77777777" w:rsidR="007C3827" w:rsidRDefault="00000000">
      <w:pPr>
        <w:keepLines/>
        <w:spacing w:line="360" w:lineRule="auto"/>
        <w:ind w:left="420" w:firstLineChars="400" w:firstLine="840"/>
        <w:rPr>
          <w:rFonts w:ascii="宋体" w:hAnsi="宋体" w:cs="宋体" w:hint="eastAsia"/>
          <w:lang w:eastAsia="zh-CN"/>
        </w:rPr>
      </w:pPr>
      <w:r>
        <w:rPr>
          <w:rFonts w:ascii="宋体" w:hAnsi="宋体" w:cs="宋体" w:hint="eastAsia"/>
          <w:lang w:eastAsia="zh-CN"/>
        </w:rPr>
        <w:t>物料明细：物料名称、物料数量、规格型号、重量</w:t>
      </w:r>
    </w:p>
    <w:p w14:paraId="2A9D5293"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异常签收：点击任务单进行异常签收，填写异常状态、异常签收原因，签收凭证等信息，生成对应异常管理模块的信息，同步更新运单状态为已签收</w:t>
      </w:r>
    </w:p>
    <w:p w14:paraId="707588B2"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签收：司机可以根据任务单进行签收，任务单状态变更为已签收，对应运单变更为部分签收或已签收，签收时必须上传回单，可修改签收数量；如果签收数量与系统运单货品数量一致，默认运单回单已回收确认。。</w:t>
      </w:r>
    </w:p>
    <w:p w14:paraId="680A16D0"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任务单字段：运单编号、发货地、收货客户、收货联系人、收货联系电话、收货地址、运输数量，【物料名称、物料数量、规格型号、重量、体积】、运单状态、任务单类型、任务单状态。</w:t>
      </w:r>
    </w:p>
    <w:p w14:paraId="661A1708" w14:textId="77777777" w:rsidR="007C3827" w:rsidRDefault="00000000">
      <w:pPr>
        <w:pStyle w:val="4"/>
        <w:keepNext w:val="0"/>
        <w:spacing w:before="140" w:after="0" w:line="360" w:lineRule="auto"/>
        <w:ind w:left="862" w:hanging="862"/>
        <w:rPr>
          <w:rFonts w:ascii="宋体" w:hAnsi="宋体" w:cs="宋体" w:hint="eastAsia"/>
          <w:lang w:eastAsia="zh-CN"/>
        </w:rPr>
      </w:pPr>
      <w:bookmarkStart w:id="1646" w:name="_Toc5275"/>
      <w:r>
        <w:rPr>
          <w:rFonts w:ascii="宋体" w:hAnsi="宋体" w:cs="宋体" w:hint="eastAsia"/>
          <w:lang w:eastAsia="zh-CN"/>
        </w:rPr>
        <w:t>历史任务</w:t>
      </w:r>
      <w:bookmarkEnd w:id="1646"/>
    </w:p>
    <w:p w14:paraId="11F27636"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1DADA31A" w14:textId="77777777" w:rsidR="007C3827" w:rsidRDefault="00000000">
      <w:pPr>
        <w:keepLines/>
        <w:spacing w:line="360" w:lineRule="auto"/>
        <w:ind w:firstLineChars="100" w:firstLine="210"/>
        <w:rPr>
          <w:rFonts w:ascii="宋体" w:hAnsi="宋体" w:cs="宋体" w:hint="eastAsia"/>
          <w:lang w:eastAsia="zh-CN"/>
        </w:rPr>
      </w:pPr>
      <w:r>
        <w:rPr>
          <w:rFonts w:ascii="宋体" w:hAnsi="宋体" w:cs="宋体" w:hint="eastAsia"/>
          <w:lang w:eastAsia="zh-CN"/>
        </w:rPr>
        <w:t xml:space="preserve">   主要用于查看司机已经运输的运单及任务单信息。</w:t>
      </w:r>
    </w:p>
    <w:p w14:paraId="2956D9B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03EBF178"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对于司机已完成签收的运单及任务单进行数据查看。</w:t>
      </w:r>
    </w:p>
    <w:p w14:paraId="0D9B38DA"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16E0B5C6"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历史任务字段：运单编号、发货仓库、发货地、收货客户、收货联系人、收货联系电话、收货地址、运输数量，【物料名称、物料数量、规格型号、重量、体积】、运单状态、任务单类型、任务单状态。</w:t>
      </w:r>
    </w:p>
    <w:p w14:paraId="45AA37B5" w14:textId="77777777" w:rsidR="007C3827" w:rsidRDefault="00000000">
      <w:pPr>
        <w:pStyle w:val="4"/>
        <w:keepNext w:val="0"/>
        <w:spacing w:after="0" w:line="360" w:lineRule="auto"/>
        <w:rPr>
          <w:rFonts w:ascii="宋体" w:hAnsi="宋体" w:cs="宋体" w:hint="eastAsia"/>
          <w:lang w:eastAsia="zh-CN"/>
        </w:rPr>
      </w:pPr>
      <w:bookmarkStart w:id="1647" w:name="_Toc6481"/>
      <w:r>
        <w:rPr>
          <w:rFonts w:ascii="宋体" w:hAnsi="宋体" w:cs="宋体" w:hint="eastAsia"/>
          <w:lang w:eastAsia="zh-CN"/>
        </w:rPr>
        <w:t>异常记录</w:t>
      </w:r>
      <w:bookmarkEnd w:id="1647"/>
    </w:p>
    <w:p w14:paraId="2E27FF3C"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4F776A87"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主要查询司机异常签收的任务单信息，根据司机手机号进行查询。</w:t>
      </w:r>
    </w:p>
    <w:p w14:paraId="333E8CB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01A83F5E" w14:textId="77777777" w:rsidR="007C3827" w:rsidRDefault="00000000">
      <w:pPr>
        <w:keepLines/>
        <w:numPr>
          <w:ilvl w:val="0"/>
          <w:numId w:val="138"/>
        </w:numPr>
        <w:spacing w:line="360" w:lineRule="auto"/>
        <w:rPr>
          <w:rFonts w:ascii="宋体" w:hAnsi="宋体" w:cs="宋体" w:hint="eastAsia"/>
          <w:lang w:eastAsia="zh-CN"/>
        </w:rPr>
      </w:pPr>
      <w:r>
        <w:rPr>
          <w:rFonts w:ascii="宋体" w:hAnsi="宋体" w:cs="宋体" w:hint="eastAsia"/>
          <w:lang w:eastAsia="zh-CN"/>
        </w:rPr>
        <w:t>司机异常签收数据属于异常数据范畴</w:t>
      </w:r>
    </w:p>
    <w:p w14:paraId="2E939D3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70022270"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功能字段：查询</w:t>
      </w:r>
    </w:p>
    <w:p w14:paraId="1CF00C87"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lastRenderedPageBreak/>
        <w:t>列表字段：任务单号、发起人、异常类型、异常原因、处理状态、处理意见</w:t>
      </w:r>
    </w:p>
    <w:p w14:paraId="401D4D37" w14:textId="77777777" w:rsidR="007C3827" w:rsidRDefault="00000000">
      <w:pPr>
        <w:pStyle w:val="2"/>
        <w:keepNext w:val="0"/>
        <w:spacing w:after="0" w:line="360" w:lineRule="auto"/>
        <w:rPr>
          <w:rFonts w:ascii="宋体" w:hAnsi="宋体" w:cs="宋体" w:hint="eastAsia"/>
          <w:lang w:eastAsia="zh-CN"/>
        </w:rPr>
      </w:pPr>
      <w:bookmarkStart w:id="1648" w:name="_Toc317273319"/>
      <w:bookmarkStart w:id="1649" w:name="_Toc7097"/>
      <w:bookmarkStart w:id="1650" w:name="_Toc31814"/>
      <w:bookmarkStart w:id="1651" w:name="_Toc23048"/>
      <w:bookmarkStart w:id="1652" w:name="_Toc1786"/>
      <w:bookmarkStart w:id="1653" w:name="_Toc29800"/>
      <w:bookmarkStart w:id="1654" w:name="_Toc19215"/>
      <w:bookmarkStart w:id="1655" w:name="_Toc11121"/>
      <w:bookmarkStart w:id="1656" w:name="_Toc20070"/>
      <w:bookmarkStart w:id="1657" w:name="_Toc19105"/>
      <w:bookmarkStart w:id="1658" w:name="_Toc2213"/>
      <w:bookmarkStart w:id="1659" w:name="_Toc26204"/>
      <w:bookmarkStart w:id="1660" w:name="_Toc14828"/>
      <w:bookmarkStart w:id="1661" w:name="_Toc9935"/>
      <w:bookmarkStart w:id="1662" w:name="_Toc7730"/>
      <w:bookmarkStart w:id="1663" w:name="_Toc17330"/>
      <w:bookmarkStart w:id="1664" w:name="_Toc1714"/>
      <w:bookmarkStart w:id="1665" w:name="_Toc29922"/>
      <w:r>
        <w:rPr>
          <w:rFonts w:ascii="宋体" w:hAnsi="宋体" w:cs="宋体" w:hint="eastAsia"/>
          <w:lang w:eastAsia="zh-CN"/>
        </w:rPr>
        <w:t>客户微信小程序端功能</w:t>
      </w:r>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F281D55" w14:textId="77777777" w:rsidR="007C3827" w:rsidRDefault="00000000">
      <w:pPr>
        <w:pStyle w:val="3"/>
        <w:keepNext w:val="0"/>
        <w:spacing w:after="0" w:line="360" w:lineRule="auto"/>
        <w:rPr>
          <w:rFonts w:ascii="宋体" w:hAnsi="宋体" w:cs="宋体" w:hint="eastAsia"/>
          <w:lang w:eastAsia="zh-CN"/>
        </w:rPr>
      </w:pPr>
      <w:bookmarkStart w:id="1666" w:name="_Toc23673"/>
      <w:bookmarkStart w:id="1667" w:name="_Toc15582"/>
      <w:bookmarkStart w:id="1668" w:name="_Toc18123"/>
      <w:bookmarkStart w:id="1669" w:name="_Toc13033"/>
      <w:bookmarkStart w:id="1670" w:name="_Toc23286"/>
      <w:bookmarkStart w:id="1671" w:name="_Toc9285"/>
      <w:bookmarkStart w:id="1672" w:name="_Toc2133"/>
      <w:bookmarkStart w:id="1673" w:name="_Toc3566"/>
      <w:bookmarkStart w:id="1674" w:name="_Toc4069"/>
      <w:bookmarkStart w:id="1675" w:name="_Toc9181"/>
      <w:bookmarkStart w:id="1676" w:name="_Toc26418"/>
      <w:bookmarkStart w:id="1677" w:name="_Toc1911"/>
      <w:bookmarkStart w:id="1678" w:name="_Toc31749"/>
      <w:bookmarkStart w:id="1679" w:name="_Toc15079"/>
      <w:bookmarkStart w:id="1680" w:name="_Toc2660"/>
      <w:bookmarkStart w:id="1681" w:name="_Toc6329"/>
      <w:bookmarkStart w:id="1682" w:name="_Toc20017"/>
      <w:bookmarkStart w:id="1683" w:name="_Toc2059241567"/>
      <w:r>
        <w:rPr>
          <w:rFonts w:ascii="宋体" w:hAnsi="宋体" w:cs="宋体" w:hint="eastAsia"/>
          <w:lang w:eastAsia="zh-CN"/>
        </w:rPr>
        <w:t>任务管理</w:t>
      </w:r>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p>
    <w:p w14:paraId="00FA245E"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1751DF80" w14:textId="77777777" w:rsidR="007C3827" w:rsidRDefault="00000000">
      <w:pPr>
        <w:pStyle w:val="10"/>
        <w:keepLines/>
        <w:spacing w:line="360" w:lineRule="auto"/>
        <w:ind w:firstLineChars="0" w:firstLine="0"/>
        <w:rPr>
          <w:rFonts w:ascii="宋体" w:hAnsi="宋体" w:cs="宋体" w:hint="eastAsia"/>
          <w:lang w:eastAsia="zh-CN"/>
        </w:rPr>
      </w:pPr>
      <w:r>
        <w:rPr>
          <w:rFonts w:ascii="宋体" w:hAnsi="宋体" w:cs="宋体" w:hint="eastAsia"/>
          <w:lang w:eastAsia="zh-CN"/>
        </w:rPr>
        <w:t xml:space="preserve">    主要用于客户在移动端进行登录，及查看当前运输过程中的运单信息，以及各订单、各车辆的运输节点，主要涵盖查询运单、任务单明细、签收、异常签收、部分签收等业务功能。</w:t>
      </w:r>
    </w:p>
    <w:p w14:paraId="3AF7F191"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54FB1244" w14:textId="77777777" w:rsidR="007C3827" w:rsidRDefault="00000000">
      <w:pPr>
        <w:pStyle w:val="10"/>
        <w:keepLines/>
        <w:numPr>
          <w:ilvl w:val="0"/>
          <w:numId w:val="162"/>
        </w:numPr>
        <w:spacing w:line="360" w:lineRule="auto"/>
        <w:ind w:firstLineChars="0"/>
        <w:rPr>
          <w:rFonts w:ascii="宋体" w:hAnsi="宋体" w:cs="宋体" w:hint="eastAsia"/>
          <w:lang w:eastAsia="zh-CN"/>
        </w:rPr>
      </w:pPr>
      <w:r>
        <w:rPr>
          <w:rFonts w:ascii="宋体" w:hAnsi="宋体" w:cs="宋体" w:hint="eastAsia"/>
          <w:lang w:eastAsia="zh-CN"/>
        </w:rPr>
        <w:t>查询：查询的当前客户对应的运单信息，同时将拆分后的任务单明细进行展示，便于客户查看该运单的明细信息。</w:t>
      </w:r>
    </w:p>
    <w:p w14:paraId="3EF8A0E8" w14:textId="77777777" w:rsidR="007C3827" w:rsidRDefault="00000000">
      <w:pPr>
        <w:pStyle w:val="10"/>
        <w:keepLines/>
        <w:numPr>
          <w:ilvl w:val="0"/>
          <w:numId w:val="162"/>
        </w:numPr>
        <w:spacing w:line="360" w:lineRule="auto"/>
        <w:ind w:firstLineChars="0"/>
        <w:rPr>
          <w:rFonts w:ascii="宋体" w:hAnsi="宋体" w:cs="宋体" w:hint="eastAsia"/>
          <w:lang w:eastAsia="zh-CN"/>
        </w:rPr>
      </w:pPr>
      <w:r>
        <w:rPr>
          <w:rFonts w:ascii="宋体" w:hAnsi="宋体" w:cs="宋体" w:hint="eastAsia"/>
          <w:lang w:eastAsia="zh-CN"/>
        </w:rPr>
        <w:t>运单主要包括客户给到各业务板块的发货需求，承运商指派司机后，客户知道由哪个司机进行运输，便于司机进行实时追踪。</w:t>
      </w:r>
    </w:p>
    <w:p w14:paraId="6341B4D4" w14:textId="77777777" w:rsidR="007C3827" w:rsidRDefault="00000000">
      <w:pPr>
        <w:pStyle w:val="10"/>
        <w:keepLines/>
        <w:numPr>
          <w:ilvl w:val="0"/>
          <w:numId w:val="162"/>
        </w:numPr>
        <w:spacing w:line="360" w:lineRule="auto"/>
        <w:ind w:firstLineChars="0"/>
        <w:rPr>
          <w:rFonts w:ascii="宋体" w:hAnsi="宋体" w:cs="宋体" w:hint="eastAsia"/>
          <w:lang w:eastAsia="zh-CN"/>
        </w:rPr>
      </w:pPr>
      <w:r>
        <w:rPr>
          <w:rFonts w:ascii="宋体" w:hAnsi="宋体" w:cs="宋体" w:hint="eastAsia"/>
          <w:lang w:eastAsia="zh-CN"/>
        </w:rPr>
        <w:t>签收：客户可针对司机送达时间进行实时签收，可异常签收、正常签收等操作。针对多个任务单进行签收，整体运单才可以更新为已签收的状态。</w:t>
      </w:r>
    </w:p>
    <w:p w14:paraId="6AC30CF8"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签收页面展示该任务单对应的物料详细信息，包括物料的实际发货数量，默认全部签收（客户可修改实际的收货数量），如果签收数量小于实际发货数量，将签收状态标记为异常签收状态，同时签收图片必须要上传提供签收及回单的凭证，以及填写签收原因等信息。</w:t>
      </w:r>
    </w:p>
    <w:p w14:paraId="57D56BC5" w14:textId="77777777" w:rsidR="007C3827" w:rsidRDefault="00000000">
      <w:pPr>
        <w:pStyle w:val="10"/>
        <w:keepLines/>
        <w:numPr>
          <w:ilvl w:val="0"/>
          <w:numId w:val="163"/>
        </w:numPr>
        <w:spacing w:line="360" w:lineRule="auto"/>
        <w:ind w:firstLineChars="0"/>
        <w:rPr>
          <w:rFonts w:ascii="宋体" w:hAnsi="宋体" w:cs="宋体" w:hint="eastAsia"/>
          <w:lang w:eastAsia="zh-CN"/>
        </w:rPr>
      </w:pPr>
      <w:r>
        <w:rPr>
          <w:rFonts w:ascii="宋体" w:hAnsi="宋体" w:cs="宋体" w:hint="eastAsia"/>
          <w:lang w:eastAsia="zh-CN"/>
        </w:rPr>
        <w:t>运单查询：查询推送给该客户的运单信息，可查看整体物料分配的司机，以及每个司机的运输任务和运输节点信息。</w:t>
      </w:r>
    </w:p>
    <w:p w14:paraId="31945110"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21F6AD41"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功能字段：签收、异常签收、查询</w:t>
      </w:r>
    </w:p>
    <w:p w14:paraId="0F61534F"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签收字段：</w:t>
      </w:r>
    </w:p>
    <w:p w14:paraId="23C5B61F" w14:textId="77777777" w:rsidR="007C3827" w:rsidRDefault="00000000">
      <w:pPr>
        <w:keepLines/>
        <w:spacing w:line="360" w:lineRule="auto"/>
        <w:ind w:left="420" w:firstLineChars="200" w:firstLine="420"/>
        <w:rPr>
          <w:rFonts w:ascii="宋体" w:hAnsi="宋体" w:cs="宋体" w:hint="eastAsia"/>
          <w:lang w:eastAsia="zh-CN"/>
        </w:rPr>
      </w:pPr>
      <w:r>
        <w:rPr>
          <w:rFonts w:ascii="宋体" w:hAnsi="宋体" w:cs="宋体" w:hint="eastAsia"/>
          <w:lang w:eastAsia="zh-CN"/>
        </w:rPr>
        <w:t>签收备注、签收图片、签收人、签收时间。</w:t>
      </w:r>
    </w:p>
    <w:p w14:paraId="72E8947B"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异常签收：</w:t>
      </w:r>
    </w:p>
    <w:p w14:paraId="5F952EFD" w14:textId="77777777" w:rsidR="007C3827" w:rsidRDefault="00000000">
      <w:pPr>
        <w:keepLines/>
        <w:spacing w:line="360" w:lineRule="auto"/>
        <w:ind w:left="420" w:firstLineChars="200" w:firstLine="420"/>
        <w:rPr>
          <w:rFonts w:ascii="宋体" w:hAnsi="宋体" w:cs="宋体" w:hint="eastAsia"/>
          <w:lang w:eastAsia="zh-CN"/>
        </w:rPr>
      </w:pPr>
      <w:r>
        <w:rPr>
          <w:rFonts w:ascii="宋体" w:hAnsi="宋体" w:cs="宋体" w:hint="eastAsia"/>
          <w:lang w:eastAsia="zh-CN"/>
        </w:rPr>
        <w:t>签收状态、异常签收原因、签收凭证、签收人、签收时间等。</w:t>
      </w:r>
    </w:p>
    <w:p w14:paraId="793886EF"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运单查询表单字段：</w:t>
      </w:r>
    </w:p>
    <w:p w14:paraId="089D75AA" w14:textId="77777777" w:rsidR="007C3827" w:rsidRDefault="00000000">
      <w:pPr>
        <w:pStyle w:val="10"/>
        <w:keepLines/>
        <w:spacing w:line="360" w:lineRule="auto"/>
        <w:ind w:left="420" w:firstLineChars="0" w:firstLine="0"/>
        <w:rPr>
          <w:rFonts w:ascii="宋体" w:hAnsi="宋体" w:cs="宋体" w:hint="eastAsia"/>
          <w:lang w:eastAsia="zh-CN"/>
        </w:rPr>
      </w:pPr>
      <w:r>
        <w:rPr>
          <w:rFonts w:ascii="宋体" w:hAnsi="宋体" w:cs="宋体" w:hint="eastAsia"/>
          <w:lang w:eastAsia="zh-CN"/>
        </w:rPr>
        <w:t xml:space="preserve">    运单编号、发货仓库、发货地、收货客户、收货联系人、收货联系电话、收货地址、运输数量，运单状态、任务单类型、任务单状态。</w:t>
      </w:r>
    </w:p>
    <w:p w14:paraId="1BB7B188"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任务单表单字段：</w:t>
      </w:r>
    </w:p>
    <w:p w14:paraId="71227FC7"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lastRenderedPageBreak/>
        <w:t>司机车牌号、司机姓名、司机电话、任务状态</w:t>
      </w:r>
    </w:p>
    <w:p w14:paraId="538CD92C"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任务单货物明细表单字段：</w:t>
      </w:r>
    </w:p>
    <w:p w14:paraId="5D744BC4"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物料名称、物料数量、规格型号、重量</w:t>
      </w:r>
    </w:p>
    <w:p w14:paraId="518B95CA" w14:textId="77777777" w:rsidR="007C3827" w:rsidRDefault="00000000">
      <w:pPr>
        <w:pStyle w:val="3"/>
        <w:keepNext w:val="0"/>
        <w:spacing w:after="0" w:line="360" w:lineRule="auto"/>
        <w:rPr>
          <w:rFonts w:ascii="宋体" w:hAnsi="宋体" w:cs="宋体" w:hint="eastAsia"/>
          <w:lang w:eastAsia="zh-CN"/>
        </w:rPr>
      </w:pPr>
      <w:bookmarkStart w:id="1684" w:name="_Toc13689"/>
      <w:bookmarkStart w:id="1685" w:name="_Toc8865"/>
      <w:bookmarkStart w:id="1686" w:name="_Toc21194"/>
      <w:bookmarkStart w:id="1687" w:name="_Toc8025"/>
      <w:bookmarkStart w:id="1688" w:name="_Toc11840"/>
      <w:bookmarkStart w:id="1689" w:name="_Toc8464"/>
      <w:bookmarkStart w:id="1690" w:name="_Toc19715"/>
      <w:bookmarkStart w:id="1691" w:name="_Toc10725"/>
      <w:bookmarkStart w:id="1692" w:name="_Toc10781"/>
      <w:bookmarkStart w:id="1693" w:name="_Toc392"/>
      <w:bookmarkStart w:id="1694" w:name="_Toc21901"/>
      <w:bookmarkStart w:id="1695" w:name="_Toc11997"/>
      <w:bookmarkStart w:id="1696" w:name="_Toc8730"/>
      <w:bookmarkStart w:id="1697" w:name="_Toc10460"/>
      <w:bookmarkStart w:id="1698" w:name="_Toc31051"/>
      <w:bookmarkStart w:id="1699" w:name="_Toc1192560518"/>
      <w:bookmarkStart w:id="1700" w:name="_Toc17821"/>
      <w:bookmarkStart w:id="1701" w:name="_Toc6434"/>
      <w:r>
        <w:rPr>
          <w:rFonts w:ascii="宋体" w:hAnsi="宋体" w:cs="宋体" w:hint="eastAsia"/>
          <w:lang w:eastAsia="zh-CN"/>
        </w:rPr>
        <w:t>历史运单</w:t>
      </w:r>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p>
    <w:p w14:paraId="72FE3C53"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1E5D231B" w14:textId="77777777" w:rsidR="007C3827" w:rsidRDefault="00000000">
      <w:pPr>
        <w:keepLines/>
        <w:spacing w:line="360" w:lineRule="auto"/>
        <w:ind w:firstLineChars="100" w:firstLine="210"/>
        <w:rPr>
          <w:rFonts w:ascii="宋体" w:hAnsi="宋体" w:cs="宋体" w:hint="eastAsia"/>
          <w:lang w:eastAsia="zh-CN"/>
        </w:rPr>
      </w:pPr>
      <w:r>
        <w:rPr>
          <w:rFonts w:ascii="宋体" w:hAnsi="宋体" w:cs="宋体" w:hint="eastAsia"/>
          <w:lang w:eastAsia="zh-CN"/>
        </w:rPr>
        <w:t xml:space="preserve">   主要用于查看客户已经完成的运单信息。</w:t>
      </w:r>
    </w:p>
    <w:p w14:paraId="76188C76"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26D179EA"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对于客户已完成签收的运单及任务单进行数据查看。</w:t>
      </w:r>
    </w:p>
    <w:p w14:paraId="4D3EC0FA"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7B7E0EC8"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运单查询表单字段：</w:t>
      </w:r>
    </w:p>
    <w:p w14:paraId="2E0A184D" w14:textId="77777777" w:rsidR="007C3827" w:rsidRDefault="00000000">
      <w:pPr>
        <w:pStyle w:val="10"/>
        <w:keepLines/>
        <w:spacing w:line="360" w:lineRule="auto"/>
        <w:ind w:left="420" w:firstLineChars="0" w:firstLine="0"/>
        <w:rPr>
          <w:rFonts w:ascii="宋体" w:hAnsi="宋体" w:cs="宋体" w:hint="eastAsia"/>
          <w:lang w:eastAsia="zh-CN"/>
        </w:rPr>
      </w:pPr>
      <w:r>
        <w:rPr>
          <w:rFonts w:ascii="宋体" w:hAnsi="宋体" w:cs="宋体" w:hint="eastAsia"/>
          <w:lang w:eastAsia="zh-CN"/>
        </w:rPr>
        <w:t xml:space="preserve">    运单编号、发货仓库、发货地、收货客户、收货联系人、收货联系电话、收货地址、运输数量，运单状态、任务单类型、任务单状态。</w:t>
      </w:r>
    </w:p>
    <w:p w14:paraId="54530F5F"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任务单表单字段：</w:t>
      </w:r>
    </w:p>
    <w:p w14:paraId="1181A1B5"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司机车牌号、司机姓名、司机电话、任务状态</w:t>
      </w:r>
    </w:p>
    <w:p w14:paraId="35254956"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任务单货物明细表单字段：</w:t>
      </w:r>
    </w:p>
    <w:p w14:paraId="727B4500"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物料名称、物料数量、规格型号、重量</w:t>
      </w:r>
      <w:bookmarkStart w:id="1702" w:name="_Toc635361755"/>
    </w:p>
    <w:p w14:paraId="7E130C41" w14:textId="77777777" w:rsidR="007C3827" w:rsidRDefault="00000000">
      <w:pPr>
        <w:pStyle w:val="3"/>
        <w:keepNext w:val="0"/>
        <w:spacing w:after="0" w:line="360" w:lineRule="auto"/>
        <w:rPr>
          <w:rFonts w:ascii="宋体" w:hAnsi="宋体" w:cs="宋体" w:hint="eastAsia"/>
          <w:lang w:eastAsia="zh-CN"/>
        </w:rPr>
      </w:pPr>
      <w:bookmarkStart w:id="1703" w:name="_Toc22075"/>
      <w:bookmarkStart w:id="1704" w:name="_Toc30585"/>
      <w:bookmarkStart w:id="1705" w:name="_Toc2696"/>
      <w:bookmarkStart w:id="1706" w:name="_Toc18631"/>
      <w:bookmarkStart w:id="1707" w:name="_Toc29370"/>
      <w:bookmarkStart w:id="1708" w:name="_Toc10300"/>
      <w:bookmarkStart w:id="1709" w:name="_Toc31858"/>
      <w:bookmarkStart w:id="1710" w:name="_Toc24428"/>
      <w:bookmarkStart w:id="1711" w:name="_Toc27637"/>
      <w:bookmarkStart w:id="1712" w:name="_Toc28503"/>
      <w:bookmarkStart w:id="1713" w:name="_Toc25072"/>
      <w:bookmarkStart w:id="1714" w:name="_Toc1422"/>
      <w:bookmarkStart w:id="1715" w:name="_Toc8626"/>
      <w:bookmarkStart w:id="1716" w:name="_Toc3607"/>
      <w:bookmarkStart w:id="1717" w:name="_Toc31328"/>
      <w:bookmarkStart w:id="1718" w:name="_Toc14712"/>
      <w:bookmarkStart w:id="1719" w:name="_Toc20513"/>
      <w:r>
        <w:rPr>
          <w:rFonts w:ascii="宋体" w:hAnsi="宋体" w:cs="宋体" w:hint="eastAsia"/>
          <w:lang w:eastAsia="zh-CN"/>
        </w:rPr>
        <w:t>个人中心</w:t>
      </w:r>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p>
    <w:p w14:paraId="3BCA122C" w14:textId="77777777" w:rsidR="007C3827" w:rsidRDefault="00000000">
      <w:pPr>
        <w:pStyle w:val="4"/>
        <w:keepNext w:val="0"/>
        <w:spacing w:after="0" w:line="360" w:lineRule="auto"/>
        <w:rPr>
          <w:rFonts w:ascii="宋体" w:hAnsi="宋体" w:cs="宋体" w:hint="eastAsia"/>
          <w:lang w:eastAsia="zh-CN"/>
        </w:rPr>
      </w:pPr>
      <w:bookmarkStart w:id="1720" w:name="_Toc25751"/>
      <w:r>
        <w:rPr>
          <w:rFonts w:ascii="宋体" w:hAnsi="宋体" w:cs="宋体" w:hint="eastAsia"/>
          <w:lang w:eastAsia="zh-CN"/>
        </w:rPr>
        <w:t>账号登录</w:t>
      </w:r>
      <w:bookmarkEnd w:id="1720"/>
    </w:p>
    <w:p w14:paraId="522805D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6475CDFE"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主要用于客户登录手机小程序端。</w:t>
      </w:r>
    </w:p>
    <w:p w14:paraId="166C79E5"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5A8CF9E4"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PC端创建客户信息时为客户开通账号，账号以客户手机号或其他唯一标识为登录账号，以默认密码 为登录密码。</w:t>
      </w:r>
    </w:p>
    <w:p w14:paraId="6D5B8667"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6B4010CE"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功能字段：账号、密码、登录</w:t>
      </w:r>
    </w:p>
    <w:p w14:paraId="13D1A48D" w14:textId="77777777" w:rsidR="007C3827" w:rsidRDefault="00000000">
      <w:pPr>
        <w:pStyle w:val="4"/>
        <w:keepNext w:val="0"/>
        <w:spacing w:after="0" w:line="360" w:lineRule="auto"/>
        <w:rPr>
          <w:rFonts w:ascii="宋体" w:hAnsi="宋体" w:cs="宋体" w:hint="eastAsia"/>
          <w:lang w:eastAsia="zh-CN"/>
        </w:rPr>
      </w:pPr>
      <w:bookmarkStart w:id="1721" w:name="_Toc17025"/>
      <w:r>
        <w:rPr>
          <w:rFonts w:ascii="宋体" w:hAnsi="宋体" w:cs="宋体" w:hint="eastAsia"/>
          <w:lang w:eastAsia="zh-CN"/>
        </w:rPr>
        <w:t>修改密码</w:t>
      </w:r>
      <w:bookmarkEnd w:id="1721"/>
    </w:p>
    <w:p w14:paraId="6CA2767C"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2FA854E8"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lastRenderedPageBreak/>
        <w:t>主要用于客户修改手机小程序端登录密码。</w:t>
      </w:r>
    </w:p>
    <w:p w14:paraId="67CE0472"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658D8425"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创建客户账号时设定了初始密码，其可根据自己的意愿选择修改登录密码。</w:t>
      </w:r>
    </w:p>
    <w:p w14:paraId="01136D84"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615D0DE9"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功能字段：修改密码、保存</w:t>
      </w:r>
    </w:p>
    <w:p w14:paraId="49EB7CE3" w14:textId="77777777" w:rsidR="007C3827" w:rsidRDefault="00000000">
      <w:pPr>
        <w:pStyle w:val="4"/>
        <w:keepNext w:val="0"/>
        <w:spacing w:after="0" w:line="360" w:lineRule="auto"/>
        <w:rPr>
          <w:rFonts w:ascii="宋体" w:hAnsi="宋体" w:cs="宋体" w:hint="eastAsia"/>
          <w:lang w:eastAsia="zh-CN"/>
        </w:rPr>
      </w:pPr>
      <w:bookmarkStart w:id="1722" w:name="_Toc16464"/>
      <w:r>
        <w:rPr>
          <w:rFonts w:ascii="宋体" w:hAnsi="宋体" w:cs="宋体" w:hint="eastAsia"/>
          <w:lang w:eastAsia="zh-CN"/>
        </w:rPr>
        <w:t>退出登录</w:t>
      </w:r>
      <w:bookmarkEnd w:id="1722"/>
    </w:p>
    <w:p w14:paraId="6A22DC37"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56671C52"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主要用于客户退出登录手机小程序端。</w:t>
      </w:r>
    </w:p>
    <w:p w14:paraId="4CB656AC"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0A27D902"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功能字段：退出登录</w:t>
      </w:r>
    </w:p>
    <w:p w14:paraId="35BCD102" w14:textId="77777777" w:rsidR="007C3827" w:rsidRDefault="00000000">
      <w:pPr>
        <w:pStyle w:val="2"/>
        <w:keepNext w:val="0"/>
        <w:spacing w:after="0" w:line="360" w:lineRule="auto"/>
        <w:rPr>
          <w:rFonts w:ascii="宋体" w:hAnsi="宋体" w:cs="宋体" w:hint="eastAsia"/>
          <w:lang w:eastAsia="zh-CN"/>
        </w:rPr>
      </w:pPr>
      <w:bookmarkStart w:id="1723" w:name="_Toc21645"/>
      <w:bookmarkStart w:id="1724" w:name="_Toc167"/>
      <w:bookmarkStart w:id="1725" w:name="_Toc23935"/>
      <w:bookmarkStart w:id="1726" w:name="_Toc10901"/>
      <w:bookmarkStart w:id="1727" w:name="_Toc9330"/>
      <w:bookmarkStart w:id="1728" w:name="_Toc9451"/>
      <w:bookmarkStart w:id="1729" w:name="_Toc25957"/>
      <w:bookmarkStart w:id="1730" w:name="_Toc11740"/>
      <w:bookmarkStart w:id="1731" w:name="_Toc5591"/>
      <w:bookmarkStart w:id="1732" w:name="_Toc26628"/>
      <w:bookmarkStart w:id="1733" w:name="_Toc3195"/>
      <w:bookmarkStart w:id="1734" w:name="_Toc21976"/>
      <w:bookmarkStart w:id="1735" w:name="_Toc7804"/>
      <w:bookmarkStart w:id="1736" w:name="_Toc20459"/>
      <w:bookmarkStart w:id="1737" w:name="_Toc1005"/>
      <w:bookmarkStart w:id="1738" w:name="_Toc306"/>
      <w:bookmarkStart w:id="1739" w:name="_Toc27575"/>
      <w:r>
        <w:rPr>
          <w:rFonts w:ascii="宋体" w:hAnsi="宋体" w:cs="宋体" w:hint="eastAsia"/>
          <w:lang w:eastAsia="zh-CN"/>
        </w:rPr>
        <w:t>外务（销售）微信小程序端功能</w:t>
      </w:r>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p>
    <w:p w14:paraId="27AB04CE" w14:textId="77777777" w:rsidR="007C3827" w:rsidRDefault="00000000">
      <w:pPr>
        <w:pStyle w:val="3"/>
        <w:keepNext w:val="0"/>
        <w:spacing w:after="0" w:line="360" w:lineRule="auto"/>
        <w:rPr>
          <w:rFonts w:ascii="宋体" w:hAnsi="宋体" w:cs="宋体" w:hint="eastAsia"/>
          <w:lang w:eastAsia="zh-CN"/>
        </w:rPr>
      </w:pPr>
      <w:bookmarkStart w:id="1740" w:name="_Toc3287"/>
      <w:bookmarkStart w:id="1741" w:name="_Toc22444"/>
      <w:bookmarkStart w:id="1742" w:name="_Toc6546"/>
      <w:bookmarkStart w:id="1743" w:name="_Toc8107"/>
      <w:bookmarkStart w:id="1744" w:name="_Toc27821"/>
      <w:bookmarkStart w:id="1745" w:name="_Toc30340"/>
      <w:bookmarkStart w:id="1746" w:name="_Toc27754"/>
      <w:bookmarkStart w:id="1747" w:name="_Toc25163"/>
      <w:bookmarkStart w:id="1748" w:name="_Toc32669"/>
      <w:bookmarkStart w:id="1749" w:name="_Toc14059"/>
      <w:bookmarkStart w:id="1750" w:name="_Toc1933"/>
      <w:bookmarkStart w:id="1751" w:name="_Toc31897"/>
      <w:bookmarkStart w:id="1752" w:name="_Toc16996"/>
      <w:bookmarkStart w:id="1753" w:name="_Toc30717"/>
      <w:bookmarkStart w:id="1754" w:name="_Toc22675"/>
      <w:bookmarkStart w:id="1755" w:name="_Toc25945"/>
      <w:bookmarkStart w:id="1756" w:name="_Toc30710"/>
      <w:r>
        <w:rPr>
          <w:rFonts w:ascii="宋体" w:hAnsi="宋体" w:cs="宋体" w:hint="eastAsia"/>
          <w:lang w:eastAsia="zh-CN"/>
        </w:rPr>
        <w:t>任务管理</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p>
    <w:p w14:paraId="66E42CD3"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5A987A42" w14:textId="77777777" w:rsidR="007C3827" w:rsidRDefault="00000000">
      <w:pPr>
        <w:pStyle w:val="10"/>
        <w:keepLines/>
        <w:spacing w:line="360" w:lineRule="auto"/>
        <w:ind w:leftChars="74" w:left="155" w:firstLineChars="74" w:firstLine="155"/>
        <w:rPr>
          <w:rFonts w:ascii="宋体" w:hAnsi="宋体" w:cs="宋体" w:hint="eastAsia"/>
          <w:lang w:eastAsia="zh-CN"/>
        </w:rPr>
      </w:pPr>
      <w:r>
        <w:rPr>
          <w:rFonts w:ascii="宋体" w:hAnsi="宋体" w:cs="宋体" w:hint="eastAsia"/>
          <w:lang w:eastAsia="zh-CN"/>
        </w:rPr>
        <w:t xml:space="preserve">    主要用于外务员（销售）用户在移动端进行登录，及查看所属物流订单信息，以及各订单、各车辆的运输节点，主要涵盖查询物流订单等业务功能。</w:t>
      </w:r>
    </w:p>
    <w:p w14:paraId="26972D7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10B8E363" w14:textId="77777777" w:rsidR="007C3827" w:rsidRDefault="00000000">
      <w:pPr>
        <w:pStyle w:val="10"/>
        <w:keepLines/>
        <w:numPr>
          <w:ilvl w:val="0"/>
          <w:numId w:val="162"/>
        </w:numPr>
        <w:spacing w:line="360" w:lineRule="auto"/>
        <w:ind w:firstLineChars="0"/>
        <w:rPr>
          <w:rFonts w:ascii="宋体" w:hAnsi="宋体" w:cs="宋体" w:hint="eastAsia"/>
          <w:lang w:eastAsia="zh-CN"/>
        </w:rPr>
      </w:pPr>
      <w:r>
        <w:rPr>
          <w:rFonts w:ascii="宋体" w:hAnsi="宋体" w:cs="宋体" w:hint="eastAsia"/>
          <w:lang w:eastAsia="zh-CN"/>
        </w:rPr>
        <w:t>查询：查询的当前外务员（销售）对应的未签收物流订单信息。</w:t>
      </w:r>
    </w:p>
    <w:p w14:paraId="1FF811AD"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查询字段：订单编号，订单时间，要求到货日期，运输方式，去向仓库、客户名称，收货联系人，联系电话，详细地址，订单类型。</w:t>
      </w:r>
    </w:p>
    <w:p w14:paraId="0ACAE2FB"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订单明细：物料编号、数量、箱数。</w:t>
      </w:r>
    </w:p>
    <w:p w14:paraId="24727573" w14:textId="77777777" w:rsidR="007C3827" w:rsidRDefault="00000000">
      <w:pPr>
        <w:pStyle w:val="10"/>
        <w:keepLines/>
        <w:numPr>
          <w:ilvl w:val="0"/>
          <w:numId w:val="162"/>
        </w:numPr>
        <w:spacing w:line="360" w:lineRule="auto"/>
        <w:ind w:firstLineChars="0"/>
        <w:rPr>
          <w:rFonts w:ascii="宋体" w:hAnsi="宋体" w:cs="宋体" w:hint="eastAsia"/>
          <w:lang w:eastAsia="zh-CN"/>
        </w:rPr>
      </w:pPr>
      <w:r>
        <w:rPr>
          <w:rFonts w:ascii="宋体" w:hAnsi="宋体" w:cs="宋体" w:hint="eastAsia"/>
          <w:lang w:eastAsia="zh-CN"/>
        </w:rPr>
        <w:t>节点跟踪：查询物流订单的节点信息和承运车辆位置。</w:t>
      </w:r>
    </w:p>
    <w:p w14:paraId="56109471"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t>时间轴方式展示物流订单节点，选择车牌号查询当前车辆位置。</w:t>
      </w:r>
    </w:p>
    <w:p w14:paraId="551BA0D2"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1FF5761A" w14:textId="77777777" w:rsidR="007C3827" w:rsidRDefault="00000000">
      <w:pPr>
        <w:pStyle w:val="10"/>
        <w:keepLines/>
        <w:numPr>
          <w:ilvl w:val="0"/>
          <w:numId w:val="164"/>
        </w:numPr>
        <w:spacing w:line="360" w:lineRule="auto"/>
        <w:ind w:firstLineChars="0" w:firstLine="420"/>
        <w:rPr>
          <w:rFonts w:ascii="宋体" w:hAnsi="宋体" w:cs="宋体" w:hint="eastAsia"/>
          <w:lang w:eastAsia="zh-CN"/>
        </w:rPr>
      </w:pPr>
      <w:r>
        <w:rPr>
          <w:rFonts w:ascii="宋体" w:hAnsi="宋体" w:cs="宋体" w:hint="eastAsia"/>
          <w:lang w:eastAsia="zh-CN"/>
        </w:rPr>
        <w:t>功能字段：查询、节点跟踪、位置查询</w:t>
      </w:r>
    </w:p>
    <w:p w14:paraId="26C086CF" w14:textId="77777777" w:rsidR="007C3827" w:rsidRDefault="00000000">
      <w:pPr>
        <w:pStyle w:val="10"/>
        <w:keepLines/>
        <w:numPr>
          <w:ilvl w:val="0"/>
          <w:numId w:val="165"/>
        </w:numPr>
        <w:spacing w:line="360" w:lineRule="auto"/>
        <w:ind w:firstLineChars="0"/>
        <w:rPr>
          <w:rFonts w:ascii="宋体" w:hAnsi="宋体" w:cs="宋体" w:hint="eastAsia"/>
          <w:lang w:eastAsia="zh-CN"/>
        </w:rPr>
      </w:pPr>
      <w:r>
        <w:rPr>
          <w:rFonts w:ascii="宋体" w:hAnsi="宋体" w:cs="宋体" w:hint="eastAsia"/>
          <w:lang w:eastAsia="zh-CN"/>
        </w:rPr>
        <w:t>物流订单查询字段：订单编号，订单时间，要求到货日期，运输方式，去向仓库、客户名称，收货联系人，联系电话，详细地址，订单类型。</w:t>
      </w:r>
    </w:p>
    <w:p w14:paraId="430071FD" w14:textId="77777777" w:rsidR="007C3827" w:rsidRDefault="00000000">
      <w:pPr>
        <w:pStyle w:val="10"/>
        <w:keepLines/>
        <w:numPr>
          <w:ilvl w:val="0"/>
          <w:numId w:val="164"/>
        </w:numPr>
        <w:spacing w:line="360" w:lineRule="auto"/>
        <w:ind w:firstLineChars="0"/>
        <w:rPr>
          <w:rFonts w:ascii="宋体" w:hAnsi="宋体" w:cs="宋体" w:hint="eastAsia"/>
          <w:lang w:eastAsia="zh-CN"/>
        </w:rPr>
      </w:pPr>
      <w:r>
        <w:rPr>
          <w:rFonts w:ascii="宋体" w:hAnsi="宋体" w:cs="宋体" w:hint="eastAsia"/>
          <w:lang w:eastAsia="zh-CN"/>
        </w:rPr>
        <w:t>节点跟踪信息：</w:t>
      </w:r>
    </w:p>
    <w:p w14:paraId="0321D8FF" w14:textId="77777777" w:rsidR="007C3827" w:rsidRDefault="00000000">
      <w:pPr>
        <w:pStyle w:val="10"/>
        <w:keepLines/>
        <w:spacing w:line="360" w:lineRule="auto"/>
        <w:ind w:left="420" w:firstLineChars="0"/>
        <w:rPr>
          <w:rFonts w:ascii="宋体" w:hAnsi="宋体" w:cs="宋体" w:hint="eastAsia"/>
          <w:lang w:eastAsia="zh-CN"/>
        </w:rPr>
      </w:pPr>
      <w:r>
        <w:rPr>
          <w:rFonts w:ascii="宋体" w:hAnsi="宋体" w:cs="宋体" w:hint="eastAsia"/>
          <w:lang w:eastAsia="zh-CN"/>
        </w:rPr>
        <w:lastRenderedPageBreak/>
        <w:t>节点信息（订单创建、分配承运商、派车、签收）、操作时间、车牌号、司机</w:t>
      </w:r>
    </w:p>
    <w:p w14:paraId="448E5932" w14:textId="77777777" w:rsidR="007C3827" w:rsidRDefault="00000000">
      <w:pPr>
        <w:pStyle w:val="3"/>
        <w:keepNext w:val="0"/>
        <w:spacing w:before="140" w:after="0" w:line="360" w:lineRule="auto"/>
        <w:rPr>
          <w:rFonts w:ascii="宋体" w:hAnsi="宋体" w:cs="宋体" w:hint="eastAsia"/>
          <w:lang w:eastAsia="zh-CN"/>
        </w:rPr>
      </w:pPr>
      <w:bookmarkStart w:id="1757" w:name="_Toc4588"/>
      <w:bookmarkStart w:id="1758" w:name="_Toc17038"/>
      <w:bookmarkStart w:id="1759" w:name="_Toc17822"/>
      <w:bookmarkStart w:id="1760" w:name="_Toc30447"/>
      <w:bookmarkStart w:id="1761" w:name="_Toc5118"/>
      <w:bookmarkStart w:id="1762" w:name="_Toc11534"/>
      <w:bookmarkStart w:id="1763" w:name="_Toc2267"/>
      <w:bookmarkStart w:id="1764" w:name="_Toc13230"/>
      <w:bookmarkStart w:id="1765" w:name="_Toc20886"/>
      <w:bookmarkStart w:id="1766" w:name="_Toc1763"/>
      <w:bookmarkStart w:id="1767" w:name="_Toc28994"/>
      <w:bookmarkStart w:id="1768" w:name="_Toc27681"/>
      <w:bookmarkStart w:id="1769" w:name="_Toc19213"/>
      <w:bookmarkStart w:id="1770" w:name="_Toc29402"/>
      <w:bookmarkStart w:id="1771" w:name="_Toc11921"/>
      <w:bookmarkStart w:id="1772" w:name="_Toc15644"/>
      <w:bookmarkStart w:id="1773" w:name="_Toc4867"/>
      <w:r>
        <w:rPr>
          <w:rFonts w:ascii="宋体" w:hAnsi="宋体" w:cs="宋体" w:hint="eastAsia"/>
          <w:lang w:eastAsia="zh-CN"/>
        </w:rPr>
        <w:t>个人中心</w:t>
      </w:r>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p>
    <w:p w14:paraId="2400B39A" w14:textId="77777777" w:rsidR="007C3827" w:rsidRDefault="00000000">
      <w:pPr>
        <w:pStyle w:val="4"/>
        <w:keepNext w:val="0"/>
        <w:spacing w:after="0" w:line="360" w:lineRule="auto"/>
        <w:rPr>
          <w:rFonts w:ascii="宋体" w:hAnsi="宋体" w:cs="宋体" w:hint="eastAsia"/>
          <w:lang w:eastAsia="zh-CN"/>
        </w:rPr>
      </w:pPr>
      <w:bookmarkStart w:id="1774" w:name="_Toc32497"/>
      <w:r>
        <w:rPr>
          <w:rFonts w:ascii="宋体" w:hAnsi="宋体" w:cs="宋体" w:hint="eastAsia"/>
          <w:lang w:eastAsia="zh-CN"/>
        </w:rPr>
        <w:t>账号登录</w:t>
      </w:r>
      <w:bookmarkEnd w:id="1774"/>
    </w:p>
    <w:p w14:paraId="49F6DCA8"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1E7BFE56" w14:textId="77777777" w:rsidR="007C3827" w:rsidRDefault="00000000">
      <w:pPr>
        <w:keepLines/>
        <w:spacing w:line="360" w:lineRule="auto"/>
        <w:ind w:firstLineChars="200" w:firstLine="420"/>
        <w:rPr>
          <w:rFonts w:ascii="宋体" w:hAnsi="宋体" w:cs="宋体" w:hint="eastAsia"/>
          <w:lang w:eastAsia="zh-CN"/>
        </w:rPr>
      </w:pPr>
      <w:r>
        <w:rPr>
          <w:rFonts w:ascii="宋体" w:hAnsi="宋体" w:cs="宋体" w:hint="eastAsia"/>
          <w:lang w:eastAsia="zh-CN"/>
        </w:rPr>
        <w:t>主要用于外务员（销售）登录手机小程序端。</w:t>
      </w:r>
    </w:p>
    <w:p w14:paraId="15D8F2E6"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关键逻辑描述</w:t>
      </w:r>
    </w:p>
    <w:p w14:paraId="3EEB2A3C" w14:textId="77777777" w:rsidR="007C3827" w:rsidRDefault="00000000">
      <w:pPr>
        <w:keepLines/>
        <w:numPr>
          <w:ilvl w:val="0"/>
          <w:numId w:val="144"/>
        </w:numPr>
        <w:spacing w:line="360" w:lineRule="auto"/>
        <w:rPr>
          <w:rFonts w:ascii="宋体" w:hAnsi="宋体" w:cs="宋体" w:hint="eastAsia"/>
          <w:lang w:eastAsia="zh-CN"/>
        </w:rPr>
      </w:pPr>
      <w:r>
        <w:rPr>
          <w:rFonts w:ascii="宋体" w:hAnsi="宋体" w:cs="宋体" w:hint="eastAsia"/>
          <w:lang w:eastAsia="zh-CN"/>
        </w:rPr>
        <w:t>PC端创建外务员（销售）账号。</w:t>
      </w:r>
    </w:p>
    <w:p w14:paraId="5EC020FA"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0BBE0737"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功能字段：账号、密码、登录</w:t>
      </w:r>
    </w:p>
    <w:p w14:paraId="14278E24" w14:textId="77777777" w:rsidR="007C3827" w:rsidRDefault="00000000">
      <w:pPr>
        <w:keepLines/>
        <w:numPr>
          <w:ilvl w:val="0"/>
          <w:numId w:val="161"/>
        </w:numPr>
        <w:spacing w:line="360" w:lineRule="auto"/>
        <w:rPr>
          <w:rFonts w:ascii="宋体" w:hAnsi="宋体" w:cs="宋体" w:hint="eastAsia"/>
          <w:lang w:eastAsia="zh-CN"/>
        </w:rPr>
      </w:pPr>
      <w:r>
        <w:rPr>
          <w:rFonts w:ascii="宋体" w:hAnsi="宋体" w:cs="宋体" w:hint="eastAsia"/>
          <w:lang w:eastAsia="zh-CN"/>
        </w:rPr>
        <w:t>根据外务员账号密码登录。</w:t>
      </w:r>
    </w:p>
    <w:p w14:paraId="4C84C7A8" w14:textId="77777777" w:rsidR="007C3827" w:rsidRDefault="00000000">
      <w:pPr>
        <w:pStyle w:val="4"/>
        <w:keepNext w:val="0"/>
        <w:spacing w:after="0" w:line="360" w:lineRule="auto"/>
        <w:rPr>
          <w:rFonts w:ascii="宋体" w:hAnsi="宋体" w:cs="宋体" w:hint="eastAsia"/>
          <w:lang w:eastAsia="zh-CN"/>
        </w:rPr>
      </w:pPr>
      <w:bookmarkStart w:id="1775" w:name="_Toc19815"/>
      <w:r>
        <w:rPr>
          <w:rFonts w:ascii="宋体" w:hAnsi="宋体" w:cs="宋体" w:hint="eastAsia"/>
          <w:lang w:eastAsia="zh-CN"/>
        </w:rPr>
        <w:t>退出登录</w:t>
      </w:r>
      <w:bookmarkEnd w:id="1775"/>
    </w:p>
    <w:p w14:paraId="1CEC43F0"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功能概述</w:t>
      </w:r>
    </w:p>
    <w:p w14:paraId="2EF701BD" w14:textId="77777777" w:rsidR="007C3827" w:rsidRDefault="00000000">
      <w:pPr>
        <w:pStyle w:val="a2"/>
        <w:keepLines/>
        <w:spacing w:after="0" w:line="360" w:lineRule="auto"/>
        <w:ind w:leftChars="74" w:left="155" w:firstLineChars="74" w:firstLine="155"/>
        <w:rPr>
          <w:rFonts w:ascii="宋体" w:hAnsi="宋体" w:cs="宋体" w:hint="eastAsia"/>
        </w:rPr>
      </w:pPr>
      <w:r>
        <w:rPr>
          <w:rFonts w:ascii="宋体" w:hAnsi="宋体" w:cs="宋体" w:hint="eastAsia"/>
        </w:rPr>
        <w:t>主要用于外务员退出登录手机小程序端。</w:t>
      </w:r>
    </w:p>
    <w:p w14:paraId="550A884D" w14:textId="77777777" w:rsidR="007C3827" w:rsidRDefault="00000000">
      <w:pPr>
        <w:keepLines/>
        <w:numPr>
          <w:ilvl w:val="0"/>
          <w:numId w:val="60"/>
        </w:numPr>
        <w:spacing w:line="360" w:lineRule="auto"/>
        <w:ind w:left="839"/>
        <w:rPr>
          <w:rFonts w:ascii="宋体" w:hAnsi="宋体" w:cs="宋体" w:hint="eastAsia"/>
          <w:lang w:eastAsia="zh-CN"/>
        </w:rPr>
      </w:pPr>
      <w:r>
        <w:rPr>
          <w:rFonts w:ascii="宋体" w:hAnsi="宋体" w:cs="宋体" w:hint="eastAsia"/>
          <w:lang w:eastAsia="zh-CN"/>
        </w:rPr>
        <w:t>关键字段</w:t>
      </w:r>
    </w:p>
    <w:p w14:paraId="101BC73F" w14:textId="77777777" w:rsidR="007C3827" w:rsidRDefault="00000000">
      <w:pPr>
        <w:pStyle w:val="a2"/>
        <w:keepLines/>
        <w:spacing w:line="360" w:lineRule="auto"/>
        <w:ind w:leftChars="74" w:left="155" w:firstLineChars="74" w:firstLine="155"/>
        <w:rPr>
          <w:rFonts w:ascii="宋体" w:hAnsi="宋体" w:cs="宋体" w:hint="eastAsia"/>
          <w:b/>
          <w:sz w:val="28"/>
        </w:rPr>
      </w:pPr>
      <w:r>
        <w:rPr>
          <w:rFonts w:ascii="宋体" w:hAnsi="宋体" w:cs="宋体" w:hint="eastAsia"/>
        </w:rPr>
        <w:t>功能字段：退出登录</w:t>
      </w:r>
    </w:p>
    <w:p w14:paraId="14B76420" w14:textId="77777777" w:rsidR="007C3827" w:rsidRDefault="007C3827">
      <w:pPr>
        <w:pStyle w:val="a2"/>
        <w:keepLines/>
        <w:spacing w:line="360" w:lineRule="auto"/>
        <w:ind w:leftChars="74" w:left="155" w:firstLineChars="74" w:firstLine="208"/>
        <w:rPr>
          <w:rFonts w:ascii="宋体" w:hAnsi="宋体" w:cs="宋体" w:hint="eastAsia"/>
          <w:b/>
          <w:sz w:val="28"/>
        </w:rPr>
      </w:pPr>
    </w:p>
    <w:p w14:paraId="5A88E7DB" w14:textId="77777777" w:rsidR="007C3827" w:rsidRDefault="007C3827">
      <w:pPr>
        <w:pStyle w:val="a2"/>
        <w:ind w:firstLineChars="0" w:firstLine="0"/>
        <w:rPr>
          <w:rFonts w:ascii="宋体" w:hAnsi="宋体" w:cs="宋体" w:hint="eastAsia"/>
          <w:b/>
          <w:sz w:val="28"/>
        </w:rPr>
      </w:pPr>
    </w:p>
    <w:p w14:paraId="51339A4B" w14:textId="77777777" w:rsidR="007C3827" w:rsidRDefault="00000000">
      <w:pPr>
        <w:numPr>
          <w:ilvl w:val="255"/>
          <w:numId w:val="0"/>
        </w:numPr>
        <w:rPr>
          <w:rFonts w:ascii="宋体" w:hAnsi="宋体" w:cs="宋体" w:hint="eastAsia"/>
          <w:sz w:val="28"/>
          <w:lang w:eastAsia="zh-CN"/>
        </w:rPr>
      </w:pPr>
      <w:bookmarkStart w:id="1776" w:name="_Toc26813"/>
      <w:bookmarkStart w:id="1777" w:name="_Toc15474"/>
      <w:bookmarkStart w:id="1778" w:name="_Toc10691"/>
      <w:commentRangeStart w:id="1779"/>
      <w:commentRangeEnd w:id="1779"/>
      <w:r>
        <w:rPr>
          <w:rStyle w:val="afe"/>
          <w:rFonts w:ascii="宋体" w:hAnsi="宋体" w:cs="宋体" w:hint="eastAsia"/>
          <w:sz w:val="28"/>
          <w:szCs w:val="28"/>
          <w:lang w:eastAsia="zh-CN"/>
        </w:rPr>
        <w:commentReference w:id="1779"/>
      </w:r>
      <w:r>
        <w:rPr>
          <w:rFonts w:ascii="宋体" w:hAnsi="宋体" w:cs="宋体" w:hint="eastAsia"/>
          <w:sz w:val="28"/>
          <w:lang w:eastAsia="zh-CN"/>
        </w:rPr>
        <w:br w:type="page"/>
      </w:r>
    </w:p>
    <w:p w14:paraId="47C67346" w14:textId="77777777" w:rsidR="007C3827" w:rsidRDefault="00000000">
      <w:pPr>
        <w:pStyle w:val="1"/>
        <w:keepNext w:val="0"/>
        <w:numPr>
          <w:ilvl w:val="255"/>
          <w:numId w:val="0"/>
        </w:numPr>
        <w:rPr>
          <w:rFonts w:ascii="宋体" w:hAnsi="宋体" w:cs="宋体" w:hint="eastAsia"/>
          <w:lang w:eastAsia="zh-CN"/>
        </w:rPr>
      </w:pPr>
      <w:bookmarkStart w:id="1780" w:name="_Toc8292"/>
      <w:bookmarkStart w:id="1781" w:name="_Toc10659"/>
      <w:bookmarkStart w:id="1782" w:name="_Toc31584"/>
      <w:bookmarkStart w:id="1783" w:name="_Toc19379"/>
      <w:bookmarkStart w:id="1784" w:name="_Toc24606"/>
      <w:bookmarkStart w:id="1785" w:name="_Toc31824"/>
      <w:bookmarkStart w:id="1786" w:name="_Toc4401"/>
      <w:bookmarkStart w:id="1787" w:name="_Toc25071"/>
      <w:bookmarkStart w:id="1788" w:name="_Toc16353"/>
      <w:r>
        <w:rPr>
          <w:rFonts w:ascii="宋体" w:hAnsi="宋体" w:cs="宋体" w:hint="eastAsia"/>
          <w:b w:val="0"/>
          <w:lang w:eastAsia="zh-CN"/>
        </w:rPr>
        <w:lastRenderedPageBreak/>
        <w:t>签字页</w:t>
      </w:r>
      <w:bookmarkEnd w:id="1776"/>
      <w:bookmarkEnd w:id="1777"/>
      <w:bookmarkEnd w:id="1778"/>
      <w:bookmarkEnd w:id="1780"/>
      <w:bookmarkEnd w:id="1781"/>
      <w:bookmarkEnd w:id="1782"/>
      <w:bookmarkEnd w:id="1783"/>
      <w:bookmarkEnd w:id="1784"/>
      <w:bookmarkEnd w:id="1785"/>
      <w:bookmarkEnd w:id="1786"/>
      <w:bookmarkEnd w:id="1787"/>
      <w:bookmarkEnd w:id="1788"/>
    </w:p>
    <w:p w14:paraId="23412623" w14:textId="77777777" w:rsidR="007C3827" w:rsidRDefault="00000000">
      <w:pPr>
        <w:pStyle w:val="F3"/>
        <w:keepLines/>
        <w:spacing w:before="156" w:after="156" w:line="360" w:lineRule="auto"/>
        <w:ind w:firstLineChars="0" w:firstLine="0"/>
        <w:rPr>
          <w:rFonts w:ascii="宋体" w:hAnsi="宋体" w:cs="宋体" w:hint="eastAsia"/>
        </w:rPr>
      </w:pPr>
      <w:r>
        <w:rPr>
          <w:rFonts w:ascii="宋体" w:hAnsi="宋体" w:cs="宋体" w:hint="eastAsia"/>
        </w:rPr>
        <w:t>双方代表各自在下面签署，以表示同意文件所约定的所有内容。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6"/>
      </w:tblGrid>
      <w:tr w:rsidR="007C3827" w14:paraId="6F44A03C" w14:textId="77777777">
        <w:tc>
          <w:tcPr>
            <w:tcW w:w="4535" w:type="dxa"/>
            <w:shd w:val="clear" w:color="auto" w:fill="EEECE1" w:themeFill="background2"/>
          </w:tcPr>
          <w:p w14:paraId="1560E129" w14:textId="4C5B90B7" w:rsidR="007C3827" w:rsidRDefault="00802F1C">
            <w:pPr>
              <w:keepLines/>
              <w:spacing w:line="360" w:lineRule="auto"/>
              <w:jc w:val="center"/>
              <w:rPr>
                <w:rFonts w:ascii="宋体" w:hAnsi="宋体" w:cs="宋体" w:hint="eastAsia"/>
                <w:szCs w:val="21"/>
                <w:lang w:eastAsia="zh-CN"/>
              </w:rPr>
            </w:pPr>
            <w:r>
              <w:rPr>
                <w:rFonts w:ascii="宋体" w:hAnsi="宋体" w:cs="宋体" w:hint="eastAsia"/>
                <w:szCs w:val="21"/>
                <w:lang w:eastAsia="zh-CN"/>
              </w:rPr>
              <w:t>SH控股集团有限公司</w:t>
            </w:r>
          </w:p>
        </w:tc>
        <w:tc>
          <w:tcPr>
            <w:tcW w:w="4535" w:type="dxa"/>
            <w:shd w:val="clear" w:color="auto" w:fill="EEECE1" w:themeFill="background2"/>
          </w:tcPr>
          <w:p w14:paraId="40AAB092" w14:textId="77777777" w:rsidR="007C3827" w:rsidRDefault="00000000">
            <w:pPr>
              <w:keepLines/>
              <w:spacing w:line="360" w:lineRule="auto"/>
              <w:jc w:val="center"/>
              <w:rPr>
                <w:rFonts w:ascii="宋体" w:hAnsi="宋体" w:cs="宋体" w:hint="eastAsia"/>
                <w:szCs w:val="21"/>
                <w:lang w:eastAsia="zh-CN"/>
              </w:rPr>
            </w:pPr>
            <w:r>
              <w:rPr>
                <w:rFonts w:ascii="宋体" w:hAnsi="宋体" w:cs="宋体" w:hint="eastAsia"/>
                <w:szCs w:val="21"/>
                <w:lang w:eastAsia="zh-CN"/>
              </w:rPr>
              <w:t>青岛家哇云网络科技有限公司</w:t>
            </w:r>
          </w:p>
        </w:tc>
      </w:tr>
      <w:tr w:rsidR="007C3827" w14:paraId="3722DD34" w14:textId="77777777">
        <w:trPr>
          <w:trHeight w:val="1624"/>
        </w:trPr>
        <w:tc>
          <w:tcPr>
            <w:tcW w:w="4535" w:type="dxa"/>
          </w:tcPr>
          <w:p w14:paraId="36C41DC6"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业务主要干系人：</w:t>
            </w:r>
          </w:p>
        </w:tc>
        <w:tc>
          <w:tcPr>
            <w:tcW w:w="4535" w:type="dxa"/>
          </w:tcPr>
          <w:p w14:paraId="1CB71810"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项目经理：</w:t>
            </w:r>
          </w:p>
        </w:tc>
      </w:tr>
      <w:tr w:rsidR="007C3827" w14:paraId="21C0F24A" w14:textId="77777777">
        <w:trPr>
          <w:trHeight w:val="357"/>
        </w:trPr>
        <w:tc>
          <w:tcPr>
            <w:tcW w:w="4535" w:type="dxa"/>
          </w:tcPr>
          <w:p w14:paraId="4F8CE0FE"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控股物流项目经理：</w:t>
            </w:r>
          </w:p>
        </w:tc>
        <w:tc>
          <w:tcPr>
            <w:tcW w:w="4535" w:type="dxa"/>
          </w:tcPr>
          <w:p w14:paraId="6AA04697"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开发负责人：</w:t>
            </w:r>
          </w:p>
        </w:tc>
      </w:tr>
      <w:tr w:rsidR="007C3827" w14:paraId="7D9AF108" w14:textId="77777777">
        <w:trPr>
          <w:trHeight w:val="395"/>
        </w:trPr>
        <w:tc>
          <w:tcPr>
            <w:tcW w:w="4535" w:type="dxa"/>
          </w:tcPr>
          <w:p w14:paraId="021BB5C9"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控股物流负责人</w:t>
            </w:r>
            <w:r>
              <w:rPr>
                <w:rFonts w:ascii="宋体" w:hAnsi="宋体" w:cs="宋体" w:hint="eastAsia"/>
                <w:szCs w:val="21"/>
              </w:rPr>
              <w:t>：</w:t>
            </w:r>
          </w:p>
        </w:tc>
        <w:tc>
          <w:tcPr>
            <w:tcW w:w="4535" w:type="dxa"/>
          </w:tcPr>
          <w:p w14:paraId="7C199CA2"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项目实施负责人：</w:t>
            </w:r>
          </w:p>
        </w:tc>
      </w:tr>
      <w:tr w:rsidR="007C3827" w14:paraId="284EBB98" w14:textId="77777777">
        <w:trPr>
          <w:trHeight w:val="393"/>
        </w:trPr>
        <w:tc>
          <w:tcPr>
            <w:tcW w:w="4535" w:type="dxa"/>
          </w:tcPr>
          <w:p w14:paraId="3C1DAC54"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控股IT项目经理：</w:t>
            </w:r>
          </w:p>
        </w:tc>
        <w:tc>
          <w:tcPr>
            <w:tcW w:w="4535" w:type="dxa"/>
          </w:tcPr>
          <w:p w14:paraId="5968E60F" w14:textId="77777777" w:rsidR="007C3827" w:rsidRDefault="007C3827">
            <w:pPr>
              <w:keepLines/>
              <w:spacing w:line="360" w:lineRule="auto"/>
              <w:rPr>
                <w:rFonts w:ascii="宋体" w:hAnsi="宋体" w:cs="宋体" w:hint="eastAsia"/>
                <w:szCs w:val="21"/>
                <w:lang w:eastAsia="zh-CN"/>
              </w:rPr>
            </w:pPr>
          </w:p>
        </w:tc>
      </w:tr>
      <w:tr w:rsidR="007C3827" w14:paraId="6A2F36FE" w14:textId="77777777">
        <w:trPr>
          <w:trHeight w:val="393"/>
        </w:trPr>
        <w:tc>
          <w:tcPr>
            <w:tcW w:w="4535" w:type="dxa"/>
          </w:tcPr>
          <w:p w14:paraId="6F7F9081"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控股IT负责人：</w:t>
            </w:r>
          </w:p>
        </w:tc>
        <w:tc>
          <w:tcPr>
            <w:tcW w:w="4535" w:type="dxa"/>
          </w:tcPr>
          <w:p w14:paraId="0BD7A059" w14:textId="77777777" w:rsidR="007C3827" w:rsidRDefault="007C3827">
            <w:pPr>
              <w:keepLines/>
              <w:spacing w:line="360" w:lineRule="auto"/>
              <w:rPr>
                <w:rFonts w:ascii="宋体" w:hAnsi="宋体" w:cs="宋体" w:hint="eastAsia"/>
                <w:szCs w:val="21"/>
                <w:lang w:eastAsia="zh-CN"/>
              </w:rPr>
            </w:pPr>
          </w:p>
        </w:tc>
      </w:tr>
      <w:tr w:rsidR="007C3827" w14:paraId="2FD6E855" w14:textId="77777777">
        <w:trPr>
          <w:trHeight w:val="382"/>
        </w:trPr>
        <w:tc>
          <w:tcPr>
            <w:tcW w:w="4535" w:type="dxa"/>
          </w:tcPr>
          <w:p w14:paraId="305DA51C" w14:textId="77777777" w:rsidR="007C3827" w:rsidRDefault="00000000">
            <w:pPr>
              <w:keepLines/>
              <w:spacing w:line="360" w:lineRule="auto"/>
              <w:rPr>
                <w:rFonts w:ascii="宋体" w:hAnsi="宋体" w:cs="宋体" w:hint="eastAsia"/>
                <w:szCs w:val="21"/>
              </w:rPr>
            </w:pPr>
            <w:r>
              <w:rPr>
                <w:rFonts w:ascii="宋体" w:hAnsi="宋体" w:cs="宋体" w:hint="eastAsia"/>
                <w:szCs w:val="21"/>
              </w:rPr>
              <w:t>日期：</w:t>
            </w:r>
          </w:p>
        </w:tc>
        <w:tc>
          <w:tcPr>
            <w:tcW w:w="4535" w:type="dxa"/>
          </w:tcPr>
          <w:p w14:paraId="13940029" w14:textId="77777777" w:rsidR="007C3827" w:rsidRDefault="00000000">
            <w:pPr>
              <w:keepLines/>
              <w:spacing w:line="360" w:lineRule="auto"/>
              <w:rPr>
                <w:rFonts w:ascii="宋体" w:hAnsi="宋体" w:cs="宋体" w:hint="eastAsia"/>
                <w:b/>
                <w:bCs w:val="0"/>
                <w:szCs w:val="21"/>
              </w:rPr>
            </w:pPr>
            <w:r>
              <w:rPr>
                <w:rFonts w:ascii="宋体" w:hAnsi="宋体" w:cs="宋体" w:hint="eastAsia"/>
                <w:szCs w:val="21"/>
              </w:rPr>
              <w:t>日期：</w:t>
            </w:r>
          </w:p>
        </w:tc>
      </w:tr>
      <w:tr w:rsidR="007C3827" w14:paraId="273568A6" w14:textId="77777777">
        <w:trPr>
          <w:trHeight w:val="1493"/>
        </w:trPr>
        <w:tc>
          <w:tcPr>
            <w:tcW w:w="4535" w:type="dxa"/>
          </w:tcPr>
          <w:p w14:paraId="629BCAA3" w14:textId="77777777" w:rsidR="007C3827" w:rsidRDefault="00000000">
            <w:pPr>
              <w:keepLines/>
              <w:spacing w:line="360" w:lineRule="auto"/>
              <w:rPr>
                <w:rFonts w:ascii="宋体" w:hAnsi="宋体" w:cs="宋体" w:hint="eastAsia"/>
                <w:szCs w:val="21"/>
                <w:lang w:eastAsia="zh-CN"/>
              </w:rPr>
            </w:pPr>
            <w:r>
              <w:rPr>
                <w:rFonts w:ascii="宋体" w:hAnsi="宋体" w:cs="宋体" w:hint="eastAsia"/>
                <w:szCs w:val="21"/>
                <w:lang w:eastAsia="zh-CN"/>
              </w:rPr>
              <w:t>盖章：</w:t>
            </w:r>
          </w:p>
        </w:tc>
        <w:tc>
          <w:tcPr>
            <w:tcW w:w="4535" w:type="dxa"/>
          </w:tcPr>
          <w:p w14:paraId="0DB9AD2E" w14:textId="77777777" w:rsidR="007C3827" w:rsidRDefault="00000000">
            <w:pPr>
              <w:keepLines/>
              <w:spacing w:line="360" w:lineRule="auto"/>
              <w:rPr>
                <w:rFonts w:ascii="宋体" w:hAnsi="宋体" w:cs="宋体" w:hint="eastAsia"/>
                <w:szCs w:val="21"/>
              </w:rPr>
            </w:pPr>
            <w:r>
              <w:rPr>
                <w:rFonts w:ascii="宋体" w:hAnsi="宋体" w:cs="宋体" w:hint="eastAsia"/>
                <w:szCs w:val="21"/>
                <w:lang w:eastAsia="zh-CN"/>
              </w:rPr>
              <w:t>盖章：</w:t>
            </w:r>
          </w:p>
        </w:tc>
      </w:tr>
    </w:tbl>
    <w:p w14:paraId="46FC5EDA" w14:textId="77777777" w:rsidR="007C3827" w:rsidRDefault="007C3827">
      <w:pPr>
        <w:pStyle w:val="F3"/>
        <w:keepLines/>
        <w:spacing w:before="156" w:after="156" w:line="360" w:lineRule="auto"/>
        <w:ind w:firstLineChars="0"/>
        <w:rPr>
          <w:rFonts w:ascii="宋体" w:hAnsi="宋体" w:cs="宋体" w:hint="eastAsia"/>
          <w:szCs w:val="21"/>
        </w:rPr>
      </w:pPr>
    </w:p>
    <w:sectPr w:rsidR="007C3827">
      <w:headerReference w:type="default" r:id="rId65"/>
      <w:footerReference w:type="default" r:id="rId66"/>
      <w:headerReference w:type="first" r:id="rId67"/>
      <w:footerReference w:type="first" r:id="rId68"/>
      <w:pgSz w:w="11906" w:h="16838"/>
      <w:pgMar w:top="1440" w:right="1418" w:bottom="1440" w:left="1418" w:header="851" w:footer="992"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79" w:author="风月无边" w:date="2023-04-25T08:51:00Z" w:initials="">
    <w:p w14:paraId="5DE922E2" w14:textId="77777777" w:rsidR="007C3827" w:rsidRDefault="00000000">
      <w:pPr>
        <w:pStyle w:val="a8"/>
      </w:pP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E92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E922E2" w16cid:durableId="5DE922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E82B" w14:textId="77777777" w:rsidR="00A77330" w:rsidRDefault="00A77330">
      <w:r>
        <w:separator/>
      </w:r>
    </w:p>
  </w:endnote>
  <w:endnote w:type="continuationSeparator" w:id="0">
    <w:p w14:paraId="44C8E155" w14:textId="77777777" w:rsidR="00A77330" w:rsidRDefault="00A77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Garamond">
    <w:altName w:val="苹方-简"/>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5BCE" w14:textId="77777777" w:rsidR="007C3827" w:rsidRDefault="00000000">
    <w:pPr>
      <w:pStyle w:val="ae"/>
    </w:pPr>
    <w:r>
      <w:rPr>
        <w:noProof/>
      </w:rPr>
      <mc:AlternateContent>
        <mc:Choice Requires="wps">
          <w:drawing>
            <wp:anchor distT="0" distB="0" distL="114300" distR="114300" simplePos="0" relativeHeight="251659264" behindDoc="0" locked="0" layoutInCell="1" allowOverlap="1" wp14:anchorId="39D87626" wp14:editId="4039636D">
              <wp:simplePos x="0" y="0"/>
              <wp:positionH relativeFrom="margin">
                <wp:align>center</wp:align>
              </wp:positionH>
              <wp:positionV relativeFrom="paragraph">
                <wp:posOffset>0</wp:posOffset>
              </wp:positionV>
              <wp:extent cx="1828800" cy="1828800"/>
              <wp:effectExtent l="0" t="0" r="0" b="0"/>
              <wp:wrapNone/>
              <wp:docPr id="123" name="文本框 1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8DD0D" w14:textId="77777777" w:rsidR="007C3827" w:rsidRDefault="00000000">
                          <w:pPr>
                            <w:pStyle w:val="ae"/>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D87626" id="_x0000_t202" coordsize="21600,21600" o:spt="202" path="m,l,21600r21600,l21600,xe">
              <v:stroke joinstyle="miter"/>
              <v:path gradientshapeok="t" o:connecttype="rect"/>
            </v:shapetype>
            <v:shape id="文本框 144"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C98DD0D" w14:textId="77777777" w:rsidR="007C3827" w:rsidRDefault="00000000">
                    <w:pPr>
                      <w:pStyle w:val="ae"/>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DE10" w14:textId="77777777" w:rsidR="007C3827" w:rsidRDefault="00000000">
    <w:pPr>
      <w:pStyle w:val="ae"/>
    </w:pPr>
    <w:r>
      <w:rPr>
        <w:noProof/>
      </w:rPr>
      <mc:AlternateContent>
        <mc:Choice Requires="wps">
          <w:drawing>
            <wp:anchor distT="0" distB="0" distL="114300" distR="114300" simplePos="0" relativeHeight="251660288" behindDoc="0" locked="0" layoutInCell="1" allowOverlap="1" wp14:anchorId="74A81B58" wp14:editId="702DFB7F">
              <wp:simplePos x="0" y="0"/>
              <wp:positionH relativeFrom="margin">
                <wp:align>center</wp:align>
              </wp:positionH>
              <wp:positionV relativeFrom="paragraph">
                <wp:posOffset>0</wp:posOffset>
              </wp:positionV>
              <wp:extent cx="1828800" cy="1828800"/>
              <wp:effectExtent l="0" t="0" r="0" b="0"/>
              <wp:wrapNone/>
              <wp:docPr id="12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C0B30" w14:textId="77777777" w:rsidR="007C3827" w:rsidRDefault="00000000">
                          <w:pPr>
                            <w:pStyle w:val="ae"/>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A81B58" id="_x0000_t202" coordsize="21600,21600" o:spt="202" path="m,l,21600r21600,l21600,xe">
              <v:stroke joinstyle="miter"/>
              <v:path gradientshapeok="t" o:connecttype="rect"/>
            </v:shapetype>
            <v:shape id="文本框 145"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09C0B30" w14:textId="77777777" w:rsidR="007C3827" w:rsidRDefault="00000000">
                    <w:pPr>
                      <w:pStyle w:val="ae"/>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F620" w14:textId="77777777" w:rsidR="007C3827" w:rsidRDefault="00000000">
    <w:pPr>
      <w:pStyle w:val="ae"/>
      <w:ind w:right="360"/>
      <w:jc w:val="right"/>
      <w:rPr>
        <w:sz w:val="20"/>
      </w:rPr>
    </w:pPr>
    <w:r>
      <w:rPr>
        <w:noProof/>
        <w:sz w:val="20"/>
      </w:rPr>
      <mc:AlternateContent>
        <mc:Choice Requires="wps">
          <w:drawing>
            <wp:anchor distT="0" distB="0" distL="114300" distR="114300" simplePos="0" relativeHeight="251661312" behindDoc="0" locked="0" layoutInCell="1" allowOverlap="1" wp14:anchorId="2F163325" wp14:editId="01B4DD99">
              <wp:simplePos x="0" y="0"/>
              <wp:positionH relativeFrom="margin">
                <wp:align>center</wp:align>
              </wp:positionH>
              <wp:positionV relativeFrom="paragraph">
                <wp:posOffset>0</wp:posOffset>
              </wp:positionV>
              <wp:extent cx="1828800" cy="1828800"/>
              <wp:effectExtent l="0" t="0" r="0" b="0"/>
              <wp:wrapNone/>
              <wp:docPr id="121" name="文本框 1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880341" w14:textId="77777777" w:rsidR="007C3827" w:rsidRDefault="00000000">
                          <w:pPr>
                            <w:pStyle w:val="ae"/>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163325" id="_x0000_t202" coordsize="21600,21600" o:spt="202" path="m,l,21600r21600,l21600,xe">
              <v:stroke joinstyle="miter"/>
              <v:path gradientshapeok="t" o:connecttype="rect"/>
            </v:shapetype>
            <v:shape id="文本框 146"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5880341" w14:textId="77777777" w:rsidR="007C3827" w:rsidRDefault="00000000">
                    <w:pPr>
                      <w:pStyle w:val="ae"/>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332F" w14:textId="77777777" w:rsidR="007C3827" w:rsidRDefault="00000000">
    <w:pPr>
      <w:pStyle w:val="ae"/>
    </w:pPr>
    <w:r>
      <w:rPr>
        <w:noProof/>
      </w:rPr>
      <mc:AlternateContent>
        <mc:Choice Requires="wps">
          <w:drawing>
            <wp:anchor distT="0" distB="0" distL="114300" distR="114300" simplePos="0" relativeHeight="251662336" behindDoc="0" locked="0" layoutInCell="1" allowOverlap="1" wp14:anchorId="12A5F12E" wp14:editId="032226D7">
              <wp:simplePos x="0" y="0"/>
              <wp:positionH relativeFrom="margin">
                <wp:align>center</wp:align>
              </wp:positionH>
              <wp:positionV relativeFrom="paragraph">
                <wp:posOffset>0</wp:posOffset>
              </wp:positionV>
              <wp:extent cx="1828800" cy="1828800"/>
              <wp:effectExtent l="0" t="0" r="0" b="0"/>
              <wp:wrapNone/>
              <wp:docPr id="119" name="文本框 1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BD8C0" w14:textId="77777777" w:rsidR="007C3827" w:rsidRDefault="00000000">
                          <w:pPr>
                            <w:pStyle w:val="ae"/>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A5F12E" id="_x0000_t202" coordsize="21600,21600" o:spt="202" path="m,l,21600r21600,l21600,xe">
              <v:stroke joinstyle="miter"/>
              <v:path gradientshapeok="t" o:connecttype="rect"/>
            </v:shapetype>
            <v:shape id="文本框 147" o:spid="_x0000_s1030"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00BD8C0" w14:textId="77777777" w:rsidR="007C3827" w:rsidRDefault="00000000">
                    <w:pPr>
                      <w:pStyle w:val="ae"/>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fldSimple w:instr=" NUMPAGES  \* MERGEFORMAT ">
                      <w:r w:rsidR="007C3827">
                        <w:t>173</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45A6A" w14:textId="77777777" w:rsidR="00A77330" w:rsidRDefault="00A77330">
      <w:r>
        <w:separator/>
      </w:r>
    </w:p>
  </w:footnote>
  <w:footnote w:type="continuationSeparator" w:id="0">
    <w:p w14:paraId="2C4D7735" w14:textId="77777777" w:rsidR="00A77330" w:rsidRDefault="00A77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BF41" w14:textId="77777777" w:rsidR="007C3827" w:rsidRDefault="00000000">
    <w:pPr>
      <w:pStyle w:val="af0"/>
      <w:jc w:val="left"/>
    </w:pPr>
    <w:r>
      <w:rPr>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3A6B" w14:textId="77777777" w:rsidR="007C3827" w:rsidRDefault="007C3827">
    <w:pPr>
      <w:pStyle w:val="af0"/>
      <w:ind w:firstLineChars="3150" w:firstLine="5670"/>
      <w:jc w:val="lef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DEED00"/>
    <w:multiLevelType w:val="multilevel"/>
    <w:tmpl w:val="81DEED00"/>
    <w:lvl w:ilvl="0">
      <w:start w:val="1"/>
      <w:numFmt w:val="bullet"/>
      <w:lvlText w:val=""/>
      <w:lvlJc w:val="left"/>
      <w:pPr>
        <w:ind w:left="126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81EF676B"/>
    <w:multiLevelType w:val="singleLevel"/>
    <w:tmpl w:val="81EF676B"/>
    <w:lvl w:ilvl="0">
      <w:start w:val="1"/>
      <w:numFmt w:val="bullet"/>
      <w:lvlText w:val=""/>
      <w:lvlJc w:val="left"/>
      <w:pPr>
        <w:ind w:left="420" w:hanging="420"/>
      </w:pPr>
      <w:rPr>
        <w:rFonts w:ascii="Wingdings" w:hAnsi="Wingdings" w:hint="default"/>
      </w:rPr>
    </w:lvl>
  </w:abstractNum>
  <w:abstractNum w:abstractNumId="2" w15:restartNumberingAfterBreak="0">
    <w:nsid w:val="82510F70"/>
    <w:multiLevelType w:val="singleLevel"/>
    <w:tmpl w:val="82510F70"/>
    <w:lvl w:ilvl="0">
      <w:start w:val="1"/>
      <w:numFmt w:val="bullet"/>
      <w:lvlText w:val=""/>
      <w:lvlJc w:val="left"/>
      <w:pPr>
        <w:ind w:left="420" w:hanging="420"/>
      </w:pPr>
      <w:rPr>
        <w:rFonts w:ascii="Wingdings" w:hAnsi="Wingdings" w:hint="default"/>
      </w:rPr>
    </w:lvl>
  </w:abstractNum>
  <w:abstractNum w:abstractNumId="3" w15:restartNumberingAfterBreak="0">
    <w:nsid w:val="84DEFB83"/>
    <w:multiLevelType w:val="singleLevel"/>
    <w:tmpl w:val="84DEFB83"/>
    <w:lvl w:ilvl="0">
      <w:start w:val="1"/>
      <w:numFmt w:val="bullet"/>
      <w:lvlText w:val=""/>
      <w:lvlJc w:val="left"/>
      <w:pPr>
        <w:ind w:left="1050" w:hanging="420"/>
      </w:pPr>
      <w:rPr>
        <w:rFonts w:ascii="Wingdings" w:hAnsi="Wingdings" w:hint="default"/>
      </w:rPr>
    </w:lvl>
  </w:abstractNum>
  <w:abstractNum w:abstractNumId="4" w15:restartNumberingAfterBreak="0">
    <w:nsid w:val="8531924F"/>
    <w:multiLevelType w:val="singleLevel"/>
    <w:tmpl w:val="8531924F"/>
    <w:lvl w:ilvl="0">
      <w:start w:val="1"/>
      <w:numFmt w:val="bullet"/>
      <w:lvlText w:val=""/>
      <w:lvlJc w:val="left"/>
      <w:pPr>
        <w:ind w:left="1470" w:hanging="420"/>
      </w:pPr>
      <w:rPr>
        <w:rFonts w:ascii="Wingdings" w:hAnsi="Wingdings" w:hint="default"/>
      </w:rPr>
    </w:lvl>
  </w:abstractNum>
  <w:abstractNum w:abstractNumId="5" w15:restartNumberingAfterBreak="0">
    <w:nsid w:val="85DDD165"/>
    <w:multiLevelType w:val="multilevel"/>
    <w:tmpl w:val="85DDD165"/>
    <w:lvl w:ilvl="0">
      <w:start w:val="1"/>
      <w:numFmt w:val="bullet"/>
      <w:lvlText w:val=""/>
      <w:lvlJc w:val="left"/>
      <w:pPr>
        <w:tabs>
          <w:tab w:val="left" w:pos="420"/>
        </w:tabs>
        <w:ind w:left="1051" w:hanging="420"/>
      </w:pPr>
      <w:rPr>
        <w:rFonts w:ascii="Wingdings" w:hAnsi="Wingdings" w:hint="default"/>
      </w:rPr>
    </w:lvl>
    <w:lvl w:ilvl="1">
      <w:start w:val="1"/>
      <w:numFmt w:val="bullet"/>
      <w:lvlText w:val=""/>
      <w:lvlJc w:val="left"/>
      <w:pPr>
        <w:tabs>
          <w:tab w:val="left" w:pos="840"/>
        </w:tabs>
        <w:ind w:left="1471" w:hanging="420"/>
      </w:pPr>
      <w:rPr>
        <w:rFonts w:ascii="Wingdings" w:hAnsi="Wingdings" w:hint="default"/>
      </w:rPr>
    </w:lvl>
    <w:lvl w:ilvl="2">
      <w:start w:val="1"/>
      <w:numFmt w:val="bullet"/>
      <w:lvlText w:val=""/>
      <w:lvlJc w:val="left"/>
      <w:pPr>
        <w:tabs>
          <w:tab w:val="left" w:pos="1260"/>
        </w:tabs>
        <w:ind w:left="1891" w:hanging="420"/>
      </w:pPr>
      <w:rPr>
        <w:rFonts w:ascii="Wingdings" w:hAnsi="Wingdings" w:hint="default"/>
      </w:rPr>
    </w:lvl>
    <w:lvl w:ilvl="3">
      <w:start w:val="1"/>
      <w:numFmt w:val="bullet"/>
      <w:lvlText w:val=""/>
      <w:lvlJc w:val="left"/>
      <w:pPr>
        <w:tabs>
          <w:tab w:val="left" w:pos="1680"/>
        </w:tabs>
        <w:ind w:left="2311" w:hanging="420"/>
      </w:pPr>
      <w:rPr>
        <w:rFonts w:ascii="Wingdings" w:hAnsi="Wingdings" w:hint="default"/>
      </w:rPr>
    </w:lvl>
    <w:lvl w:ilvl="4">
      <w:start w:val="1"/>
      <w:numFmt w:val="bullet"/>
      <w:lvlText w:val=""/>
      <w:lvlJc w:val="left"/>
      <w:pPr>
        <w:tabs>
          <w:tab w:val="left" w:pos="2100"/>
        </w:tabs>
        <w:ind w:left="2731" w:hanging="420"/>
      </w:pPr>
      <w:rPr>
        <w:rFonts w:ascii="Wingdings" w:hAnsi="Wingdings" w:hint="default"/>
      </w:rPr>
    </w:lvl>
    <w:lvl w:ilvl="5">
      <w:start w:val="1"/>
      <w:numFmt w:val="bullet"/>
      <w:lvlText w:val=""/>
      <w:lvlJc w:val="left"/>
      <w:pPr>
        <w:tabs>
          <w:tab w:val="left" w:pos="2520"/>
        </w:tabs>
        <w:ind w:left="3151" w:hanging="420"/>
      </w:pPr>
      <w:rPr>
        <w:rFonts w:ascii="Wingdings" w:hAnsi="Wingdings" w:hint="default"/>
      </w:rPr>
    </w:lvl>
    <w:lvl w:ilvl="6">
      <w:start w:val="1"/>
      <w:numFmt w:val="bullet"/>
      <w:lvlText w:val=""/>
      <w:lvlJc w:val="left"/>
      <w:pPr>
        <w:tabs>
          <w:tab w:val="left" w:pos="2940"/>
        </w:tabs>
        <w:ind w:left="3571" w:hanging="420"/>
      </w:pPr>
      <w:rPr>
        <w:rFonts w:ascii="Wingdings" w:hAnsi="Wingdings" w:hint="default"/>
      </w:rPr>
    </w:lvl>
    <w:lvl w:ilvl="7">
      <w:start w:val="1"/>
      <w:numFmt w:val="bullet"/>
      <w:lvlText w:val=""/>
      <w:lvlJc w:val="left"/>
      <w:pPr>
        <w:tabs>
          <w:tab w:val="left" w:pos="3360"/>
        </w:tabs>
        <w:ind w:left="3991" w:hanging="420"/>
      </w:pPr>
      <w:rPr>
        <w:rFonts w:ascii="Wingdings" w:hAnsi="Wingdings" w:hint="default"/>
      </w:rPr>
    </w:lvl>
    <w:lvl w:ilvl="8">
      <w:start w:val="1"/>
      <w:numFmt w:val="bullet"/>
      <w:lvlText w:val=""/>
      <w:lvlJc w:val="left"/>
      <w:pPr>
        <w:tabs>
          <w:tab w:val="left" w:pos="3780"/>
        </w:tabs>
        <w:ind w:left="4411" w:hanging="420"/>
      </w:pPr>
      <w:rPr>
        <w:rFonts w:ascii="Wingdings" w:hAnsi="Wingdings" w:hint="default"/>
      </w:rPr>
    </w:lvl>
  </w:abstractNum>
  <w:abstractNum w:abstractNumId="6" w15:restartNumberingAfterBreak="0">
    <w:nsid w:val="88D0B5E1"/>
    <w:multiLevelType w:val="multilevel"/>
    <w:tmpl w:val="88D0B5E1"/>
    <w:lvl w:ilvl="0">
      <w:start w:val="1"/>
      <w:numFmt w:val="bullet"/>
      <w:lvlText w:val=""/>
      <w:lvlJc w:val="left"/>
      <w:pPr>
        <w:tabs>
          <w:tab w:val="left" w:pos="420"/>
        </w:tabs>
        <w:ind w:left="1050" w:hanging="420"/>
      </w:pPr>
      <w:rPr>
        <w:rFonts w:ascii="Wingdings" w:hAnsi="Wingdings" w:hint="default"/>
      </w:rPr>
    </w:lvl>
    <w:lvl w:ilvl="1">
      <w:start w:val="1"/>
      <w:numFmt w:val="bullet"/>
      <w:lvlText w:val=""/>
      <w:lvlJc w:val="left"/>
      <w:pPr>
        <w:tabs>
          <w:tab w:val="left" w:pos="840"/>
        </w:tabs>
        <w:ind w:left="1470" w:hanging="420"/>
      </w:pPr>
      <w:rPr>
        <w:rFonts w:ascii="Wingdings" w:hAnsi="Wingdings" w:hint="default"/>
      </w:rPr>
    </w:lvl>
    <w:lvl w:ilvl="2">
      <w:start w:val="1"/>
      <w:numFmt w:val="bullet"/>
      <w:lvlText w:val=""/>
      <w:lvlJc w:val="left"/>
      <w:pPr>
        <w:tabs>
          <w:tab w:val="left" w:pos="1260"/>
        </w:tabs>
        <w:ind w:left="1890" w:hanging="420"/>
      </w:pPr>
      <w:rPr>
        <w:rFonts w:ascii="Wingdings" w:hAnsi="Wingdings" w:hint="default"/>
      </w:rPr>
    </w:lvl>
    <w:lvl w:ilvl="3">
      <w:start w:val="1"/>
      <w:numFmt w:val="bullet"/>
      <w:lvlText w:val=""/>
      <w:lvlJc w:val="left"/>
      <w:pPr>
        <w:tabs>
          <w:tab w:val="left" w:pos="1680"/>
        </w:tabs>
        <w:ind w:left="2310" w:hanging="420"/>
      </w:pPr>
      <w:rPr>
        <w:rFonts w:ascii="Wingdings" w:hAnsi="Wingdings" w:hint="default"/>
      </w:rPr>
    </w:lvl>
    <w:lvl w:ilvl="4">
      <w:start w:val="1"/>
      <w:numFmt w:val="bullet"/>
      <w:lvlText w:val=""/>
      <w:lvlJc w:val="left"/>
      <w:pPr>
        <w:tabs>
          <w:tab w:val="left" w:pos="2100"/>
        </w:tabs>
        <w:ind w:left="2730" w:hanging="420"/>
      </w:pPr>
      <w:rPr>
        <w:rFonts w:ascii="Wingdings" w:hAnsi="Wingdings" w:hint="default"/>
      </w:rPr>
    </w:lvl>
    <w:lvl w:ilvl="5">
      <w:start w:val="1"/>
      <w:numFmt w:val="bullet"/>
      <w:lvlText w:val=""/>
      <w:lvlJc w:val="left"/>
      <w:pPr>
        <w:tabs>
          <w:tab w:val="left" w:pos="2520"/>
        </w:tabs>
        <w:ind w:left="3150" w:hanging="420"/>
      </w:pPr>
      <w:rPr>
        <w:rFonts w:ascii="Wingdings" w:hAnsi="Wingdings" w:hint="default"/>
      </w:rPr>
    </w:lvl>
    <w:lvl w:ilvl="6">
      <w:start w:val="1"/>
      <w:numFmt w:val="bullet"/>
      <w:lvlText w:val=""/>
      <w:lvlJc w:val="left"/>
      <w:pPr>
        <w:tabs>
          <w:tab w:val="left" w:pos="2940"/>
        </w:tabs>
        <w:ind w:left="3570" w:hanging="420"/>
      </w:pPr>
      <w:rPr>
        <w:rFonts w:ascii="Wingdings" w:hAnsi="Wingdings" w:hint="default"/>
      </w:rPr>
    </w:lvl>
    <w:lvl w:ilvl="7">
      <w:start w:val="1"/>
      <w:numFmt w:val="bullet"/>
      <w:lvlText w:val=""/>
      <w:lvlJc w:val="left"/>
      <w:pPr>
        <w:tabs>
          <w:tab w:val="left" w:pos="3360"/>
        </w:tabs>
        <w:ind w:left="3990" w:hanging="420"/>
      </w:pPr>
      <w:rPr>
        <w:rFonts w:ascii="Wingdings" w:hAnsi="Wingdings" w:hint="default"/>
      </w:rPr>
    </w:lvl>
    <w:lvl w:ilvl="8">
      <w:start w:val="1"/>
      <w:numFmt w:val="bullet"/>
      <w:lvlText w:val=""/>
      <w:lvlJc w:val="left"/>
      <w:pPr>
        <w:tabs>
          <w:tab w:val="left" w:pos="3780"/>
        </w:tabs>
        <w:ind w:left="4410" w:hanging="420"/>
      </w:pPr>
      <w:rPr>
        <w:rFonts w:ascii="Wingdings" w:hAnsi="Wingdings" w:hint="default"/>
      </w:rPr>
    </w:lvl>
  </w:abstractNum>
  <w:abstractNum w:abstractNumId="7" w15:restartNumberingAfterBreak="0">
    <w:nsid w:val="891E5846"/>
    <w:multiLevelType w:val="singleLevel"/>
    <w:tmpl w:val="891E5846"/>
    <w:lvl w:ilvl="0">
      <w:start w:val="1"/>
      <w:numFmt w:val="bullet"/>
      <w:lvlText w:val=""/>
      <w:lvlJc w:val="left"/>
      <w:pPr>
        <w:ind w:left="1050" w:hanging="420"/>
      </w:pPr>
      <w:rPr>
        <w:rFonts w:ascii="Wingdings" w:hAnsi="Wingdings" w:hint="default"/>
      </w:rPr>
    </w:lvl>
  </w:abstractNum>
  <w:abstractNum w:abstractNumId="8" w15:restartNumberingAfterBreak="0">
    <w:nsid w:val="89AAD505"/>
    <w:multiLevelType w:val="singleLevel"/>
    <w:tmpl w:val="89AAD505"/>
    <w:lvl w:ilvl="0">
      <w:start w:val="1"/>
      <w:numFmt w:val="bullet"/>
      <w:lvlText w:val=""/>
      <w:lvlJc w:val="left"/>
      <w:pPr>
        <w:ind w:left="631" w:hanging="420"/>
      </w:pPr>
      <w:rPr>
        <w:rFonts w:ascii="Wingdings" w:hAnsi="Wingdings" w:hint="default"/>
      </w:rPr>
    </w:lvl>
  </w:abstractNum>
  <w:abstractNum w:abstractNumId="9" w15:restartNumberingAfterBreak="0">
    <w:nsid w:val="8AF259A6"/>
    <w:multiLevelType w:val="singleLevel"/>
    <w:tmpl w:val="8AF259A6"/>
    <w:lvl w:ilvl="0">
      <w:start w:val="1"/>
      <w:numFmt w:val="bullet"/>
      <w:lvlText w:val=""/>
      <w:lvlJc w:val="left"/>
      <w:pPr>
        <w:ind w:left="630" w:hanging="420"/>
      </w:pPr>
      <w:rPr>
        <w:rFonts w:ascii="Wingdings" w:hAnsi="Wingdings" w:hint="default"/>
      </w:rPr>
    </w:lvl>
  </w:abstractNum>
  <w:abstractNum w:abstractNumId="10" w15:restartNumberingAfterBreak="0">
    <w:nsid w:val="8B1876DF"/>
    <w:multiLevelType w:val="singleLevel"/>
    <w:tmpl w:val="8B1876DF"/>
    <w:lvl w:ilvl="0">
      <w:start w:val="1"/>
      <w:numFmt w:val="bullet"/>
      <w:lvlText w:val=""/>
      <w:lvlJc w:val="left"/>
      <w:pPr>
        <w:ind w:left="1470" w:hanging="420"/>
      </w:pPr>
      <w:rPr>
        <w:rFonts w:ascii="Wingdings" w:hAnsi="Wingdings" w:hint="default"/>
      </w:rPr>
    </w:lvl>
  </w:abstractNum>
  <w:abstractNum w:abstractNumId="11" w15:restartNumberingAfterBreak="0">
    <w:nsid w:val="8B7066C8"/>
    <w:multiLevelType w:val="singleLevel"/>
    <w:tmpl w:val="8B7066C8"/>
    <w:lvl w:ilvl="0">
      <w:start w:val="1"/>
      <w:numFmt w:val="bullet"/>
      <w:lvlText w:val=""/>
      <w:lvlJc w:val="left"/>
      <w:pPr>
        <w:ind w:left="420" w:hanging="420"/>
      </w:pPr>
      <w:rPr>
        <w:rFonts w:ascii="Wingdings" w:hAnsi="Wingdings" w:hint="default"/>
      </w:rPr>
    </w:lvl>
  </w:abstractNum>
  <w:abstractNum w:abstractNumId="12" w15:restartNumberingAfterBreak="0">
    <w:nsid w:val="8CB5AEF1"/>
    <w:multiLevelType w:val="singleLevel"/>
    <w:tmpl w:val="8CB5AEF1"/>
    <w:lvl w:ilvl="0">
      <w:start w:val="1"/>
      <w:numFmt w:val="bullet"/>
      <w:lvlText w:val=""/>
      <w:lvlJc w:val="left"/>
      <w:pPr>
        <w:ind w:left="1260" w:hanging="420"/>
      </w:pPr>
      <w:rPr>
        <w:rFonts w:ascii="Wingdings" w:hAnsi="Wingdings" w:hint="default"/>
      </w:rPr>
    </w:lvl>
  </w:abstractNum>
  <w:abstractNum w:abstractNumId="13" w15:restartNumberingAfterBreak="0">
    <w:nsid w:val="8E58F33B"/>
    <w:multiLevelType w:val="singleLevel"/>
    <w:tmpl w:val="8E58F33B"/>
    <w:lvl w:ilvl="0">
      <w:start w:val="1"/>
      <w:numFmt w:val="bullet"/>
      <w:lvlText w:val=""/>
      <w:lvlJc w:val="left"/>
      <w:pPr>
        <w:ind w:left="840" w:hanging="420"/>
      </w:pPr>
      <w:rPr>
        <w:rFonts w:ascii="Wingdings" w:hAnsi="Wingdings" w:hint="default"/>
      </w:rPr>
    </w:lvl>
  </w:abstractNum>
  <w:abstractNum w:abstractNumId="14" w15:restartNumberingAfterBreak="0">
    <w:nsid w:val="8E5EAC23"/>
    <w:multiLevelType w:val="singleLevel"/>
    <w:tmpl w:val="8E5EAC23"/>
    <w:lvl w:ilvl="0">
      <w:start w:val="1"/>
      <w:numFmt w:val="bullet"/>
      <w:lvlText w:val=""/>
      <w:lvlJc w:val="left"/>
      <w:pPr>
        <w:tabs>
          <w:tab w:val="left" w:pos="420"/>
        </w:tabs>
        <w:ind w:left="1051" w:hanging="420"/>
      </w:pPr>
      <w:rPr>
        <w:rFonts w:ascii="Wingdings" w:hAnsi="Wingdings" w:hint="default"/>
      </w:rPr>
    </w:lvl>
  </w:abstractNum>
  <w:abstractNum w:abstractNumId="15" w15:restartNumberingAfterBreak="0">
    <w:nsid w:val="8E6CCF6E"/>
    <w:multiLevelType w:val="singleLevel"/>
    <w:tmpl w:val="8E6CCF6E"/>
    <w:lvl w:ilvl="0">
      <w:start w:val="1"/>
      <w:numFmt w:val="bullet"/>
      <w:lvlText w:val=""/>
      <w:lvlJc w:val="left"/>
      <w:pPr>
        <w:tabs>
          <w:tab w:val="left" w:pos="420"/>
        </w:tabs>
        <w:ind w:left="1262" w:hanging="420"/>
      </w:pPr>
      <w:rPr>
        <w:rFonts w:ascii="Wingdings" w:hAnsi="Wingdings" w:hint="default"/>
      </w:rPr>
    </w:lvl>
  </w:abstractNum>
  <w:abstractNum w:abstractNumId="16" w15:restartNumberingAfterBreak="0">
    <w:nsid w:val="90D42C76"/>
    <w:multiLevelType w:val="singleLevel"/>
    <w:tmpl w:val="90D42C76"/>
    <w:lvl w:ilvl="0">
      <w:start w:val="1"/>
      <w:numFmt w:val="bullet"/>
      <w:lvlText w:val=""/>
      <w:lvlJc w:val="left"/>
      <w:pPr>
        <w:ind w:left="1945" w:hanging="420"/>
      </w:pPr>
      <w:rPr>
        <w:rFonts w:ascii="Wingdings" w:hAnsi="Wingdings" w:hint="default"/>
      </w:rPr>
    </w:lvl>
  </w:abstractNum>
  <w:abstractNum w:abstractNumId="17" w15:restartNumberingAfterBreak="0">
    <w:nsid w:val="97DE6AEA"/>
    <w:multiLevelType w:val="multilevel"/>
    <w:tmpl w:val="97DE6AEA"/>
    <w:lvl w:ilvl="0">
      <w:start w:val="1"/>
      <w:numFmt w:val="bullet"/>
      <w:lvlText w:val=""/>
      <w:lvlJc w:val="left"/>
      <w:pPr>
        <w:tabs>
          <w:tab w:val="left" w:pos="420"/>
        </w:tabs>
        <w:ind w:left="1105" w:hanging="420"/>
      </w:pPr>
      <w:rPr>
        <w:rFonts w:ascii="Wingdings" w:hAnsi="Wingdings" w:hint="default"/>
      </w:rPr>
    </w:lvl>
    <w:lvl w:ilvl="1">
      <w:start w:val="1"/>
      <w:numFmt w:val="bullet"/>
      <w:lvlText w:val=""/>
      <w:lvlJc w:val="left"/>
      <w:pPr>
        <w:tabs>
          <w:tab w:val="left" w:pos="840"/>
        </w:tabs>
        <w:ind w:left="1525" w:hanging="420"/>
      </w:pPr>
      <w:rPr>
        <w:rFonts w:ascii="Wingdings" w:hAnsi="Wingdings" w:hint="default"/>
      </w:rPr>
    </w:lvl>
    <w:lvl w:ilvl="2">
      <w:start w:val="1"/>
      <w:numFmt w:val="bullet"/>
      <w:lvlText w:val=""/>
      <w:lvlJc w:val="left"/>
      <w:pPr>
        <w:tabs>
          <w:tab w:val="left" w:pos="1260"/>
        </w:tabs>
        <w:ind w:left="1945" w:hanging="420"/>
      </w:pPr>
      <w:rPr>
        <w:rFonts w:ascii="Wingdings" w:hAnsi="Wingdings" w:hint="default"/>
      </w:rPr>
    </w:lvl>
    <w:lvl w:ilvl="3">
      <w:start w:val="1"/>
      <w:numFmt w:val="bullet"/>
      <w:lvlText w:val=""/>
      <w:lvlJc w:val="left"/>
      <w:pPr>
        <w:tabs>
          <w:tab w:val="left" w:pos="1680"/>
        </w:tabs>
        <w:ind w:left="2365" w:hanging="420"/>
      </w:pPr>
      <w:rPr>
        <w:rFonts w:ascii="Wingdings" w:hAnsi="Wingdings" w:hint="default"/>
      </w:rPr>
    </w:lvl>
    <w:lvl w:ilvl="4">
      <w:start w:val="1"/>
      <w:numFmt w:val="bullet"/>
      <w:lvlText w:val=""/>
      <w:lvlJc w:val="left"/>
      <w:pPr>
        <w:tabs>
          <w:tab w:val="left" w:pos="2100"/>
        </w:tabs>
        <w:ind w:left="2785" w:hanging="420"/>
      </w:pPr>
      <w:rPr>
        <w:rFonts w:ascii="Wingdings" w:hAnsi="Wingdings" w:hint="default"/>
      </w:rPr>
    </w:lvl>
    <w:lvl w:ilvl="5">
      <w:start w:val="1"/>
      <w:numFmt w:val="bullet"/>
      <w:lvlText w:val=""/>
      <w:lvlJc w:val="left"/>
      <w:pPr>
        <w:tabs>
          <w:tab w:val="left" w:pos="2520"/>
        </w:tabs>
        <w:ind w:left="3205" w:hanging="420"/>
      </w:pPr>
      <w:rPr>
        <w:rFonts w:ascii="Wingdings" w:hAnsi="Wingdings" w:hint="default"/>
      </w:rPr>
    </w:lvl>
    <w:lvl w:ilvl="6">
      <w:start w:val="1"/>
      <w:numFmt w:val="bullet"/>
      <w:lvlText w:val=""/>
      <w:lvlJc w:val="left"/>
      <w:pPr>
        <w:tabs>
          <w:tab w:val="left" w:pos="2940"/>
        </w:tabs>
        <w:ind w:left="3625" w:hanging="420"/>
      </w:pPr>
      <w:rPr>
        <w:rFonts w:ascii="Wingdings" w:hAnsi="Wingdings" w:hint="default"/>
      </w:rPr>
    </w:lvl>
    <w:lvl w:ilvl="7">
      <w:start w:val="1"/>
      <w:numFmt w:val="bullet"/>
      <w:lvlText w:val=""/>
      <w:lvlJc w:val="left"/>
      <w:pPr>
        <w:tabs>
          <w:tab w:val="left" w:pos="3360"/>
        </w:tabs>
        <w:ind w:left="4045" w:hanging="420"/>
      </w:pPr>
      <w:rPr>
        <w:rFonts w:ascii="Wingdings" w:hAnsi="Wingdings" w:hint="default"/>
      </w:rPr>
    </w:lvl>
    <w:lvl w:ilvl="8">
      <w:start w:val="1"/>
      <w:numFmt w:val="bullet"/>
      <w:lvlText w:val=""/>
      <w:lvlJc w:val="left"/>
      <w:pPr>
        <w:tabs>
          <w:tab w:val="left" w:pos="3780"/>
        </w:tabs>
        <w:ind w:left="4465" w:hanging="420"/>
      </w:pPr>
      <w:rPr>
        <w:rFonts w:ascii="Wingdings" w:hAnsi="Wingdings" w:hint="default"/>
      </w:rPr>
    </w:lvl>
  </w:abstractNum>
  <w:abstractNum w:abstractNumId="18" w15:restartNumberingAfterBreak="0">
    <w:nsid w:val="986AA0DA"/>
    <w:multiLevelType w:val="singleLevel"/>
    <w:tmpl w:val="986AA0DA"/>
    <w:lvl w:ilvl="0">
      <w:start w:val="1"/>
      <w:numFmt w:val="bullet"/>
      <w:lvlText w:val=""/>
      <w:lvlJc w:val="left"/>
      <w:pPr>
        <w:ind w:left="1260" w:hanging="420"/>
      </w:pPr>
      <w:rPr>
        <w:rFonts w:ascii="Wingdings" w:hAnsi="Wingdings" w:hint="default"/>
      </w:rPr>
    </w:lvl>
  </w:abstractNum>
  <w:abstractNum w:abstractNumId="19" w15:restartNumberingAfterBreak="0">
    <w:nsid w:val="9A3328DD"/>
    <w:multiLevelType w:val="singleLevel"/>
    <w:tmpl w:val="9A3328DD"/>
    <w:lvl w:ilvl="0">
      <w:start w:val="1"/>
      <w:numFmt w:val="decimal"/>
      <w:suff w:val="nothing"/>
      <w:lvlText w:val="%1、"/>
      <w:lvlJc w:val="left"/>
    </w:lvl>
  </w:abstractNum>
  <w:abstractNum w:abstractNumId="20" w15:restartNumberingAfterBreak="0">
    <w:nsid w:val="9A3C9D39"/>
    <w:multiLevelType w:val="singleLevel"/>
    <w:tmpl w:val="9A3C9D39"/>
    <w:lvl w:ilvl="0">
      <w:start w:val="1"/>
      <w:numFmt w:val="bullet"/>
      <w:lvlText w:val=""/>
      <w:lvlJc w:val="left"/>
      <w:pPr>
        <w:ind w:left="1050" w:hanging="420"/>
      </w:pPr>
      <w:rPr>
        <w:rFonts w:ascii="Wingdings" w:hAnsi="Wingdings" w:hint="default"/>
      </w:rPr>
    </w:lvl>
  </w:abstractNum>
  <w:abstractNum w:abstractNumId="21" w15:restartNumberingAfterBreak="0">
    <w:nsid w:val="9A7FED98"/>
    <w:multiLevelType w:val="singleLevel"/>
    <w:tmpl w:val="9A7FED98"/>
    <w:lvl w:ilvl="0">
      <w:start w:val="1"/>
      <w:numFmt w:val="bullet"/>
      <w:lvlText w:val=""/>
      <w:lvlJc w:val="left"/>
      <w:pPr>
        <w:ind w:left="420" w:hanging="420"/>
      </w:pPr>
      <w:rPr>
        <w:rFonts w:ascii="Wingdings" w:hAnsi="Wingdings" w:hint="default"/>
      </w:rPr>
    </w:lvl>
  </w:abstractNum>
  <w:abstractNum w:abstractNumId="22" w15:restartNumberingAfterBreak="0">
    <w:nsid w:val="9BD9FA48"/>
    <w:multiLevelType w:val="singleLevel"/>
    <w:tmpl w:val="9BD9FA48"/>
    <w:lvl w:ilvl="0">
      <w:start w:val="1"/>
      <w:numFmt w:val="bullet"/>
      <w:lvlText w:val=""/>
      <w:lvlJc w:val="left"/>
      <w:pPr>
        <w:ind w:left="1260" w:hanging="420"/>
      </w:pPr>
      <w:rPr>
        <w:rFonts w:ascii="Wingdings" w:hAnsi="Wingdings" w:hint="default"/>
      </w:rPr>
    </w:lvl>
  </w:abstractNum>
  <w:abstractNum w:abstractNumId="23" w15:restartNumberingAfterBreak="0">
    <w:nsid w:val="9F39938C"/>
    <w:multiLevelType w:val="multilevel"/>
    <w:tmpl w:val="9F39938C"/>
    <w:lvl w:ilvl="0">
      <w:start w:val="1"/>
      <w:numFmt w:val="bullet"/>
      <w:lvlText w:val=""/>
      <w:lvlJc w:val="left"/>
      <w:pPr>
        <w:tabs>
          <w:tab w:val="left" w:pos="840"/>
        </w:tabs>
        <w:ind w:left="1945" w:hanging="420"/>
      </w:pPr>
      <w:rPr>
        <w:rFonts w:ascii="Wingdings" w:hAnsi="Wingdings" w:hint="default"/>
      </w:rPr>
    </w:lvl>
    <w:lvl w:ilvl="1">
      <w:start w:val="1"/>
      <w:numFmt w:val="bullet"/>
      <w:lvlText w:val=""/>
      <w:lvlJc w:val="left"/>
      <w:pPr>
        <w:tabs>
          <w:tab w:val="left" w:pos="1260"/>
        </w:tabs>
        <w:ind w:left="2365" w:hanging="420"/>
      </w:pPr>
      <w:rPr>
        <w:rFonts w:ascii="Wingdings" w:hAnsi="Wingdings" w:hint="default"/>
      </w:rPr>
    </w:lvl>
    <w:lvl w:ilvl="2">
      <w:start w:val="1"/>
      <w:numFmt w:val="bullet"/>
      <w:lvlText w:val=""/>
      <w:lvlJc w:val="left"/>
      <w:pPr>
        <w:tabs>
          <w:tab w:val="left" w:pos="1680"/>
        </w:tabs>
        <w:ind w:left="2785" w:hanging="420"/>
      </w:pPr>
      <w:rPr>
        <w:rFonts w:ascii="Wingdings" w:hAnsi="Wingdings" w:hint="default"/>
      </w:rPr>
    </w:lvl>
    <w:lvl w:ilvl="3">
      <w:start w:val="1"/>
      <w:numFmt w:val="bullet"/>
      <w:lvlText w:val=""/>
      <w:lvlJc w:val="left"/>
      <w:pPr>
        <w:tabs>
          <w:tab w:val="left" w:pos="2100"/>
        </w:tabs>
        <w:ind w:left="3205" w:hanging="420"/>
      </w:pPr>
      <w:rPr>
        <w:rFonts w:ascii="Wingdings" w:hAnsi="Wingdings" w:hint="default"/>
      </w:rPr>
    </w:lvl>
    <w:lvl w:ilvl="4">
      <w:start w:val="1"/>
      <w:numFmt w:val="bullet"/>
      <w:lvlText w:val=""/>
      <w:lvlJc w:val="left"/>
      <w:pPr>
        <w:tabs>
          <w:tab w:val="left" w:pos="2520"/>
        </w:tabs>
        <w:ind w:left="3625" w:hanging="420"/>
      </w:pPr>
      <w:rPr>
        <w:rFonts w:ascii="Wingdings" w:hAnsi="Wingdings" w:hint="default"/>
      </w:rPr>
    </w:lvl>
    <w:lvl w:ilvl="5">
      <w:start w:val="1"/>
      <w:numFmt w:val="bullet"/>
      <w:lvlText w:val=""/>
      <w:lvlJc w:val="left"/>
      <w:pPr>
        <w:tabs>
          <w:tab w:val="left" w:pos="2940"/>
        </w:tabs>
        <w:ind w:left="4045" w:hanging="420"/>
      </w:pPr>
      <w:rPr>
        <w:rFonts w:ascii="Wingdings" w:hAnsi="Wingdings" w:hint="default"/>
      </w:rPr>
    </w:lvl>
    <w:lvl w:ilvl="6">
      <w:start w:val="1"/>
      <w:numFmt w:val="bullet"/>
      <w:lvlText w:val=""/>
      <w:lvlJc w:val="left"/>
      <w:pPr>
        <w:tabs>
          <w:tab w:val="left" w:pos="3360"/>
        </w:tabs>
        <w:ind w:left="4465" w:hanging="420"/>
      </w:pPr>
      <w:rPr>
        <w:rFonts w:ascii="Wingdings" w:hAnsi="Wingdings" w:hint="default"/>
      </w:rPr>
    </w:lvl>
    <w:lvl w:ilvl="7">
      <w:start w:val="1"/>
      <w:numFmt w:val="bullet"/>
      <w:lvlText w:val=""/>
      <w:lvlJc w:val="left"/>
      <w:pPr>
        <w:tabs>
          <w:tab w:val="left" w:pos="3780"/>
        </w:tabs>
        <w:ind w:left="4885" w:hanging="420"/>
      </w:pPr>
      <w:rPr>
        <w:rFonts w:ascii="Wingdings" w:hAnsi="Wingdings" w:hint="default"/>
      </w:rPr>
    </w:lvl>
    <w:lvl w:ilvl="8">
      <w:start w:val="1"/>
      <w:numFmt w:val="bullet"/>
      <w:lvlText w:val=""/>
      <w:lvlJc w:val="left"/>
      <w:pPr>
        <w:tabs>
          <w:tab w:val="left" w:pos="4200"/>
        </w:tabs>
        <w:ind w:left="5305" w:hanging="420"/>
      </w:pPr>
      <w:rPr>
        <w:rFonts w:ascii="Wingdings" w:hAnsi="Wingdings" w:hint="default"/>
      </w:rPr>
    </w:lvl>
  </w:abstractNum>
  <w:abstractNum w:abstractNumId="24" w15:restartNumberingAfterBreak="0">
    <w:nsid w:val="A699283B"/>
    <w:multiLevelType w:val="singleLevel"/>
    <w:tmpl w:val="A699283B"/>
    <w:lvl w:ilvl="0">
      <w:start w:val="1"/>
      <w:numFmt w:val="bullet"/>
      <w:lvlText w:val=""/>
      <w:lvlJc w:val="left"/>
      <w:pPr>
        <w:tabs>
          <w:tab w:val="left" w:pos="420"/>
        </w:tabs>
        <w:ind w:left="1262" w:hanging="420"/>
      </w:pPr>
      <w:rPr>
        <w:rFonts w:ascii="Wingdings" w:hAnsi="Wingdings" w:hint="default"/>
      </w:rPr>
    </w:lvl>
  </w:abstractNum>
  <w:abstractNum w:abstractNumId="25" w15:restartNumberingAfterBreak="0">
    <w:nsid w:val="A7B1F28A"/>
    <w:multiLevelType w:val="singleLevel"/>
    <w:tmpl w:val="A7B1F28A"/>
    <w:lvl w:ilvl="0">
      <w:start w:val="1"/>
      <w:numFmt w:val="bullet"/>
      <w:lvlText w:val=""/>
      <w:lvlJc w:val="left"/>
      <w:pPr>
        <w:tabs>
          <w:tab w:val="left" w:pos="420"/>
        </w:tabs>
        <w:ind w:left="1050" w:hanging="420"/>
      </w:pPr>
      <w:rPr>
        <w:rFonts w:ascii="Wingdings" w:hAnsi="Wingdings" w:hint="default"/>
      </w:rPr>
    </w:lvl>
  </w:abstractNum>
  <w:abstractNum w:abstractNumId="26" w15:restartNumberingAfterBreak="0">
    <w:nsid w:val="A88BFC94"/>
    <w:multiLevelType w:val="singleLevel"/>
    <w:tmpl w:val="A88BFC94"/>
    <w:lvl w:ilvl="0">
      <w:start w:val="1"/>
      <w:numFmt w:val="bullet"/>
      <w:lvlText w:val=""/>
      <w:lvlJc w:val="left"/>
      <w:pPr>
        <w:ind w:left="1470" w:hanging="420"/>
      </w:pPr>
      <w:rPr>
        <w:rFonts w:ascii="Wingdings" w:hAnsi="Wingdings" w:hint="default"/>
      </w:rPr>
    </w:lvl>
  </w:abstractNum>
  <w:abstractNum w:abstractNumId="27" w15:restartNumberingAfterBreak="0">
    <w:nsid w:val="A93BF3E9"/>
    <w:multiLevelType w:val="singleLevel"/>
    <w:tmpl w:val="A93BF3E9"/>
    <w:lvl w:ilvl="0">
      <w:start w:val="1"/>
      <w:numFmt w:val="bullet"/>
      <w:lvlText w:val=""/>
      <w:lvlJc w:val="left"/>
      <w:pPr>
        <w:ind w:left="630" w:hanging="420"/>
      </w:pPr>
      <w:rPr>
        <w:rFonts w:ascii="Wingdings" w:hAnsi="Wingdings" w:hint="default"/>
      </w:rPr>
    </w:lvl>
  </w:abstractNum>
  <w:abstractNum w:abstractNumId="28" w15:restartNumberingAfterBreak="0">
    <w:nsid w:val="AC31B643"/>
    <w:multiLevelType w:val="singleLevel"/>
    <w:tmpl w:val="AC31B643"/>
    <w:lvl w:ilvl="0">
      <w:start w:val="1"/>
      <w:numFmt w:val="bullet"/>
      <w:lvlText w:val=""/>
      <w:lvlJc w:val="left"/>
      <w:pPr>
        <w:ind w:left="1470" w:hanging="420"/>
      </w:pPr>
      <w:rPr>
        <w:rFonts w:ascii="Wingdings" w:hAnsi="Wingdings" w:hint="default"/>
      </w:rPr>
    </w:lvl>
  </w:abstractNum>
  <w:abstractNum w:abstractNumId="29" w15:restartNumberingAfterBreak="0">
    <w:nsid w:val="ACE103F3"/>
    <w:multiLevelType w:val="multilevel"/>
    <w:tmpl w:val="ACE103F3"/>
    <w:lvl w:ilvl="0">
      <w:start w:val="1"/>
      <w:numFmt w:val="bullet"/>
      <w:lvlText w:val=""/>
      <w:lvlJc w:val="left"/>
      <w:pPr>
        <w:ind w:left="1262"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470" w:hanging="420"/>
      </w:pPr>
      <w:rPr>
        <w:rFonts w:ascii="Wingdings" w:hAnsi="Wingdings" w:hint="default"/>
      </w:rPr>
    </w:lvl>
    <w:lvl w:ilvl="3">
      <w:start w:val="1"/>
      <w:numFmt w:val="bullet"/>
      <w:lvlText w:val=""/>
      <w:lvlJc w:val="left"/>
      <w:pPr>
        <w:tabs>
          <w:tab w:val="left" w:pos="1680"/>
        </w:tabs>
        <w:ind w:left="1890" w:hanging="420"/>
      </w:pPr>
      <w:rPr>
        <w:rFonts w:ascii="Wingdings" w:hAnsi="Wingdings" w:hint="default"/>
      </w:rPr>
    </w:lvl>
    <w:lvl w:ilvl="4">
      <w:start w:val="1"/>
      <w:numFmt w:val="bullet"/>
      <w:lvlText w:val=""/>
      <w:lvlJc w:val="left"/>
      <w:pPr>
        <w:tabs>
          <w:tab w:val="left" w:pos="2100"/>
        </w:tabs>
        <w:ind w:left="2310" w:hanging="420"/>
      </w:pPr>
      <w:rPr>
        <w:rFonts w:ascii="Wingdings" w:hAnsi="Wingdings" w:hint="default"/>
      </w:rPr>
    </w:lvl>
    <w:lvl w:ilvl="5">
      <w:start w:val="1"/>
      <w:numFmt w:val="bullet"/>
      <w:lvlText w:val=""/>
      <w:lvlJc w:val="left"/>
      <w:pPr>
        <w:tabs>
          <w:tab w:val="left" w:pos="2520"/>
        </w:tabs>
        <w:ind w:left="2730" w:hanging="420"/>
      </w:pPr>
      <w:rPr>
        <w:rFonts w:ascii="Wingdings" w:hAnsi="Wingdings" w:hint="default"/>
      </w:rPr>
    </w:lvl>
    <w:lvl w:ilvl="6">
      <w:start w:val="1"/>
      <w:numFmt w:val="bullet"/>
      <w:lvlText w:val=""/>
      <w:lvlJc w:val="left"/>
      <w:pPr>
        <w:tabs>
          <w:tab w:val="left" w:pos="2940"/>
        </w:tabs>
        <w:ind w:left="3150" w:hanging="420"/>
      </w:pPr>
      <w:rPr>
        <w:rFonts w:ascii="Wingdings" w:hAnsi="Wingdings" w:hint="default"/>
      </w:rPr>
    </w:lvl>
    <w:lvl w:ilvl="7">
      <w:start w:val="1"/>
      <w:numFmt w:val="bullet"/>
      <w:lvlText w:val=""/>
      <w:lvlJc w:val="left"/>
      <w:pPr>
        <w:tabs>
          <w:tab w:val="left" w:pos="3360"/>
        </w:tabs>
        <w:ind w:left="3570" w:hanging="420"/>
      </w:pPr>
      <w:rPr>
        <w:rFonts w:ascii="Wingdings" w:hAnsi="Wingdings" w:hint="default"/>
      </w:rPr>
    </w:lvl>
    <w:lvl w:ilvl="8">
      <w:start w:val="1"/>
      <w:numFmt w:val="bullet"/>
      <w:lvlText w:val=""/>
      <w:lvlJc w:val="left"/>
      <w:pPr>
        <w:tabs>
          <w:tab w:val="left" w:pos="3780"/>
        </w:tabs>
        <w:ind w:left="3990" w:hanging="420"/>
      </w:pPr>
      <w:rPr>
        <w:rFonts w:ascii="Wingdings" w:hAnsi="Wingdings" w:hint="default"/>
      </w:rPr>
    </w:lvl>
  </w:abstractNum>
  <w:abstractNum w:abstractNumId="30" w15:restartNumberingAfterBreak="0">
    <w:nsid w:val="AD13EB86"/>
    <w:multiLevelType w:val="multilevel"/>
    <w:tmpl w:val="AD13EB86"/>
    <w:lvl w:ilvl="0">
      <w:start w:val="1"/>
      <w:numFmt w:val="bullet"/>
      <w:lvlText w:val=""/>
      <w:lvlJc w:val="left"/>
      <w:pPr>
        <w:tabs>
          <w:tab w:val="left" w:pos="420"/>
        </w:tabs>
        <w:ind w:left="1050" w:hanging="420"/>
      </w:pPr>
      <w:rPr>
        <w:rFonts w:ascii="Wingdings" w:hAnsi="Wingdings" w:hint="default"/>
      </w:rPr>
    </w:lvl>
    <w:lvl w:ilvl="1">
      <w:start w:val="1"/>
      <w:numFmt w:val="bullet"/>
      <w:lvlText w:val=""/>
      <w:lvlJc w:val="left"/>
      <w:pPr>
        <w:tabs>
          <w:tab w:val="left" w:pos="840"/>
        </w:tabs>
        <w:ind w:left="1470" w:hanging="420"/>
      </w:pPr>
      <w:rPr>
        <w:rFonts w:ascii="Wingdings" w:hAnsi="Wingdings" w:hint="default"/>
      </w:rPr>
    </w:lvl>
    <w:lvl w:ilvl="2">
      <w:start w:val="1"/>
      <w:numFmt w:val="bullet"/>
      <w:lvlText w:val=""/>
      <w:lvlJc w:val="left"/>
      <w:pPr>
        <w:tabs>
          <w:tab w:val="left" w:pos="1260"/>
        </w:tabs>
        <w:ind w:left="1890" w:hanging="420"/>
      </w:pPr>
      <w:rPr>
        <w:rFonts w:ascii="Wingdings" w:hAnsi="Wingdings" w:hint="default"/>
      </w:rPr>
    </w:lvl>
    <w:lvl w:ilvl="3">
      <w:start w:val="1"/>
      <w:numFmt w:val="bullet"/>
      <w:lvlText w:val=""/>
      <w:lvlJc w:val="left"/>
      <w:pPr>
        <w:tabs>
          <w:tab w:val="left" w:pos="1680"/>
        </w:tabs>
        <w:ind w:left="2310" w:hanging="420"/>
      </w:pPr>
      <w:rPr>
        <w:rFonts w:ascii="Wingdings" w:hAnsi="Wingdings" w:hint="default"/>
      </w:rPr>
    </w:lvl>
    <w:lvl w:ilvl="4">
      <w:start w:val="1"/>
      <w:numFmt w:val="bullet"/>
      <w:lvlText w:val=""/>
      <w:lvlJc w:val="left"/>
      <w:pPr>
        <w:tabs>
          <w:tab w:val="left" w:pos="2100"/>
        </w:tabs>
        <w:ind w:left="2730" w:hanging="420"/>
      </w:pPr>
      <w:rPr>
        <w:rFonts w:ascii="Wingdings" w:hAnsi="Wingdings" w:hint="default"/>
      </w:rPr>
    </w:lvl>
    <w:lvl w:ilvl="5">
      <w:start w:val="1"/>
      <w:numFmt w:val="bullet"/>
      <w:lvlText w:val=""/>
      <w:lvlJc w:val="left"/>
      <w:pPr>
        <w:tabs>
          <w:tab w:val="left" w:pos="2520"/>
        </w:tabs>
        <w:ind w:left="3150" w:hanging="420"/>
      </w:pPr>
      <w:rPr>
        <w:rFonts w:ascii="Wingdings" w:hAnsi="Wingdings" w:hint="default"/>
      </w:rPr>
    </w:lvl>
    <w:lvl w:ilvl="6">
      <w:start w:val="1"/>
      <w:numFmt w:val="bullet"/>
      <w:lvlText w:val=""/>
      <w:lvlJc w:val="left"/>
      <w:pPr>
        <w:tabs>
          <w:tab w:val="left" w:pos="2940"/>
        </w:tabs>
        <w:ind w:left="3570" w:hanging="420"/>
      </w:pPr>
      <w:rPr>
        <w:rFonts w:ascii="Wingdings" w:hAnsi="Wingdings" w:hint="default"/>
      </w:rPr>
    </w:lvl>
    <w:lvl w:ilvl="7">
      <w:start w:val="1"/>
      <w:numFmt w:val="bullet"/>
      <w:lvlText w:val=""/>
      <w:lvlJc w:val="left"/>
      <w:pPr>
        <w:tabs>
          <w:tab w:val="left" w:pos="3360"/>
        </w:tabs>
        <w:ind w:left="3990" w:hanging="420"/>
      </w:pPr>
      <w:rPr>
        <w:rFonts w:ascii="Wingdings" w:hAnsi="Wingdings" w:hint="default"/>
      </w:rPr>
    </w:lvl>
    <w:lvl w:ilvl="8">
      <w:start w:val="1"/>
      <w:numFmt w:val="bullet"/>
      <w:lvlText w:val=""/>
      <w:lvlJc w:val="left"/>
      <w:pPr>
        <w:tabs>
          <w:tab w:val="left" w:pos="3780"/>
        </w:tabs>
        <w:ind w:left="4410" w:hanging="420"/>
      </w:pPr>
      <w:rPr>
        <w:rFonts w:ascii="Wingdings" w:hAnsi="Wingdings" w:hint="default"/>
      </w:rPr>
    </w:lvl>
  </w:abstractNum>
  <w:abstractNum w:abstractNumId="31" w15:restartNumberingAfterBreak="0">
    <w:nsid w:val="ADD88101"/>
    <w:multiLevelType w:val="singleLevel"/>
    <w:tmpl w:val="ADD88101"/>
    <w:lvl w:ilvl="0">
      <w:start w:val="1"/>
      <w:numFmt w:val="bullet"/>
      <w:lvlText w:val=""/>
      <w:lvlJc w:val="left"/>
      <w:pPr>
        <w:tabs>
          <w:tab w:val="left" w:pos="840"/>
        </w:tabs>
        <w:ind w:left="1050" w:hanging="420"/>
      </w:pPr>
      <w:rPr>
        <w:rFonts w:ascii="Wingdings" w:hAnsi="Wingdings" w:hint="default"/>
      </w:rPr>
    </w:lvl>
  </w:abstractNum>
  <w:abstractNum w:abstractNumId="32" w15:restartNumberingAfterBreak="0">
    <w:nsid w:val="B009BE3B"/>
    <w:multiLevelType w:val="singleLevel"/>
    <w:tmpl w:val="B009BE3B"/>
    <w:lvl w:ilvl="0">
      <w:start w:val="1"/>
      <w:numFmt w:val="bullet"/>
      <w:lvlText w:val=""/>
      <w:lvlJc w:val="left"/>
      <w:pPr>
        <w:ind w:left="1470" w:hanging="420"/>
      </w:pPr>
      <w:rPr>
        <w:rFonts w:ascii="Wingdings" w:hAnsi="Wingdings" w:hint="default"/>
      </w:rPr>
    </w:lvl>
  </w:abstractNum>
  <w:abstractNum w:abstractNumId="33" w15:restartNumberingAfterBreak="0">
    <w:nsid w:val="B25C7E62"/>
    <w:multiLevelType w:val="singleLevel"/>
    <w:tmpl w:val="B25C7E62"/>
    <w:lvl w:ilvl="0">
      <w:start w:val="1"/>
      <w:numFmt w:val="decimalEnclosedCircleChinese"/>
      <w:suff w:val="nothing"/>
      <w:lvlText w:val="%1　"/>
      <w:lvlJc w:val="left"/>
      <w:pPr>
        <w:ind w:left="840" w:firstLine="400"/>
      </w:pPr>
      <w:rPr>
        <w:rFonts w:hint="eastAsia"/>
      </w:rPr>
    </w:lvl>
  </w:abstractNum>
  <w:abstractNum w:abstractNumId="34" w15:restartNumberingAfterBreak="0">
    <w:nsid w:val="B402240A"/>
    <w:multiLevelType w:val="singleLevel"/>
    <w:tmpl w:val="B402240A"/>
    <w:lvl w:ilvl="0">
      <w:start w:val="1"/>
      <w:numFmt w:val="bullet"/>
      <w:lvlText w:val=""/>
      <w:lvlJc w:val="left"/>
      <w:pPr>
        <w:tabs>
          <w:tab w:val="left" w:pos="840"/>
        </w:tabs>
        <w:ind w:left="1470" w:hanging="420"/>
      </w:pPr>
      <w:rPr>
        <w:rFonts w:ascii="Wingdings" w:hAnsi="Wingdings" w:hint="default"/>
      </w:rPr>
    </w:lvl>
  </w:abstractNum>
  <w:abstractNum w:abstractNumId="35" w15:restartNumberingAfterBreak="0">
    <w:nsid w:val="B7F3327E"/>
    <w:multiLevelType w:val="singleLevel"/>
    <w:tmpl w:val="B7F3327E"/>
    <w:lvl w:ilvl="0">
      <w:start w:val="1"/>
      <w:numFmt w:val="bullet"/>
      <w:lvlText w:val=""/>
      <w:lvlJc w:val="left"/>
      <w:pPr>
        <w:tabs>
          <w:tab w:val="left" w:pos="420"/>
        </w:tabs>
        <w:ind w:left="840" w:hanging="420"/>
      </w:pPr>
      <w:rPr>
        <w:rFonts w:ascii="Wingdings" w:hAnsi="Wingdings" w:hint="default"/>
      </w:rPr>
    </w:lvl>
  </w:abstractNum>
  <w:abstractNum w:abstractNumId="36" w15:restartNumberingAfterBreak="0">
    <w:nsid w:val="B9F83905"/>
    <w:multiLevelType w:val="singleLevel"/>
    <w:tmpl w:val="B9F83905"/>
    <w:lvl w:ilvl="0">
      <w:start w:val="1"/>
      <w:numFmt w:val="bullet"/>
      <w:lvlText w:val=""/>
      <w:lvlJc w:val="left"/>
      <w:pPr>
        <w:ind w:left="420" w:hanging="420"/>
      </w:pPr>
      <w:rPr>
        <w:rFonts w:ascii="Wingdings" w:hAnsi="Wingdings" w:hint="default"/>
      </w:rPr>
    </w:lvl>
  </w:abstractNum>
  <w:abstractNum w:abstractNumId="37" w15:restartNumberingAfterBreak="0">
    <w:nsid w:val="BB43DC72"/>
    <w:multiLevelType w:val="singleLevel"/>
    <w:tmpl w:val="BB43DC72"/>
    <w:lvl w:ilvl="0">
      <w:start w:val="1"/>
      <w:numFmt w:val="bullet"/>
      <w:lvlText w:val=""/>
      <w:lvlJc w:val="left"/>
      <w:pPr>
        <w:ind w:left="630" w:hanging="420"/>
      </w:pPr>
      <w:rPr>
        <w:rFonts w:ascii="Wingdings" w:hAnsi="Wingdings" w:hint="default"/>
      </w:rPr>
    </w:lvl>
  </w:abstractNum>
  <w:abstractNum w:abstractNumId="38" w15:restartNumberingAfterBreak="0">
    <w:nsid w:val="BB788A08"/>
    <w:multiLevelType w:val="multilevel"/>
    <w:tmpl w:val="BB788A0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9" w15:restartNumberingAfterBreak="0">
    <w:nsid w:val="BC389D2C"/>
    <w:multiLevelType w:val="singleLevel"/>
    <w:tmpl w:val="BC389D2C"/>
    <w:lvl w:ilvl="0">
      <w:start w:val="1"/>
      <w:numFmt w:val="decimalEnclosedCircleChinese"/>
      <w:suff w:val="nothing"/>
      <w:lvlText w:val="%1　"/>
      <w:lvlJc w:val="left"/>
      <w:pPr>
        <w:ind w:left="840" w:firstLine="400"/>
      </w:pPr>
      <w:rPr>
        <w:rFonts w:hint="eastAsia"/>
      </w:rPr>
    </w:lvl>
  </w:abstractNum>
  <w:abstractNum w:abstractNumId="40" w15:restartNumberingAfterBreak="0">
    <w:nsid w:val="BF602DC7"/>
    <w:multiLevelType w:val="singleLevel"/>
    <w:tmpl w:val="BF602DC7"/>
    <w:lvl w:ilvl="0">
      <w:start w:val="1"/>
      <w:numFmt w:val="bullet"/>
      <w:lvlText w:val=""/>
      <w:lvlJc w:val="left"/>
      <w:pPr>
        <w:ind w:left="1260" w:hanging="420"/>
      </w:pPr>
      <w:rPr>
        <w:rFonts w:ascii="Wingdings" w:hAnsi="Wingdings" w:hint="default"/>
      </w:rPr>
    </w:lvl>
  </w:abstractNum>
  <w:abstractNum w:abstractNumId="41" w15:restartNumberingAfterBreak="0">
    <w:nsid w:val="BF8A8B18"/>
    <w:multiLevelType w:val="singleLevel"/>
    <w:tmpl w:val="BF8A8B18"/>
    <w:lvl w:ilvl="0">
      <w:start w:val="1"/>
      <w:numFmt w:val="bullet"/>
      <w:lvlText w:val=""/>
      <w:lvlJc w:val="left"/>
      <w:pPr>
        <w:ind w:left="1260" w:hanging="420"/>
      </w:pPr>
      <w:rPr>
        <w:rFonts w:ascii="Wingdings" w:hAnsi="Wingdings" w:hint="default"/>
      </w:rPr>
    </w:lvl>
  </w:abstractNum>
  <w:abstractNum w:abstractNumId="42" w15:restartNumberingAfterBreak="0">
    <w:nsid w:val="C01B962B"/>
    <w:multiLevelType w:val="singleLevel"/>
    <w:tmpl w:val="C01B962B"/>
    <w:lvl w:ilvl="0">
      <w:start w:val="1"/>
      <w:numFmt w:val="bullet"/>
      <w:lvlText w:val=""/>
      <w:lvlJc w:val="left"/>
      <w:pPr>
        <w:ind w:left="1260" w:hanging="420"/>
      </w:pPr>
      <w:rPr>
        <w:rFonts w:ascii="Wingdings" w:hAnsi="Wingdings" w:hint="default"/>
      </w:rPr>
    </w:lvl>
  </w:abstractNum>
  <w:abstractNum w:abstractNumId="43" w15:restartNumberingAfterBreak="0">
    <w:nsid w:val="C08E8905"/>
    <w:multiLevelType w:val="singleLevel"/>
    <w:tmpl w:val="C08E8905"/>
    <w:lvl w:ilvl="0">
      <w:start w:val="1"/>
      <w:numFmt w:val="bullet"/>
      <w:lvlText w:val=""/>
      <w:lvlJc w:val="left"/>
      <w:pPr>
        <w:ind w:left="1261" w:hanging="420"/>
      </w:pPr>
      <w:rPr>
        <w:rFonts w:ascii="Wingdings" w:hAnsi="Wingdings" w:hint="default"/>
      </w:rPr>
    </w:lvl>
  </w:abstractNum>
  <w:abstractNum w:abstractNumId="44" w15:restartNumberingAfterBreak="0">
    <w:nsid w:val="C2AEF12F"/>
    <w:multiLevelType w:val="singleLevel"/>
    <w:tmpl w:val="C2AEF12F"/>
    <w:lvl w:ilvl="0">
      <w:start w:val="1"/>
      <w:numFmt w:val="bullet"/>
      <w:lvlText w:val=""/>
      <w:lvlJc w:val="left"/>
      <w:pPr>
        <w:ind w:left="420" w:hanging="420"/>
      </w:pPr>
      <w:rPr>
        <w:rFonts w:ascii="Wingdings" w:hAnsi="Wingdings" w:hint="default"/>
      </w:rPr>
    </w:lvl>
  </w:abstractNum>
  <w:abstractNum w:abstractNumId="45" w15:restartNumberingAfterBreak="0">
    <w:nsid w:val="C3CBF45A"/>
    <w:multiLevelType w:val="singleLevel"/>
    <w:tmpl w:val="C3CBF45A"/>
    <w:lvl w:ilvl="0">
      <w:start w:val="1"/>
      <w:numFmt w:val="bullet"/>
      <w:lvlText w:val=""/>
      <w:lvlJc w:val="left"/>
      <w:pPr>
        <w:ind w:left="1050" w:hanging="420"/>
      </w:pPr>
      <w:rPr>
        <w:rFonts w:ascii="Wingdings" w:hAnsi="Wingdings" w:hint="default"/>
      </w:rPr>
    </w:lvl>
  </w:abstractNum>
  <w:abstractNum w:abstractNumId="46" w15:restartNumberingAfterBreak="0">
    <w:nsid w:val="C8D073CF"/>
    <w:multiLevelType w:val="singleLevel"/>
    <w:tmpl w:val="C8D073CF"/>
    <w:lvl w:ilvl="0">
      <w:start w:val="1"/>
      <w:numFmt w:val="bullet"/>
      <w:lvlText w:val=""/>
      <w:lvlJc w:val="left"/>
      <w:pPr>
        <w:ind w:left="1260" w:hanging="420"/>
      </w:pPr>
      <w:rPr>
        <w:rFonts w:ascii="Wingdings" w:hAnsi="Wingdings" w:hint="default"/>
      </w:rPr>
    </w:lvl>
  </w:abstractNum>
  <w:abstractNum w:abstractNumId="47" w15:restartNumberingAfterBreak="0">
    <w:nsid w:val="C9133226"/>
    <w:multiLevelType w:val="singleLevel"/>
    <w:tmpl w:val="C9133226"/>
    <w:lvl w:ilvl="0">
      <w:start w:val="1"/>
      <w:numFmt w:val="bullet"/>
      <w:lvlText w:val=""/>
      <w:lvlJc w:val="left"/>
      <w:pPr>
        <w:ind w:left="1470" w:hanging="420"/>
      </w:pPr>
      <w:rPr>
        <w:rFonts w:ascii="Wingdings" w:hAnsi="Wingdings" w:hint="default"/>
      </w:rPr>
    </w:lvl>
  </w:abstractNum>
  <w:abstractNum w:abstractNumId="48" w15:restartNumberingAfterBreak="0">
    <w:nsid w:val="CAB68F54"/>
    <w:multiLevelType w:val="singleLevel"/>
    <w:tmpl w:val="CAB68F54"/>
    <w:lvl w:ilvl="0">
      <w:start w:val="1"/>
      <w:numFmt w:val="bullet"/>
      <w:lvlText w:val=""/>
      <w:lvlJc w:val="left"/>
      <w:pPr>
        <w:tabs>
          <w:tab w:val="left" w:pos="420"/>
        </w:tabs>
        <w:ind w:left="420" w:hanging="420"/>
      </w:pPr>
      <w:rPr>
        <w:rFonts w:ascii="Wingdings" w:hAnsi="Wingdings" w:hint="default"/>
      </w:rPr>
    </w:lvl>
  </w:abstractNum>
  <w:abstractNum w:abstractNumId="49" w15:restartNumberingAfterBreak="0">
    <w:nsid w:val="CC8E4901"/>
    <w:multiLevelType w:val="singleLevel"/>
    <w:tmpl w:val="CC8E4901"/>
    <w:lvl w:ilvl="0">
      <w:start w:val="1"/>
      <w:numFmt w:val="bullet"/>
      <w:lvlText w:val=""/>
      <w:lvlJc w:val="left"/>
      <w:pPr>
        <w:ind w:left="1890" w:hanging="420"/>
      </w:pPr>
      <w:rPr>
        <w:rFonts w:ascii="Wingdings" w:hAnsi="Wingdings" w:hint="default"/>
      </w:rPr>
    </w:lvl>
  </w:abstractNum>
  <w:abstractNum w:abstractNumId="50" w15:restartNumberingAfterBreak="0">
    <w:nsid w:val="CFCDB9AE"/>
    <w:multiLevelType w:val="singleLevel"/>
    <w:tmpl w:val="CFCDB9AE"/>
    <w:lvl w:ilvl="0">
      <w:start w:val="1"/>
      <w:numFmt w:val="bullet"/>
      <w:lvlText w:val=""/>
      <w:lvlJc w:val="left"/>
      <w:pPr>
        <w:tabs>
          <w:tab w:val="left" w:pos="420"/>
        </w:tabs>
        <w:ind w:left="420" w:hanging="420"/>
      </w:pPr>
      <w:rPr>
        <w:rFonts w:ascii="Wingdings" w:hAnsi="Wingdings" w:hint="default"/>
      </w:rPr>
    </w:lvl>
  </w:abstractNum>
  <w:abstractNum w:abstractNumId="51" w15:restartNumberingAfterBreak="0">
    <w:nsid w:val="D0791013"/>
    <w:multiLevelType w:val="singleLevel"/>
    <w:tmpl w:val="D0791013"/>
    <w:lvl w:ilvl="0">
      <w:start w:val="1"/>
      <w:numFmt w:val="bullet"/>
      <w:lvlText w:val=""/>
      <w:lvlJc w:val="left"/>
      <w:pPr>
        <w:ind w:left="1470" w:hanging="420"/>
      </w:pPr>
      <w:rPr>
        <w:rFonts w:ascii="Wingdings" w:hAnsi="Wingdings" w:hint="default"/>
      </w:rPr>
    </w:lvl>
  </w:abstractNum>
  <w:abstractNum w:abstractNumId="52" w15:restartNumberingAfterBreak="0">
    <w:nsid w:val="D081081B"/>
    <w:multiLevelType w:val="singleLevel"/>
    <w:tmpl w:val="D081081B"/>
    <w:lvl w:ilvl="0">
      <w:start w:val="1"/>
      <w:numFmt w:val="bullet"/>
      <w:lvlText w:val=""/>
      <w:lvlJc w:val="left"/>
      <w:pPr>
        <w:ind w:left="630" w:hanging="420"/>
      </w:pPr>
      <w:rPr>
        <w:rFonts w:ascii="Wingdings" w:hAnsi="Wingdings" w:hint="default"/>
      </w:rPr>
    </w:lvl>
  </w:abstractNum>
  <w:abstractNum w:abstractNumId="53" w15:restartNumberingAfterBreak="0">
    <w:nsid w:val="D1BA2225"/>
    <w:multiLevelType w:val="singleLevel"/>
    <w:tmpl w:val="D1BA2225"/>
    <w:lvl w:ilvl="0">
      <w:start w:val="1"/>
      <w:numFmt w:val="bullet"/>
      <w:lvlText w:val=""/>
      <w:lvlJc w:val="left"/>
      <w:pPr>
        <w:tabs>
          <w:tab w:val="left" w:pos="420"/>
        </w:tabs>
        <w:ind w:left="1260" w:hanging="420"/>
      </w:pPr>
      <w:rPr>
        <w:rFonts w:ascii="Wingdings" w:hAnsi="Wingdings" w:hint="default"/>
      </w:rPr>
    </w:lvl>
  </w:abstractNum>
  <w:abstractNum w:abstractNumId="54" w15:restartNumberingAfterBreak="0">
    <w:nsid w:val="D7FFE17F"/>
    <w:multiLevelType w:val="singleLevel"/>
    <w:tmpl w:val="D7FFE17F"/>
    <w:lvl w:ilvl="0">
      <w:start w:val="1"/>
      <w:numFmt w:val="bullet"/>
      <w:lvlText w:val=""/>
      <w:lvlJc w:val="left"/>
      <w:pPr>
        <w:ind w:left="630" w:hanging="420"/>
      </w:pPr>
      <w:rPr>
        <w:rFonts w:ascii="Wingdings" w:hAnsi="Wingdings" w:hint="default"/>
      </w:rPr>
    </w:lvl>
  </w:abstractNum>
  <w:abstractNum w:abstractNumId="55" w15:restartNumberingAfterBreak="0">
    <w:nsid w:val="DAE69A78"/>
    <w:multiLevelType w:val="singleLevel"/>
    <w:tmpl w:val="DAE69A78"/>
    <w:lvl w:ilvl="0">
      <w:start w:val="1"/>
      <w:numFmt w:val="bullet"/>
      <w:lvlText w:val=""/>
      <w:lvlJc w:val="left"/>
      <w:pPr>
        <w:tabs>
          <w:tab w:val="left" w:pos="840"/>
        </w:tabs>
        <w:ind w:left="952" w:hanging="420"/>
      </w:pPr>
      <w:rPr>
        <w:rFonts w:ascii="Wingdings" w:hAnsi="Wingdings" w:hint="default"/>
      </w:rPr>
    </w:lvl>
  </w:abstractNum>
  <w:abstractNum w:abstractNumId="56" w15:restartNumberingAfterBreak="0">
    <w:nsid w:val="DB6B6266"/>
    <w:multiLevelType w:val="singleLevel"/>
    <w:tmpl w:val="DB6B6266"/>
    <w:lvl w:ilvl="0">
      <w:start w:val="1"/>
      <w:numFmt w:val="bullet"/>
      <w:lvlText w:val=""/>
      <w:lvlJc w:val="left"/>
      <w:pPr>
        <w:tabs>
          <w:tab w:val="left" w:pos="840"/>
        </w:tabs>
        <w:ind w:left="1470" w:hanging="420"/>
      </w:pPr>
      <w:rPr>
        <w:rFonts w:ascii="Wingdings" w:hAnsi="Wingdings" w:hint="default"/>
      </w:rPr>
    </w:lvl>
  </w:abstractNum>
  <w:abstractNum w:abstractNumId="57" w15:restartNumberingAfterBreak="0">
    <w:nsid w:val="DC5519A4"/>
    <w:multiLevelType w:val="singleLevel"/>
    <w:tmpl w:val="DC5519A4"/>
    <w:lvl w:ilvl="0">
      <w:start w:val="1"/>
      <w:numFmt w:val="bullet"/>
      <w:lvlText w:val=""/>
      <w:lvlJc w:val="left"/>
      <w:pPr>
        <w:ind w:left="1050" w:hanging="420"/>
      </w:pPr>
      <w:rPr>
        <w:rFonts w:ascii="Wingdings" w:hAnsi="Wingdings" w:hint="default"/>
      </w:rPr>
    </w:lvl>
  </w:abstractNum>
  <w:abstractNum w:abstractNumId="58" w15:restartNumberingAfterBreak="0">
    <w:nsid w:val="DDAF8FA7"/>
    <w:multiLevelType w:val="singleLevel"/>
    <w:tmpl w:val="DDAF8FA7"/>
    <w:lvl w:ilvl="0">
      <w:start w:val="1"/>
      <w:numFmt w:val="decimalEnclosedCircleChinese"/>
      <w:suff w:val="nothing"/>
      <w:lvlText w:val="%1　"/>
      <w:lvlJc w:val="left"/>
      <w:pPr>
        <w:ind w:left="420" w:firstLine="400"/>
      </w:pPr>
      <w:rPr>
        <w:rFonts w:hint="eastAsia"/>
      </w:rPr>
    </w:lvl>
  </w:abstractNum>
  <w:abstractNum w:abstractNumId="59" w15:restartNumberingAfterBreak="0">
    <w:nsid w:val="DED53492"/>
    <w:multiLevelType w:val="singleLevel"/>
    <w:tmpl w:val="DED53492"/>
    <w:lvl w:ilvl="0">
      <w:start w:val="1"/>
      <w:numFmt w:val="bullet"/>
      <w:lvlText w:val=""/>
      <w:lvlJc w:val="left"/>
      <w:pPr>
        <w:ind w:left="1051" w:hanging="420"/>
      </w:pPr>
      <w:rPr>
        <w:rFonts w:ascii="Wingdings" w:hAnsi="Wingdings" w:hint="default"/>
      </w:rPr>
    </w:lvl>
  </w:abstractNum>
  <w:abstractNum w:abstractNumId="60" w15:restartNumberingAfterBreak="0">
    <w:nsid w:val="DF34982C"/>
    <w:multiLevelType w:val="singleLevel"/>
    <w:tmpl w:val="DF34982C"/>
    <w:lvl w:ilvl="0">
      <w:start w:val="1"/>
      <w:numFmt w:val="decimalEnclosedCircleChinese"/>
      <w:suff w:val="nothing"/>
      <w:lvlText w:val="%1　"/>
      <w:lvlJc w:val="left"/>
      <w:pPr>
        <w:ind w:left="840" w:firstLine="400"/>
      </w:pPr>
      <w:rPr>
        <w:rFonts w:hint="eastAsia"/>
      </w:rPr>
    </w:lvl>
  </w:abstractNum>
  <w:abstractNum w:abstractNumId="61" w15:restartNumberingAfterBreak="0">
    <w:nsid w:val="DFBC0D82"/>
    <w:multiLevelType w:val="singleLevel"/>
    <w:tmpl w:val="DFBC0D82"/>
    <w:lvl w:ilvl="0">
      <w:start w:val="1"/>
      <w:numFmt w:val="bullet"/>
      <w:lvlText w:val=""/>
      <w:lvlJc w:val="left"/>
      <w:pPr>
        <w:tabs>
          <w:tab w:val="left" w:pos="420"/>
        </w:tabs>
        <w:ind w:left="1262" w:hanging="420"/>
      </w:pPr>
      <w:rPr>
        <w:rFonts w:ascii="Wingdings" w:hAnsi="Wingdings" w:hint="default"/>
      </w:rPr>
    </w:lvl>
  </w:abstractNum>
  <w:abstractNum w:abstractNumId="62" w15:restartNumberingAfterBreak="0">
    <w:nsid w:val="DFC1E34A"/>
    <w:multiLevelType w:val="singleLevel"/>
    <w:tmpl w:val="DFC1E34A"/>
    <w:lvl w:ilvl="0">
      <w:start w:val="1"/>
      <w:numFmt w:val="bullet"/>
      <w:lvlText w:val=""/>
      <w:lvlJc w:val="left"/>
      <w:pPr>
        <w:ind w:left="1050" w:hanging="420"/>
      </w:pPr>
      <w:rPr>
        <w:rFonts w:ascii="Wingdings" w:hAnsi="Wingdings" w:hint="default"/>
      </w:rPr>
    </w:lvl>
  </w:abstractNum>
  <w:abstractNum w:abstractNumId="63" w15:restartNumberingAfterBreak="0">
    <w:nsid w:val="E0B259FC"/>
    <w:multiLevelType w:val="singleLevel"/>
    <w:tmpl w:val="E0B259FC"/>
    <w:lvl w:ilvl="0">
      <w:start w:val="1"/>
      <w:numFmt w:val="decimalEnclosedCircleChinese"/>
      <w:suff w:val="nothing"/>
      <w:lvlText w:val="%1　"/>
      <w:lvlJc w:val="left"/>
      <w:pPr>
        <w:ind w:left="840" w:firstLine="400"/>
      </w:pPr>
      <w:rPr>
        <w:rFonts w:hint="eastAsia"/>
      </w:rPr>
    </w:lvl>
  </w:abstractNum>
  <w:abstractNum w:abstractNumId="64" w15:restartNumberingAfterBreak="0">
    <w:nsid w:val="E5D60EAF"/>
    <w:multiLevelType w:val="multilevel"/>
    <w:tmpl w:val="E5D60EAF"/>
    <w:lvl w:ilvl="0">
      <w:start w:val="1"/>
      <w:numFmt w:val="bullet"/>
      <w:lvlText w:val=""/>
      <w:lvlJc w:val="left"/>
      <w:pPr>
        <w:tabs>
          <w:tab w:val="left" w:pos="420"/>
        </w:tabs>
        <w:ind w:left="265" w:hanging="420"/>
      </w:pPr>
      <w:rPr>
        <w:rFonts w:ascii="Wingdings" w:hAnsi="Wingdings" w:hint="default"/>
      </w:rPr>
    </w:lvl>
    <w:lvl w:ilvl="1">
      <w:start w:val="1"/>
      <w:numFmt w:val="bullet"/>
      <w:lvlText w:val=""/>
      <w:lvlJc w:val="left"/>
      <w:pPr>
        <w:tabs>
          <w:tab w:val="left" w:pos="840"/>
        </w:tabs>
        <w:ind w:left="475" w:hanging="420"/>
      </w:pPr>
      <w:rPr>
        <w:rFonts w:ascii="Wingdings" w:hAnsi="Wingdings" w:hint="default"/>
      </w:rPr>
    </w:lvl>
    <w:lvl w:ilvl="2">
      <w:start w:val="1"/>
      <w:numFmt w:val="bullet"/>
      <w:lvlText w:val=""/>
      <w:lvlJc w:val="left"/>
      <w:pPr>
        <w:tabs>
          <w:tab w:val="left" w:pos="1260"/>
        </w:tabs>
        <w:ind w:left="895" w:hanging="420"/>
      </w:pPr>
      <w:rPr>
        <w:rFonts w:ascii="Wingdings" w:hAnsi="Wingdings" w:hint="default"/>
      </w:rPr>
    </w:lvl>
    <w:lvl w:ilvl="3">
      <w:start w:val="1"/>
      <w:numFmt w:val="bullet"/>
      <w:lvlText w:val=""/>
      <w:lvlJc w:val="left"/>
      <w:pPr>
        <w:tabs>
          <w:tab w:val="left" w:pos="1680"/>
        </w:tabs>
        <w:ind w:left="1260" w:hanging="420"/>
      </w:pPr>
      <w:rPr>
        <w:rFonts w:ascii="Wingdings" w:hAnsi="Wingdings" w:hint="default"/>
      </w:rPr>
    </w:lvl>
    <w:lvl w:ilvl="4">
      <w:start w:val="1"/>
      <w:numFmt w:val="bullet"/>
      <w:lvlText w:val=""/>
      <w:lvlJc w:val="left"/>
      <w:pPr>
        <w:tabs>
          <w:tab w:val="left" w:pos="2100"/>
        </w:tabs>
        <w:ind w:left="1735" w:hanging="420"/>
      </w:pPr>
      <w:rPr>
        <w:rFonts w:ascii="Wingdings" w:hAnsi="Wingdings" w:hint="default"/>
      </w:rPr>
    </w:lvl>
    <w:lvl w:ilvl="5">
      <w:start w:val="1"/>
      <w:numFmt w:val="bullet"/>
      <w:lvlText w:val=""/>
      <w:lvlJc w:val="left"/>
      <w:pPr>
        <w:tabs>
          <w:tab w:val="left" w:pos="2520"/>
        </w:tabs>
        <w:ind w:left="2155" w:hanging="420"/>
      </w:pPr>
      <w:rPr>
        <w:rFonts w:ascii="Wingdings" w:hAnsi="Wingdings" w:hint="default"/>
      </w:rPr>
    </w:lvl>
    <w:lvl w:ilvl="6">
      <w:start w:val="1"/>
      <w:numFmt w:val="bullet"/>
      <w:lvlText w:val=""/>
      <w:lvlJc w:val="left"/>
      <w:pPr>
        <w:tabs>
          <w:tab w:val="left" w:pos="2940"/>
        </w:tabs>
        <w:ind w:left="2575" w:hanging="420"/>
      </w:pPr>
      <w:rPr>
        <w:rFonts w:ascii="Wingdings" w:hAnsi="Wingdings" w:hint="default"/>
      </w:rPr>
    </w:lvl>
    <w:lvl w:ilvl="7">
      <w:start w:val="1"/>
      <w:numFmt w:val="bullet"/>
      <w:lvlText w:val=""/>
      <w:lvlJc w:val="left"/>
      <w:pPr>
        <w:tabs>
          <w:tab w:val="left" w:pos="3360"/>
        </w:tabs>
        <w:ind w:left="2995" w:hanging="420"/>
      </w:pPr>
      <w:rPr>
        <w:rFonts w:ascii="Wingdings" w:hAnsi="Wingdings" w:hint="default"/>
      </w:rPr>
    </w:lvl>
    <w:lvl w:ilvl="8">
      <w:start w:val="1"/>
      <w:numFmt w:val="bullet"/>
      <w:lvlText w:val=""/>
      <w:lvlJc w:val="left"/>
      <w:pPr>
        <w:tabs>
          <w:tab w:val="left" w:pos="3780"/>
        </w:tabs>
        <w:ind w:left="3415" w:hanging="420"/>
      </w:pPr>
      <w:rPr>
        <w:rFonts w:ascii="Wingdings" w:hAnsi="Wingdings" w:hint="default"/>
      </w:rPr>
    </w:lvl>
  </w:abstractNum>
  <w:abstractNum w:abstractNumId="65" w15:restartNumberingAfterBreak="0">
    <w:nsid w:val="E7F8A9F0"/>
    <w:multiLevelType w:val="singleLevel"/>
    <w:tmpl w:val="E7F8A9F0"/>
    <w:lvl w:ilvl="0">
      <w:start w:val="1"/>
      <w:numFmt w:val="bullet"/>
      <w:lvlText w:val=""/>
      <w:lvlJc w:val="left"/>
      <w:pPr>
        <w:tabs>
          <w:tab w:val="left" w:pos="420"/>
        </w:tabs>
        <w:ind w:left="1105" w:hanging="420"/>
      </w:pPr>
      <w:rPr>
        <w:rFonts w:ascii="Wingdings" w:hAnsi="Wingdings" w:hint="default"/>
      </w:rPr>
    </w:lvl>
  </w:abstractNum>
  <w:abstractNum w:abstractNumId="66" w15:restartNumberingAfterBreak="0">
    <w:nsid w:val="E8CE6549"/>
    <w:multiLevelType w:val="singleLevel"/>
    <w:tmpl w:val="E8CE6549"/>
    <w:lvl w:ilvl="0">
      <w:start w:val="1"/>
      <w:numFmt w:val="bullet"/>
      <w:lvlText w:val=""/>
      <w:lvlJc w:val="left"/>
      <w:pPr>
        <w:ind w:left="1050" w:hanging="420"/>
      </w:pPr>
      <w:rPr>
        <w:rFonts w:ascii="Wingdings" w:hAnsi="Wingdings" w:hint="default"/>
      </w:rPr>
    </w:lvl>
  </w:abstractNum>
  <w:abstractNum w:abstractNumId="67" w15:restartNumberingAfterBreak="0">
    <w:nsid w:val="E9713380"/>
    <w:multiLevelType w:val="singleLevel"/>
    <w:tmpl w:val="E9713380"/>
    <w:lvl w:ilvl="0">
      <w:start w:val="1"/>
      <w:numFmt w:val="bullet"/>
      <w:lvlText w:val=""/>
      <w:lvlJc w:val="left"/>
      <w:pPr>
        <w:ind w:left="1050" w:hanging="420"/>
      </w:pPr>
      <w:rPr>
        <w:rFonts w:ascii="Wingdings" w:hAnsi="Wingdings" w:hint="default"/>
      </w:rPr>
    </w:lvl>
  </w:abstractNum>
  <w:abstractNum w:abstractNumId="68" w15:restartNumberingAfterBreak="0">
    <w:nsid w:val="EA7D8CD7"/>
    <w:multiLevelType w:val="singleLevel"/>
    <w:tmpl w:val="EA7D8CD7"/>
    <w:lvl w:ilvl="0">
      <w:start w:val="1"/>
      <w:numFmt w:val="bullet"/>
      <w:lvlText w:val=""/>
      <w:lvlJc w:val="left"/>
      <w:pPr>
        <w:ind w:left="1680" w:hanging="420"/>
      </w:pPr>
      <w:rPr>
        <w:rFonts w:ascii="Wingdings" w:hAnsi="Wingdings" w:hint="default"/>
      </w:rPr>
    </w:lvl>
  </w:abstractNum>
  <w:abstractNum w:abstractNumId="69" w15:restartNumberingAfterBreak="0">
    <w:nsid w:val="EAD968E6"/>
    <w:multiLevelType w:val="multilevel"/>
    <w:tmpl w:val="EAD968E6"/>
    <w:lvl w:ilvl="0">
      <w:start w:val="1"/>
      <w:numFmt w:val="decimal"/>
      <w:pStyle w:val="1"/>
      <w:lvlText w:val="%1."/>
      <w:lvlJc w:val="left"/>
      <w:pPr>
        <w:ind w:left="432" w:hanging="432"/>
      </w:pPr>
      <w:rPr>
        <w:rFonts w:ascii="宋体" w:eastAsia="宋体" w:hAnsi="宋体" w:cs="宋体" w:hint="default"/>
        <w:sz w:val="28"/>
        <w:szCs w:val="28"/>
      </w:rPr>
    </w:lvl>
    <w:lvl w:ilvl="1">
      <w:start w:val="1"/>
      <w:numFmt w:val="decimal"/>
      <w:pStyle w:val="2"/>
      <w:lvlText w:val="%1.%2."/>
      <w:lvlJc w:val="left"/>
      <w:pPr>
        <w:ind w:left="575" w:hanging="575"/>
      </w:pPr>
      <w:rPr>
        <w:rFonts w:ascii="宋体" w:eastAsia="宋体" w:hAnsi="宋体" w:cs="宋体" w:hint="default"/>
        <w:sz w:val="28"/>
        <w:szCs w:val="28"/>
      </w:rPr>
    </w:lvl>
    <w:lvl w:ilvl="2">
      <w:start w:val="1"/>
      <w:numFmt w:val="decimal"/>
      <w:pStyle w:val="3"/>
      <w:lvlText w:val="%1.%2.%3."/>
      <w:lvlJc w:val="left"/>
      <w:pPr>
        <w:ind w:left="720" w:hanging="720"/>
      </w:pPr>
      <w:rPr>
        <w:rFonts w:ascii="宋体" w:eastAsia="宋体" w:hAnsi="宋体" w:cs="宋体" w:hint="default"/>
        <w:sz w:val="28"/>
        <w:szCs w:val="28"/>
      </w:rPr>
    </w:lvl>
    <w:lvl w:ilvl="3">
      <w:start w:val="1"/>
      <w:numFmt w:val="decimal"/>
      <w:pStyle w:val="4"/>
      <w:lvlText w:val="%1.%2.%3.%4."/>
      <w:lvlJc w:val="left"/>
      <w:pPr>
        <w:ind w:left="864" w:hanging="864"/>
      </w:pPr>
      <w:rPr>
        <w:rFonts w:ascii="宋体" w:eastAsia="宋体" w:hAnsi="宋体" w:cs="宋体" w:hint="default"/>
        <w:sz w:val="28"/>
        <w:szCs w:val="28"/>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70" w15:restartNumberingAfterBreak="0">
    <w:nsid w:val="EAE2C9F5"/>
    <w:multiLevelType w:val="singleLevel"/>
    <w:tmpl w:val="EAE2C9F5"/>
    <w:lvl w:ilvl="0">
      <w:start w:val="1"/>
      <w:numFmt w:val="bullet"/>
      <w:lvlText w:val=""/>
      <w:lvlJc w:val="left"/>
      <w:pPr>
        <w:ind w:left="1470" w:hanging="420"/>
      </w:pPr>
      <w:rPr>
        <w:rFonts w:ascii="Wingdings" w:hAnsi="Wingdings" w:hint="default"/>
      </w:rPr>
    </w:lvl>
  </w:abstractNum>
  <w:abstractNum w:abstractNumId="71" w15:restartNumberingAfterBreak="0">
    <w:nsid w:val="ECFA548A"/>
    <w:multiLevelType w:val="singleLevel"/>
    <w:tmpl w:val="ECFA548A"/>
    <w:lvl w:ilvl="0">
      <w:start w:val="1"/>
      <w:numFmt w:val="bullet"/>
      <w:lvlText w:val=""/>
      <w:lvlJc w:val="left"/>
      <w:pPr>
        <w:tabs>
          <w:tab w:val="left" w:pos="840"/>
        </w:tabs>
        <w:ind w:left="1260" w:hanging="420"/>
      </w:pPr>
      <w:rPr>
        <w:rFonts w:ascii="Wingdings" w:hAnsi="Wingdings" w:hint="default"/>
      </w:rPr>
    </w:lvl>
  </w:abstractNum>
  <w:abstractNum w:abstractNumId="72" w15:restartNumberingAfterBreak="0">
    <w:nsid w:val="ED19AAAC"/>
    <w:multiLevelType w:val="singleLevel"/>
    <w:tmpl w:val="ED19AAAC"/>
    <w:lvl w:ilvl="0">
      <w:start w:val="1"/>
      <w:numFmt w:val="bullet"/>
      <w:lvlText w:val=""/>
      <w:lvlJc w:val="left"/>
      <w:pPr>
        <w:ind w:left="840" w:hanging="420"/>
      </w:pPr>
      <w:rPr>
        <w:rFonts w:ascii="Wingdings" w:hAnsi="Wingdings" w:hint="default"/>
      </w:rPr>
    </w:lvl>
  </w:abstractNum>
  <w:abstractNum w:abstractNumId="73" w15:restartNumberingAfterBreak="0">
    <w:nsid w:val="EE523AFC"/>
    <w:multiLevelType w:val="singleLevel"/>
    <w:tmpl w:val="EE523AFC"/>
    <w:lvl w:ilvl="0">
      <w:start w:val="1"/>
      <w:numFmt w:val="bullet"/>
      <w:lvlText w:val=""/>
      <w:lvlJc w:val="left"/>
      <w:pPr>
        <w:ind w:left="1050" w:hanging="420"/>
      </w:pPr>
      <w:rPr>
        <w:rFonts w:ascii="Wingdings" w:hAnsi="Wingdings" w:hint="default"/>
      </w:rPr>
    </w:lvl>
  </w:abstractNum>
  <w:abstractNum w:abstractNumId="74" w15:restartNumberingAfterBreak="0">
    <w:nsid w:val="EFAAB858"/>
    <w:multiLevelType w:val="singleLevel"/>
    <w:tmpl w:val="EFAAB858"/>
    <w:lvl w:ilvl="0">
      <w:start w:val="1"/>
      <w:numFmt w:val="bullet"/>
      <w:lvlText w:val=""/>
      <w:lvlJc w:val="left"/>
      <w:pPr>
        <w:tabs>
          <w:tab w:val="left" w:pos="420"/>
        </w:tabs>
        <w:ind w:left="420" w:hanging="420"/>
      </w:pPr>
      <w:rPr>
        <w:rFonts w:ascii="Wingdings" w:hAnsi="Wingdings" w:hint="default"/>
      </w:rPr>
    </w:lvl>
  </w:abstractNum>
  <w:abstractNum w:abstractNumId="75" w15:restartNumberingAfterBreak="0">
    <w:nsid w:val="EFDF1E29"/>
    <w:multiLevelType w:val="singleLevel"/>
    <w:tmpl w:val="EFDF1E29"/>
    <w:lvl w:ilvl="0">
      <w:start w:val="1"/>
      <w:numFmt w:val="bullet"/>
      <w:lvlText w:val=""/>
      <w:lvlJc w:val="left"/>
      <w:pPr>
        <w:tabs>
          <w:tab w:val="left" w:pos="420"/>
        </w:tabs>
        <w:ind w:left="630" w:hanging="420"/>
      </w:pPr>
      <w:rPr>
        <w:rFonts w:ascii="Wingdings" w:hAnsi="Wingdings" w:hint="default"/>
      </w:rPr>
    </w:lvl>
  </w:abstractNum>
  <w:abstractNum w:abstractNumId="76" w15:restartNumberingAfterBreak="0">
    <w:nsid w:val="F22AB34D"/>
    <w:multiLevelType w:val="singleLevel"/>
    <w:tmpl w:val="F22AB34D"/>
    <w:lvl w:ilvl="0">
      <w:start w:val="1"/>
      <w:numFmt w:val="bullet"/>
      <w:lvlText w:val=""/>
      <w:lvlJc w:val="left"/>
      <w:pPr>
        <w:tabs>
          <w:tab w:val="left" w:pos="420"/>
        </w:tabs>
        <w:ind w:left="1262" w:hanging="420"/>
      </w:pPr>
      <w:rPr>
        <w:rFonts w:ascii="Wingdings" w:hAnsi="Wingdings" w:hint="default"/>
      </w:rPr>
    </w:lvl>
  </w:abstractNum>
  <w:abstractNum w:abstractNumId="77" w15:restartNumberingAfterBreak="0">
    <w:nsid w:val="F2FD68C3"/>
    <w:multiLevelType w:val="singleLevel"/>
    <w:tmpl w:val="F2FD68C3"/>
    <w:lvl w:ilvl="0">
      <w:start w:val="1"/>
      <w:numFmt w:val="bullet"/>
      <w:lvlText w:val=""/>
      <w:lvlJc w:val="left"/>
      <w:pPr>
        <w:tabs>
          <w:tab w:val="left" w:pos="420"/>
        </w:tabs>
        <w:ind w:left="1105" w:hanging="420"/>
      </w:pPr>
      <w:rPr>
        <w:rFonts w:ascii="Wingdings" w:hAnsi="Wingdings" w:hint="default"/>
      </w:rPr>
    </w:lvl>
  </w:abstractNum>
  <w:abstractNum w:abstractNumId="78" w15:restartNumberingAfterBreak="0">
    <w:nsid w:val="F82B6095"/>
    <w:multiLevelType w:val="singleLevel"/>
    <w:tmpl w:val="F82B6095"/>
    <w:lvl w:ilvl="0">
      <w:start w:val="1"/>
      <w:numFmt w:val="bullet"/>
      <w:lvlText w:val=""/>
      <w:lvlJc w:val="left"/>
      <w:pPr>
        <w:tabs>
          <w:tab w:val="left" w:pos="420"/>
        </w:tabs>
        <w:ind w:left="1050" w:hanging="420"/>
      </w:pPr>
      <w:rPr>
        <w:rFonts w:ascii="Wingdings" w:hAnsi="Wingdings" w:hint="default"/>
      </w:rPr>
    </w:lvl>
  </w:abstractNum>
  <w:abstractNum w:abstractNumId="79" w15:restartNumberingAfterBreak="0">
    <w:nsid w:val="F8822ACF"/>
    <w:multiLevelType w:val="singleLevel"/>
    <w:tmpl w:val="F8822ACF"/>
    <w:lvl w:ilvl="0">
      <w:start w:val="1"/>
      <w:numFmt w:val="bullet"/>
      <w:lvlText w:val=""/>
      <w:lvlJc w:val="left"/>
      <w:pPr>
        <w:ind w:left="1050" w:hanging="420"/>
      </w:pPr>
      <w:rPr>
        <w:rFonts w:ascii="Wingdings" w:hAnsi="Wingdings" w:hint="default"/>
      </w:rPr>
    </w:lvl>
  </w:abstractNum>
  <w:abstractNum w:abstractNumId="80" w15:restartNumberingAfterBreak="0">
    <w:nsid w:val="FBA97378"/>
    <w:multiLevelType w:val="multilevel"/>
    <w:tmpl w:val="FBA97378"/>
    <w:lvl w:ilvl="0">
      <w:start w:val="1"/>
      <w:numFmt w:val="bullet"/>
      <w:lvlText w:val=""/>
      <w:lvlJc w:val="left"/>
      <w:pPr>
        <w:tabs>
          <w:tab w:val="left" w:pos="420"/>
        </w:tabs>
        <w:ind w:left="1050" w:hanging="420"/>
      </w:pPr>
      <w:rPr>
        <w:rFonts w:ascii="Wingdings" w:hAnsi="Wingdings" w:hint="default"/>
      </w:rPr>
    </w:lvl>
    <w:lvl w:ilvl="1">
      <w:start w:val="1"/>
      <w:numFmt w:val="bullet"/>
      <w:lvlText w:val=""/>
      <w:lvlJc w:val="left"/>
      <w:pPr>
        <w:tabs>
          <w:tab w:val="left" w:pos="840"/>
        </w:tabs>
        <w:ind w:left="1470" w:hanging="420"/>
      </w:pPr>
      <w:rPr>
        <w:rFonts w:ascii="Wingdings" w:hAnsi="Wingdings" w:hint="default"/>
      </w:rPr>
    </w:lvl>
    <w:lvl w:ilvl="2">
      <w:start w:val="1"/>
      <w:numFmt w:val="bullet"/>
      <w:lvlText w:val=""/>
      <w:lvlJc w:val="left"/>
      <w:pPr>
        <w:tabs>
          <w:tab w:val="left" w:pos="1260"/>
        </w:tabs>
        <w:ind w:left="1890" w:hanging="420"/>
      </w:pPr>
      <w:rPr>
        <w:rFonts w:ascii="Wingdings" w:hAnsi="Wingdings" w:hint="default"/>
      </w:rPr>
    </w:lvl>
    <w:lvl w:ilvl="3">
      <w:start w:val="1"/>
      <w:numFmt w:val="bullet"/>
      <w:lvlText w:val=""/>
      <w:lvlJc w:val="left"/>
      <w:pPr>
        <w:tabs>
          <w:tab w:val="left" w:pos="1680"/>
        </w:tabs>
        <w:ind w:left="2310" w:hanging="420"/>
      </w:pPr>
      <w:rPr>
        <w:rFonts w:ascii="Wingdings" w:hAnsi="Wingdings" w:hint="default"/>
      </w:rPr>
    </w:lvl>
    <w:lvl w:ilvl="4">
      <w:start w:val="1"/>
      <w:numFmt w:val="bullet"/>
      <w:lvlText w:val=""/>
      <w:lvlJc w:val="left"/>
      <w:pPr>
        <w:tabs>
          <w:tab w:val="left" w:pos="2100"/>
        </w:tabs>
        <w:ind w:left="2730" w:hanging="420"/>
      </w:pPr>
      <w:rPr>
        <w:rFonts w:ascii="Wingdings" w:hAnsi="Wingdings" w:hint="default"/>
      </w:rPr>
    </w:lvl>
    <w:lvl w:ilvl="5">
      <w:start w:val="1"/>
      <w:numFmt w:val="bullet"/>
      <w:lvlText w:val=""/>
      <w:lvlJc w:val="left"/>
      <w:pPr>
        <w:tabs>
          <w:tab w:val="left" w:pos="2520"/>
        </w:tabs>
        <w:ind w:left="3150" w:hanging="420"/>
      </w:pPr>
      <w:rPr>
        <w:rFonts w:ascii="Wingdings" w:hAnsi="Wingdings" w:hint="default"/>
      </w:rPr>
    </w:lvl>
    <w:lvl w:ilvl="6">
      <w:start w:val="1"/>
      <w:numFmt w:val="bullet"/>
      <w:lvlText w:val=""/>
      <w:lvlJc w:val="left"/>
      <w:pPr>
        <w:tabs>
          <w:tab w:val="left" w:pos="2940"/>
        </w:tabs>
        <w:ind w:left="3570" w:hanging="420"/>
      </w:pPr>
      <w:rPr>
        <w:rFonts w:ascii="Wingdings" w:hAnsi="Wingdings" w:hint="default"/>
      </w:rPr>
    </w:lvl>
    <w:lvl w:ilvl="7">
      <w:start w:val="1"/>
      <w:numFmt w:val="bullet"/>
      <w:lvlText w:val=""/>
      <w:lvlJc w:val="left"/>
      <w:pPr>
        <w:tabs>
          <w:tab w:val="left" w:pos="3360"/>
        </w:tabs>
        <w:ind w:left="3990" w:hanging="420"/>
      </w:pPr>
      <w:rPr>
        <w:rFonts w:ascii="Wingdings" w:hAnsi="Wingdings" w:hint="default"/>
      </w:rPr>
    </w:lvl>
    <w:lvl w:ilvl="8">
      <w:start w:val="1"/>
      <w:numFmt w:val="bullet"/>
      <w:lvlText w:val=""/>
      <w:lvlJc w:val="left"/>
      <w:pPr>
        <w:tabs>
          <w:tab w:val="left" w:pos="3780"/>
        </w:tabs>
        <w:ind w:left="4410" w:hanging="420"/>
      </w:pPr>
      <w:rPr>
        <w:rFonts w:ascii="Wingdings" w:hAnsi="Wingdings" w:hint="default"/>
      </w:rPr>
    </w:lvl>
  </w:abstractNum>
  <w:abstractNum w:abstractNumId="81" w15:restartNumberingAfterBreak="0">
    <w:nsid w:val="FBFF9B7C"/>
    <w:multiLevelType w:val="singleLevel"/>
    <w:tmpl w:val="FBFF9B7C"/>
    <w:lvl w:ilvl="0">
      <w:start w:val="1"/>
      <w:numFmt w:val="bullet"/>
      <w:lvlText w:val=""/>
      <w:lvlJc w:val="left"/>
      <w:pPr>
        <w:tabs>
          <w:tab w:val="left" w:pos="840"/>
        </w:tabs>
        <w:ind w:left="840" w:hanging="420"/>
      </w:pPr>
      <w:rPr>
        <w:rFonts w:ascii="Wingdings" w:hAnsi="Wingdings" w:hint="default"/>
      </w:rPr>
    </w:lvl>
  </w:abstractNum>
  <w:abstractNum w:abstractNumId="82" w15:restartNumberingAfterBreak="0">
    <w:nsid w:val="FCF9A95D"/>
    <w:multiLevelType w:val="singleLevel"/>
    <w:tmpl w:val="FCF9A95D"/>
    <w:lvl w:ilvl="0">
      <w:start w:val="1"/>
      <w:numFmt w:val="bullet"/>
      <w:lvlText w:val=""/>
      <w:lvlJc w:val="left"/>
      <w:pPr>
        <w:tabs>
          <w:tab w:val="left" w:pos="1260"/>
        </w:tabs>
        <w:ind w:left="1945" w:hanging="420"/>
      </w:pPr>
      <w:rPr>
        <w:rFonts w:ascii="Wingdings" w:hAnsi="Wingdings" w:hint="default"/>
      </w:rPr>
    </w:lvl>
  </w:abstractNum>
  <w:abstractNum w:abstractNumId="83" w15:restartNumberingAfterBreak="0">
    <w:nsid w:val="FD6E8A6D"/>
    <w:multiLevelType w:val="multilevel"/>
    <w:tmpl w:val="FD6E8A6D"/>
    <w:lvl w:ilvl="0">
      <w:start w:val="1"/>
      <w:numFmt w:val="bullet"/>
      <w:lvlText w:val=""/>
      <w:lvlJc w:val="left"/>
      <w:pPr>
        <w:tabs>
          <w:tab w:val="left" w:pos="420"/>
        </w:tabs>
        <w:ind w:left="-155" w:hanging="420"/>
      </w:pPr>
      <w:rPr>
        <w:rFonts w:ascii="Wingdings" w:hAnsi="Wingdings" w:hint="default"/>
      </w:rPr>
    </w:lvl>
    <w:lvl w:ilvl="1">
      <w:start w:val="1"/>
      <w:numFmt w:val="bullet"/>
      <w:lvlText w:val=""/>
      <w:lvlJc w:val="left"/>
      <w:pPr>
        <w:tabs>
          <w:tab w:val="left" w:pos="840"/>
        </w:tabs>
        <w:ind w:left="-885" w:hanging="420"/>
      </w:pPr>
      <w:rPr>
        <w:rFonts w:ascii="Wingdings" w:hAnsi="Wingdings" w:hint="default"/>
      </w:rPr>
    </w:lvl>
    <w:lvl w:ilvl="2">
      <w:start w:val="1"/>
      <w:numFmt w:val="bullet"/>
      <w:lvlText w:val=""/>
      <w:lvlJc w:val="left"/>
      <w:pPr>
        <w:tabs>
          <w:tab w:val="left" w:pos="1260"/>
        </w:tabs>
        <w:ind w:left="-465" w:hanging="420"/>
      </w:pPr>
      <w:rPr>
        <w:rFonts w:ascii="Wingdings" w:hAnsi="Wingdings" w:hint="default"/>
      </w:rPr>
    </w:lvl>
    <w:lvl w:ilvl="3">
      <w:start w:val="1"/>
      <w:numFmt w:val="bullet"/>
      <w:lvlText w:val=""/>
      <w:lvlJc w:val="left"/>
      <w:pPr>
        <w:tabs>
          <w:tab w:val="left" w:pos="1680"/>
        </w:tabs>
        <w:ind w:left="-45" w:hanging="420"/>
      </w:pPr>
      <w:rPr>
        <w:rFonts w:ascii="Wingdings" w:hAnsi="Wingdings" w:hint="default"/>
      </w:rPr>
    </w:lvl>
    <w:lvl w:ilvl="4">
      <w:start w:val="1"/>
      <w:numFmt w:val="bullet"/>
      <w:lvlText w:val=""/>
      <w:lvlJc w:val="left"/>
      <w:pPr>
        <w:tabs>
          <w:tab w:val="left" w:pos="2100"/>
        </w:tabs>
        <w:ind w:left="375" w:hanging="420"/>
      </w:pPr>
      <w:rPr>
        <w:rFonts w:ascii="Wingdings" w:hAnsi="Wingdings" w:hint="default"/>
      </w:rPr>
    </w:lvl>
    <w:lvl w:ilvl="5">
      <w:start w:val="1"/>
      <w:numFmt w:val="bullet"/>
      <w:lvlText w:val=""/>
      <w:lvlJc w:val="left"/>
      <w:pPr>
        <w:tabs>
          <w:tab w:val="left" w:pos="2520"/>
        </w:tabs>
        <w:ind w:left="795" w:hanging="420"/>
      </w:pPr>
      <w:rPr>
        <w:rFonts w:ascii="Wingdings" w:hAnsi="Wingdings" w:hint="default"/>
      </w:rPr>
    </w:lvl>
    <w:lvl w:ilvl="6">
      <w:start w:val="1"/>
      <w:numFmt w:val="bullet"/>
      <w:lvlText w:val=""/>
      <w:lvlJc w:val="left"/>
      <w:pPr>
        <w:tabs>
          <w:tab w:val="left" w:pos="2940"/>
        </w:tabs>
        <w:ind w:left="1215" w:hanging="420"/>
      </w:pPr>
      <w:rPr>
        <w:rFonts w:ascii="Wingdings" w:hAnsi="Wingdings" w:hint="default"/>
      </w:rPr>
    </w:lvl>
    <w:lvl w:ilvl="7">
      <w:start w:val="1"/>
      <w:numFmt w:val="bullet"/>
      <w:lvlText w:val=""/>
      <w:lvlJc w:val="left"/>
      <w:pPr>
        <w:tabs>
          <w:tab w:val="left" w:pos="3360"/>
        </w:tabs>
        <w:ind w:left="1635" w:hanging="420"/>
      </w:pPr>
      <w:rPr>
        <w:rFonts w:ascii="Wingdings" w:hAnsi="Wingdings" w:hint="default"/>
      </w:rPr>
    </w:lvl>
    <w:lvl w:ilvl="8">
      <w:start w:val="1"/>
      <w:numFmt w:val="bullet"/>
      <w:lvlText w:val=""/>
      <w:lvlJc w:val="left"/>
      <w:pPr>
        <w:tabs>
          <w:tab w:val="left" w:pos="3780"/>
        </w:tabs>
        <w:ind w:left="2055" w:hanging="420"/>
      </w:pPr>
      <w:rPr>
        <w:rFonts w:ascii="Wingdings" w:hAnsi="Wingdings" w:hint="default"/>
      </w:rPr>
    </w:lvl>
  </w:abstractNum>
  <w:abstractNum w:abstractNumId="84" w15:restartNumberingAfterBreak="0">
    <w:nsid w:val="FDF27961"/>
    <w:multiLevelType w:val="multilevel"/>
    <w:tmpl w:val="FDF2796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5" w15:restartNumberingAfterBreak="0">
    <w:nsid w:val="FEBBAF08"/>
    <w:multiLevelType w:val="multilevel"/>
    <w:tmpl w:val="FEBBAF08"/>
    <w:lvl w:ilvl="0">
      <w:start w:val="1"/>
      <w:numFmt w:val="bullet"/>
      <w:lvlText w:val=""/>
      <w:lvlJc w:val="left"/>
      <w:pPr>
        <w:tabs>
          <w:tab w:val="left" w:pos="840"/>
        </w:tabs>
        <w:ind w:left="1315" w:hanging="420"/>
      </w:pPr>
      <w:rPr>
        <w:rFonts w:ascii="Wingdings" w:hAnsi="Wingdings" w:hint="default"/>
      </w:rPr>
    </w:lvl>
    <w:lvl w:ilvl="1">
      <w:start w:val="1"/>
      <w:numFmt w:val="bullet"/>
      <w:lvlText w:val=""/>
      <w:lvlJc w:val="left"/>
      <w:pPr>
        <w:tabs>
          <w:tab w:val="left" w:pos="1260"/>
        </w:tabs>
        <w:ind w:left="1735" w:hanging="420"/>
      </w:pPr>
      <w:rPr>
        <w:rFonts w:ascii="Wingdings" w:hAnsi="Wingdings" w:hint="default"/>
      </w:rPr>
    </w:lvl>
    <w:lvl w:ilvl="2">
      <w:start w:val="1"/>
      <w:numFmt w:val="bullet"/>
      <w:lvlText w:val=""/>
      <w:lvlJc w:val="left"/>
      <w:pPr>
        <w:tabs>
          <w:tab w:val="left" w:pos="1680"/>
        </w:tabs>
        <w:ind w:left="2155" w:hanging="420"/>
      </w:pPr>
      <w:rPr>
        <w:rFonts w:ascii="Wingdings" w:hAnsi="Wingdings" w:hint="default"/>
      </w:rPr>
    </w:lvl>
    <w:lvl w:ilvl="3">
      <w:start w:val="1"/>
      <w:numFmt w:val="bullet"/>
      <w:lvlText w:val=""/>
      <w:lvlJc w:val="left"/>
      <w:pPr>
        <w:tabs>
          <w:tab w:val="left" w:pos="2100"/>
        </w:tabs>
        <w:ind w:left="2575" w:hanging="420"/>
      </w:pPr>
      <w:rPr>
        <w:rFonts w:ascii="Wingdings" w:hAnsi="Wingdings" w:hint="default"/>
      </w:rPr>
    </w:lvl>
    <w:lvl w:ilvl="4">
      <w:start w:val="1"/>
      <w:numFmt w:val="bullet"/>
      <w:lvlText w:val=""/>
      <w:lvlJc w:val="left"/>
      <w:pPr>
        <w:tabs>
          <w:tab w:val="left" w:pos="2520"/>
        </w:tabs>
        <w:ind w:left="2995" w:hanging="420"/>
      </w:pPr>
      <w:rPr>
        <w:rFonts w:ascii="Wingdings" w:hAnsi="Wingdings" w:hint="default"/>
      </w:rPr>
    </w:lvl>
    <w:lvl w:ilvl="5">
      <w:start w:val="1"/>
      <w:numFmt w:val="bullet"/>
      <w:lvlText w:val=""/>
      <w:lvlJc w:val="left"/>
      <w:pPr>
        <w:tabs>
          <w:tab w:val="left" w:pos="2940"/>
        </w:tabs>
        <w:ind w:left="3415" w:hanging="420"/>
      </w:pPr>
      <w:rPr>
        <w:rFonts w:ascii="Wingdings" w:hAnsi="Wingdings" w:hint="default"/>
      </w:rPr>
    </w:lvl>
    <w:lvl w:ilvl="6">
      <w:start w:val="1"/>
      <w:numFmt w:val="bullet"/>
      <w:lvlText w:val=""/>
      <w:lvlJc w:val="left"/>
      <w:pPr>
        <w:tabs>
          <w:tab w:val="left" w:pos="3360"/>
        </w:tabs>
        <w:ind w:left="3835" w:hanging="420"/>
      </w:pPr>
      <w:rPr>
        <w:rFonts w:ascii="Wingdings" w:hAnsi="Wingdings" w:hint="default"/>
      </w:rPr>
    </w:lvl>
    <w:lvl w:ilvl="7">
      <w:start w:val="1"/>
      <w:numFmt w:val="bullet"/>
      <w:lvlText w:val=""/>
      <w:lvlJc w:val="left"/>
      <w:pPr>
        <w:tabs>
          <w:tab w:val="left" w:pos="3780"/>
        </w:tabs>
        <w:ind w:left="4255" w:hanging="420"/>
      </w:pPr>
      <w:rPr>
        <w:rFonts w:ascii="Wingdings" w:hAnsi="Wingdings" w:hint="default"/>
      </w:rPr>
    </w:lvl>
    <w:lvl w:ilvl="8">
      <w:start w:val="1"/>
      <w:numFmt w:val="bullet"/>
      <w:lvlText w:val=""/>
      <w:lvlJc w:val="left"/>
      <w:pPr>
        <w:tabs>
          <w:tab w:val="left" w:pos="4200"/>
        </w:tabs>
        <w:ind w:left="4675" w:hanging="420"/>
      </w:pPr>
      <w:rPr>
        <w:rFonts w:ascii="Wingdings" w:hAnsi="Wingdings" w:hint="default"/>
      </w:rPr>
    </w:lvl>
  </w:abstractNum>
  <w:abstractNum w:abstractNumId="86" w15:restartNumberingAfterBreak="0">
    <w:nsid w:val="FEBC9F84"/>
    <w:multiLevelType w:val="singleLevel"/>
    <w:tmpl w:val="FEBC9F84"/>
    <w:lvl w:ilvl="0">
      <w:start w:val="1"/>
      <w:numFmt w:val="bullet"/>
      <w:lvlText w:val=""/>
      <w:lvlJc w:val="left"/>
      <w:pPr>
        <w:tabs>
          <w:tab w:val="left" w:pos="1260"/>
        </w:tabs>
        <w:ind w:left="1260" w:hanging="420"/>
      </w:pPr>
      <w:rPr>
        <w:rFonts w:ascii="Wingdings" w:hAnsi="Wingdings" w:hint="default"/>
      </w:rPr>
    </w:lvl>
  </w:abstractNum>
  <w:abstractNum w:abstractNumId="87" w15:restartNumberingAfterBreak="0">
    <w:nsid w:val="FFAAA39D"/>
    <w:multiLevelType w:val="singleLevel"/>
    <w:tmpl w:val="FFAAA39D"/>
    <w:lvl w:ilvl="0">
      <w:start w:val="1"/>
      <w:numFmt w:val="bullet"/>
      <w:lvlText w:val=""/>
      <w:lvlJc w:val="left"/>
      <w:pPr>
        <w:tabs>
          <w:tab w:val="left" w:pos="1680"/>
        </w:tabs>
        <w:ind w:left="2365" w:hanging="420"/>
      </w:pPr>
      <w:rPr>
        <w:rFonts w:ascii="Wingdings" w:hAnsi="Wingdings" w:hint="default"/>
      </w:rPr>
    </w:lvl>
  </w:abstractNum>
  <w:abstractNum w:abstractNumId="88" w15:restartNumberingAfterBreak="0">
    <w:nsid w:val="FFF81C27"/>
    <w:multiLevelType w:val="multilevel"/>
    <w:tmpl w:val="FFF81C2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9" w15:restartNumberingAfterBreak="0">
    <w:nsid w:val="00E5190B"/>
    <w:multiLevelType w:val="singleLevel"/>
    <w:tmpl w:val="00E5190B"/>
    <w:lvl w:ilvl="0">
      <w:start w:val="1"/>
      <w:numFmt w:val="bullet"/>
      <w:lvlText w:val=""/>
      <w:lvlJc w:val="left"/>
      <w:pPr>
        <w:ind w:left="1260" w:hanging="420"/>
      </w:pPr>
      <w:rPr>
        <w:rFonts w:ascii="Wingdings" w:hAnsi="Wingdings" w:hint="default"/>
      </w:rPr>
    </w:lvl>
  </w:abstractNum>
  <w:abstractNum w:abstractNumId="90" w15:restartNumberingAfterBreak="0">
    <w:nsid w:val="054116FF"/>
    <w:multiLevelType w:val="singleLevel"/>
    <w:tmpl w:val="054116FF"/>
    <w:lvl w:ilvl="0">
      <w:start w:val="1"/>
      <w:numFmt w:val="bullet"/>
      <w:lvlText w:val=""/>
      <w:lvlJc w:val="left"/>
      <w:pPr>
        <w:tabs>
          <w:tab w:val="left" w:pos="420"/>
        </w:tabs>
        <w:ind w:left="1050" w:hanging="420"/>
      </w:pPr>
      <w:rPr>
        <w:rFonts w:ascii="Wingdings" w:hAnsi="Wingdings" w:hint="default"/>
      </w:rPr>
    </w:lvl>
  </w:abstractNum>
  <w:abstractNum w:abstractNumId="91" w15:restartNumberingAfterBreak="0">
    <w:nsid w:val="076E086D"/>
    <w:multiLevelType w:val="singleLevel"/>
    <w:tmpl w:val="076E086D"/>
    <w:lvl w:ilvl="0">
      <w:start w:val="1"/>
      <w:numFmt w:val="bullet"/>
      <w:lvlText w:val=""/>
      <w:lvlJc w:val="left"/>
      <w:pPr>
        <w:ind w:left="1050" w:hanging="420"/>
      </w:pPr>
      <w:rPr>
        <w:rFonts w:ascii="Wingdings" w:hAnsi="Wingdings" w:hint="default"/>
      </w:rPr>
    </w:lvl>
  </w:abstractNum>
  <w:abstractNum w:abstractNumId="92" w15:restartNumberingAfterBreak="0">
    <w:nsid w:val="07A2D43E"/>
    <w:multiLevelType w:val="singleLevel"/>
    <w:tmpl w:val="07A2D43E"/>
    <w:lvl w:ilvl="0">
      <w:start w:val="1"/>
      <w:numFmt w:val="bullet"/>
      <w:lvlText w:val=""/>
      <w:lvlJc w:val="left"/>
      <w:pPr>
        <w:ind w:left="1260" w:hanging="420"/>
      </w:pPr>
      <w:rPr>
        <w:rFonts w:ascii="Wingdings" w:hAnsi="Wingdings" w:hint="default"/>
      </w:rPr>
    </w:lvl>
  </w:abstractNum>
  <w:abstractNum w:abstractNumId="93" w15:restartNumberingAfterBreak="0">
    <w:nsid w:val="0A035247"/>
    <w:multiLevelType w:val="singleLevel"/>
    <w:tmpl w:val="0A035247"/>
    <w:lvl w:ilvl="0">
      <w:start w:val="1"/>
      <w:numFmt w:val="bullet"/>
      <w:lvlText w:val=""/>
      <w:lvlJc w:val="left"/>
      <w:pPr>
        <w:ind w:left="420" w:hanging="420"/>
      </w:pPr>
      <w:rPr>
        <w:rFonts w:ascii="Wingdings" w:hAnsi="Wingdings" w:hint="default"/>
      </w:rPr>
    </w:lvl>
  </w:abstractNum>
  <w:abstractNum w:abstractNumId="94" w15:restartNumberingAfterBreak="0">
    <w:nsid w:val="0A3110CD"/>
    <w:multiLevelType w:val="singleLevel"/>
    <w:tmpl w:val="0A3110CD"/>
    <w:lvl w:ilvl="0">
      <w:start w:val="1"/>
      <w:numFmt w:val="bullet"/>
      <w:lvlText w:val=""/>
      <w:lvlJc w:val="left"/>
      <w:pPr>
        <w:ind w:left="420" w:hanging="420"/>
      </w:pPr>
      <w:rPr>
        <w:rFonts w:ascii="Wingdings" w:hAnsi="Wingdings" w:hint="default"/>
      </w:rPr>
    </w:lvl>
  </w:abstractNum>
  <w:abstractNum w:abstractNumId="95" w15:restartNumberingAfterBreak="0">
    <w:nsid w:val="0D831D77"/>
    <w:multiLevelType w:val="multilevel"/>
    <w:tmpl w:val="0D831D77"/>
    <w:lvl w:ilvl="0">
      <w:start w:val="1"/>
      <w:numFmt w:val="bullet"/>
      <w:lvlText w:val=""/>
      <w:lvlJc w:val="left"/>
      <w:pPr>
        <w:tabs>
          <w:tab w:val="left" w:pos="420"/>
        </w:tabs>
        <w:ind w:left="420" w:hanging="420"/>
      </w:pPr>
      <w:rPr>
        <w:rFonts w:ascii="Wingdings" w:hAnsi="Wingdings" w:hint="default"/>
      </w:rPr>
    </w:lvl>
    <w:lvl w:ilvl="1">
      <w:start w:val="1"/>
      <w:numFmt w:val="decimal"/>
      <w:pStyle w:val="a"/>
      <w:lvlText w:val="%2."/>
      <w:lvlJc w:val="left"/>
      <w:pPr>
        <w:tabs>
          <w:tab w:val="left" w:pos="964"/>
        </w:tabs>
        <w:ind w:left="964" w:hanging="397"/>
      </w:pPr>
      <w:rPr>
        <w:rFonts w:hint="eastAsia"/>
        <w:b w:val="0"/>
        <w:i w:val="0"/>
      </w:rPr>
    </w:lvl>
    <w:lvl w:ilvl="2">
      <w:start w:val="1"/>
      <w:numFmt w:val="decimal"/>
      <w:lvlText w:val="%2.%3"/>
      <w:lvlJc w:val="left"/>
      <w:pPr>
        <w:tabs>
          <w:tab w:val="left" w:pos="1531"/>
        </w:tabs>
        <w:ind w:left="1531" w:hanging="567"/>
      </w:pPr>
      <w:rPr>
        <w:rFonts w:hint="eastAsia"/>
        <w:b w:val="0"/>
        <w:i w:val="0"/>
      </w:rPr>
    </w:lvl>
    <w:lvl w:ilvl="3">
      <w:start w:val="1"/>
      <w:numFmt w:val="upperLetter"/>
      <w:lvlText w:val="%4."/>
      <w:lvlJc w:val="left"/>
      <w:pPr>
        <w:tabs>
          <w:tab w:val="left" w:pos="1928"/>
        </w:tabs>
        <w:ind w:left="1928" w:hanging="397"/>
      </w:pPr>
      <w:rPr>
        <w:rFonts w:hint="eastAsia"/>
      </w:rPr>
    </w:lvl>
    <w:lvl w:ilvl="4">
      <w:start w:val="1"/>
      <w:numFmt w:val="lowerLetter"/>
      <w:lvlText w:val="%5."/>
      <w:lvlJc w:val="left"/>
      <w:pPr>
        <w:tabs>
          <w:tab w:val="left" w:pos="2345"/>
        </w:tabs>
        <w:ind w:left="2268" w:hanging="283"/>
      </w:pPr>
      <w:rPr>
        <w:rFonts w:hint="eastAsia"/>
      </w:rPr>
    </w:lvl>
    <w:lvl w:ilvl="5">
      <w:start w:val="1"/>
      <w:numFmt w:val="lowerLetter"/>
      <w:lvlText w:val="%6."/>
      <w:lvlJc w:val="left"/>
      <w:pPr>
        <w:tabs>
          <w:tab w:val="left" w:pos="2409"/>
        </w:tabs>
        <w:ind w:left="2409" w:hanging="425"/>
      </w:pPr>
      <w:rPr>
        <w:rFonts w:hint="eastAsia"/>
      </w:rPr>
    </w:lvl>
    <w:lvl w:ilvl="6">
      <w:start w:val="1"/>
      <w:numFmt w:val="lowerRoman"/>
      <w:lvlText w:val="%7."/>
      <w:lvlJc w:val="left"/>
      <w:pPr>
        <w:tabs>
          <w:tab w:val="left" w:pos="2835"/>
        </w:tabs>
        <w:ind w:left="2835" w:hanging="426"/>
      </w:pPr>
      <w:rPr>
        <w:rFonts w:hint="eastAsia"/>
      </w:rPr>
    </w:lvl>
    <w:lvl w:ilvl="7">
      <w:start w:val="1"/>
      <w:numFmt w:val="lowerLetter"/>
      <w:lvlText w:val="%8."/>
      <w:lvlJc w:val="left"/>
      <w:pPr>
        <w:tabs>
          <w:tab w:val="left" w:pos="3260"/>
        </w:tabs>
        <w:ind w:left="3260" w:hanging="425"/>
      </w:pPr>
      <w:rPr>
        <w:rFonts w:hint="eastAsia"/>
      </w:rPr>
    </w:lvl>
    <w:lvl w:ilvl="8">
      <w:start w:val="1"/>
      <w:numFmt w:val="lowerRoman"/>
      <w:lvlText w:val="%9."/>
      <w:lvlJc w:val="left"/>
      <w:pPr>
        <w:tabs>
          <w:tab w:val="left" w:pos="3685"/>
        </w:tabs>
        <w:ind w:left="3685" w:hanging="425"/>
      </w:pPr>
      <w:rPr>
        <w:rFonts w:hint="eastAsia"/>
      </w:rPr>
    </w:lvl>
  </w:abstractNum>
  <w:abstractNum w:abstractNumId="96" w15:restartNumberingAfterBreak="0">
    <w:nsid w:val="0D9A7F31"/>
    <w:multiLevelType w:val="singleLevel"/>
    <w:tmpl w:val="0D9A7F31"/>
    <w:lvl w:ilvl="0">
      <w:start w:val="1"/>
      <w:numFmt w:val="bullet"/>
      <w:lvlText w:val=""/>
      <w:lvlJc w:val="left"/>
      <w:pPr>
        <w:ind w:left="1470" w:hanging="420"/>
      </w:pPr>
      <w:rPr>
        <w:rFonts w:ascii="Wingdings" w:hAnsi="Wingdings" w:hint="default"/>
      </w:rPr>
    </w:lvl>
  </w:abstractNum>
  <w:abstractNum w:abstractNumId="97" w15:restartNumberingAfterBreak="0">
    <w:nsid w:val="0DCF5AB9"/>
    <w:multiLevelType w:val="singleLevel"/>
    <w:tmpl w:val="0DCF5AB9"/>
    <w:lvl w:ilvl="0">
      <w:start w:val="1"/>
      <w:numFmt w:val="bullet"/>
      <w:lvlText w:val=""/>
      <w:lvlJc w:val="left"/>
      <w:pPr>
        <w:tabs>
          <w:tab w:val="left" w:pos="420"/>
        </w:tabs>
        <w:ind w:left="1260" w:hanging="420"/>
      </w:pPr>
      <w:rPr>
        <w:rFonts w:ascii="Wingdings" w:hAnsi="Wingdings" w:hint="default"/>
      </w:rPr>
    </w:lvl>
  </w:abstractNum>
  <w:abstractNum w:abstractNumId="98" w15:restartNumberingAfterBreak="0">
    <w:nsid w:val="0E109A8A"/>
    <w:multiLevelType w:val="singleLevel"/>
    <w:tmpl w:val="0E109A8A"/>
    <w:lvl w:ilvl="0">
      <w:start w:val="1"/>
      <w:numFmt w:val="bullet"/>
      <w:lvlText w:val=""/>
      <w:lvlJc w:val="left"/>
      <w:pPr>
        <w:ind w:left="1050" w:hanging="420"/>
      </w:pPr>
      <w:rPr>
        <w:rFonts w:ascii="Wingdings" w:hAnsi="Wingdings" w:hint="default"/>
      </w:rPr>
    </w:lvl>
  </w:abstractNum>
  <w:abstractNum w:abstractNumId="99" w15:restartNumberingAfterBreak="0">
    <w:nsid w:val="115B3EA4"/>
    <w:multiLevelType w:val="singleLevel"/>
    <w:tmpl w:val="115B3EA4"/>
    <w:lvl w:ilvl="0">
      <w:start w:val="1"/>
      <w:numFmt w:val="bullet"/>
      <w:lvlText w:val=""/>
      <w:lvlJc w:val="left"/>
      <w:pPr>
        <w:ind w:left="630" w:hanging="420"/>
      </w:pPr>
      <w:rPr>
        <w:rFonts w:ascii="Wingdings" w:hAnsi="Wingdings" w:hint="default"/>
      </w:rPr>
    </w:lvl>
  </w:abstractNum>
  <w:abstractNum w:abstractNumId="100" w15:restartNumberingAfterBreak="0">
    <w:nsid w:val="16D9C884"/>
    <w:multiLevelType w:val="singleLevel"/>
    <w:tmpl w:val="16D9C884"/>
    <w:lvl w:ilvl="0">
      <w:start w:val="1"/>
      <w:numFmt w:val="bullet"/>
      <w:lvlText w:val=""/>
      <w:lvlJc w:val="left"/>
      <w:pPr>
        <w:ind w:left="1051" w:hanging="420"/>
      </w:pPr>
      <w:rPr>
        <w:rFonts w:ascii="Wingdings" w:hAnsi="Wingdings" w:hint="default"/>
      </w:rPr>
    </w:lvl>
  </w:abstractNum>
  <w:abstractNum w:abstractNumId="101" w15:restartNumberingAfterBreak="0">
    <w:nsid w:val="188DDA74"/>
    <w:multiLevelType w:val="singleLevel"/>
    <w:tmpl w:val="188DDA74"/>
    <w:lvl w:ilvl="0">
      <w:start w:val="1"/>
      <w:numFmt w:val="bullet"/>
      <w:lvlText w:val=""/>
      <w:lvlJc w:val="left"/>
      <w:pPr>
        <w:ind w:left="420" w:hanging="420"/>
      </w:pPr>
      <w:rPr>
        <w:rFonts w:ascii="Wingdings" w:hAnsi="Wingdings" w:hint="default"/>
      </w:rPr>
    </w:lvl>
  </w:abstractNum>
  <w:abstractNum w:abstractNumId="102" w15:restartNumberingAfterBreak="0">
    <w:nsid w:val="18EA70B6"/>
    <w:multiLevelType w:val="singleLevel"/>
    <w:tmpl w:val="18EA70B6"/>
    <w:lvl w:ilvl="0">
      <w:start w:val="1"/>
      <w:numFmt w:val="bullet"/>
      <w:lvlText w:val=""/>
      <w:lvlJc w:val="left"/>
      <w:pPr>
        <w:ind w:left="1050" w:hanging="420"/>
      </w:pPr>
      <w:rPr>
        <w:rFonts w:ascii="Wingdings" w:hAnsi="Wingdings" w:hint="default"/>
      </w:rPr>
    </w:lvl>
  </w:abstractNum>
  <w:abstractNum w:abstractNumId="103" w15:restartNumberingAfterBreak="0">
    <w:nsid w:val="19538316"/>
    <w:multiLevelType w:val="multilevel"/>
    <w:tmpl w:val="19538316"/>
    <w:lvl w:ilvl="0">
      <w:start w:val="1"/>
      <w:numFmt w:val="bullet"/>
      <w:lvlText w:val=""/>
      <w:lvlJc w:val="left"/>
      <w:pPr>
        <w:tabs>
          <w:tab w:val="left" w:pos="420"/>
        </w:tabs>
        <w:ind w:left="1050" w:hanging="420"/>
      </w:pPr>
      <w:rPr>
        <w:rFonts w:ascii="Wingdings" w:hAnsi="Wingdings" w:hint="default"/>
      </w:rPr>
    </w:lvl>
    <w:lvl w:ilvl="1">
      <w:start w:val="1"/>
      <w:numFmt w:val="bullet"/>
      <w:lvlText w:val=""/>
      <w:lvlJc w:val="left"/>
      <w:pPr>
        <w:tabs>
          <w:tab w:val="left" w:pos="840"/>
        </w:tabs>
        <w:ind w:left="1470" w:hanging="420"/>
      </w:pPr>
      <w:rPr>
        <w:rFonts w:ascii="Wingdings" w:hAnsi="Wingdings" w:hint="default"/>
      </w:rPr>
    </w:lvl>
    <w:lvl w:ilvl="2">
      <w:start w:val="1"/>
      <w:numFmt w:val="bullet"/>
      <w:lvlText w:val=""/>
      <w:lvlJc w:val="left"/>
      <w:pPr>
        <w:tabs>
          <w:tab w:val="left" w:pos="1260"/>
        </w:tabs>
        <w:ind w:left="1890" w:hanging="420"/>
      </w:pPr>
      <w:rPr>
        <w:rFonts w:ascii="Wingdings" w:hAnsi="Wingdings" w:hint="default"/>
      </w:rPr>
    </w:lvl>
    <w:lvl w:ilvl="3">
      <w:start w:val="1"/>
      <w:numFmt w:val="bullet"/>
      <w:lvlText w:val=""/>
      <w:lvlJc w:val="left"/>
      <w:pPr>
        <w:tabs>
          <w:tab w:val="left" w:pos="1680"/>
        </w:tabs>
        <w:ind w:left="2310" w:hanging="420"/>
      </w:pPr>
      <w:rPr>
        <w:rFonts w:ascii="Wingdings" w:hAnsi="Wingdings" w:hint="default"/>
      </w:rPr>
    </w:lvl>
    <w:lvl w:ilvl="4">
      <w:start w:val="1"/>
      <w:numFmt w:val="bullet"/>
      <w:lvlText w:val=""/>
      <w:lvlJc w:val="left"/>
      <w:pPr>
        <w:tabs>
          <w:tab w:val="left" w:pos="2100"/>
        </w:tabs>
        <w:ind w:left="2730" w:hanging="420"/>
      </w:pPr>
      <w:rPr>
        <w:rFonts w:ascii="Wingdings" w:hAnsi="Wingdings" w:hint="default"/>
      </w:rPr>
    </w:lvl>
    <w:lvl w:ilvl="5">
      <w:start w:val="1"/>
      <w:numFmt w:val="bullet"/>
      <w:lvlText w:val=""/>
      <w:lvlJc w:val="left"/>
      <w:pPr>
        <w:tabs>
          <w:tab w:val="left" w:pos="2520"/>
        </w:tabs>
        <w:ind w:left="3150" w:hanging="420"/>
      </w:pPr>
      <w:rPr>
        <w:rFonts w:ascii="Wingdings" w:hAnsi="Wingdings" w:hint="default"/>
      </w:rPr>
    </w:lvl>
    <w:lvl w:ilvl="6">
      <w:start w:val="1"/>
      <w:numFmt w:val="bullet"/>
      <w:lvlText w:val=""/>
      <w:lvlJc w:val="left"/>
      <w:pPr>
        <w:tabs>
          <w:tab w:val="left" w:pos="2940"/>
        </w:tabs>
        <w:ind w:left="3570" w:hanging="420"/>
      </w:pPr>
      <w:rPr>
        <w:rFonts w:ascii="Wingdings" w:hAnsi="Wingdings" w:hint="default"/>
      </w:rPr>
    </w:lvl>
    <w:lvl w:ilvl="7">
      <w:start w:val="1"/>
      <w:numFmt w:val="bullet"/>
      <w:lvlText w:val=""/>
      <w:lvlJc w:val="left"/>
      <w:pPr>
        <w:tabs>
          <w:tab w:val="left" w:pos="3360"/>
        </w:tabs>
        <w:ind w:left="3990" w:hanging="420"/>
      </w:pPr>
      <w:rPr>
        <w:rFonts w:ascii="Wingdings" w:hAnsi="Wingdings" w:hint="default"/>
      </w:rPr>
    </w:lvl>
    <w:lvl w:ilvl="8">
      <w:start w:val="1"/>
      <w:numFmt w:val="bullet"/>
      <w:lvlText w:val=""/>
      <w:lvlJc w:val="left"/>
      <w:pPr>
        <w:tabs>
          <w:tab w:val="left" w:pos="3780"/>
        </w:tabs>
        <w:ind w:left="4410" w:hanging="420"/>
      </w:pPr>
      <w:rPr>
        <w:rFonts w:ascii="Wingdings" w:hAnsi="Wingdings" w:hint="default"/>
      </w:rPr>
    </w:lvl>
  </w:abstractNum>
  <w:abstractNum w:abstractNumId="104" w15:restartNumberingAfterBreak="0">
    <w:nsid w:val="1A4AEAC7"/>
    <w:multiLevelType w:val="singleLevel"/>
    <w:tmpl w:val="1A4AEAC7"/>
    <w:lvl w:ilvl="0">
      <w:start w:val="1"/>
      <w:numFmt w:val="bullet"/>
      <w:lvlText w:val=""/>
      <w:lvlJc w:val="left"/>
      <w:pPr>
        <w:ind w:left="1470" w:hanging="420"/>
      </w:pPr>
      <w:rPr>
        <w:rFonts w:ascii="Wingdings" w:hAnsi="Wingdings" w:hint="default"/>
      </w:rPr>
    </w:lvl>
  </w:abstractNum>
  <w:abstractNum w:abstractNumId="105" w15:restartNumberingAfterBreak="0">
    <w:nsid w:val="1B8FC9AE"/>
    <w:multiLevelType w:val="singleLevel"/>
    <w:tmpl w:val="1B8FC9AE"/>
    <w:lvl w:ilvl="0">
      <w:start w:val="1"/>
      <w:numFmt w:val="bullet"/>
      <w:lvlText w:val=""/>
      <w:lvlJc w:val="left"/>
      <w:pPr>
        <w:ind w:left="1260" w:hanging="420"/>
      </w:pPr>
      <w:rPr>
        <w:rFonts w:ascii="Wingdings" w:hAnsi="Wingdings" w:hint="default"/>
      </w:rPr>
    </w:lvl>
  </w:abstractNum>
  <w:abstractNum w:abstractNumId="106" w15:restartNumberingAfterBreak="0">
    <w:nsid w:val="1BEBE12E"/>
    <w:multiLevelType w:val="singleLevel"/>
    <w:tmpl w:val="1BEBE12E"/>
    <w:lvl w:ilvl="0">
      <w:start w:val="1"/>
      <w:numFmt w:val="bullet"/>
      <w:lvlText w:val=""/>
      <w:lvlJc w:val="left"/>
      <w:pPr>
        <w:ind w:left="420" w:hanging="420"/>
      </w:pPr>
      <w:rPr>
        <w:rFonts w:ascii="Wingdings" w:hAnsi="Wingdings" w:hint="default"/>
      </w:rPr>
    </w:lvl>
  </w:abstractNum>
  <w:abstractNum w:abstractNumId="107" w15:restartNumberingAfterBreak="0">
    <w:nsid w:val="217124B9"/>
    <w:multiLevelType w:val="singleLevel"/>
    <w:tmpl w:val="217124B9"/>
    <w:lvl w:ilvl="0">
      <w:start w:val="1"/>
      <w:numFmt w:val="bullet"/>
      <w:lvlText w:val=""/>
      <w:lvlJc w:val="left"/>
      <w:pPr>
        <w:ind w:left="420" w:hanging="420"/>
      </w:pPr>
      <w:rPr>
        <w:rFonts w:ascii="Wingdings" w:hAnsi="Wingdings" w:hint="default"/>
      </w:rPr>
    </w:lvl>
  </w:abstractNum>
  <w:abstractNum w:abstractNumId="108" w15:restartNumberingAfterBreak="0">
    <w:nsid w:val="2308C412"/>
    <w:multiLevelType w:val="singleLevel"/>
    <w:tmpl w:val="2308C412"/>
    <w:lvl w:ilvl="0">
      <w:start w:val="1"/>
      <w:numFmt w:val="bullet"/>
      <w:lvlText w:val=""/>
      <w:lvlJc w:val="left"/>
      <w:pPr>
        <w:ind w:left="1470" w:hanging="420"/>
      </w:pPr>
      <w:rPr>
        <w:rFonts w:ascii="Wingdings" w:hAnsi="Wingdings" w:hint="default"/>
      </w:rPr>
    </w:lvl>
  </w:abstractNum>
  <w:abstractNum w:abstractNumId="109" w15:restartNumberingAfterBreak="0">
    <w:nsid w:val="244E5940"/>
    <w:multiLevelType w:val="singleLevel"/>
    <w:tmpl w:val="244E5940"/>
    <w:lvl w:ilvl="0">
      <w:start w:val="1"/>
      <w:numFmt w:val="decimal"/>
      <w:suff w:val="nothing"/>
      <w:lvlText w:val="%1、"/>
      <w:lvlJc w:val="left"/>
    </w:lvl>
  </w:abstractNum>
  <w:abstractNum w:abstractNumId="110" w15:restartNumberingAfterBreak="0">
    <w:nsid w:val="24C05685"/>
    <w:multiLevelType w:val="singleLevel"/>
    <w:tmpl w:val="24C05685"/>
    <w:lvl w:ilvl="0">
      <w:start w:val="1"/>
      <w:numFmt w:val="bullet"/>
      <w:lvlText w:val=""/>
      <w:lvlJc w:val="left"/>
      <w:pPr>
        <w:ind w:left="1260" w:hanging="420"/>
      </w:pPr>
      <w:rPr>
        <w:rFonts w:ascii="Wingdings" w:hAnsi="Wingdings" w:hint="default"/>
      </w:rPr>
    </w:lvl>
  </w:abstractNum>
  <w:abstractNum w:abstractNumId="111" w15:restartNumberingAfterBreak="0">
    <w:nsid w:val="26AD0C2C"/>
    <w:multiLevelType w:val="singleLevel"/>
    <w:tmpl w:val="26AD0C2C"/>
    <w:lvl w:ilvl="0">
      <w:start w:val="1"/>
      <w:numFmt w:val="bullet"/>
      <w:lvlText w:val=""/>
      <w:lvlJc w:val="left"/>
      <w:pPr>
        <w:ind w:left="420" w:hanging="420"/>
      </w:pPr>
      <w:rPr>
        <w:rFonts w:ascii="Wingdings" w:hAnsi="Wingdings" w:hint="default"/>
      </w:rPr>
    </w:lvl>
  </w:abstractNum>
  <w:abstractNum w:abstractNumId="112" w15:restartNumberingAfterBreak="0">
    <w:nsid w:val="278EB0DA"/>
    <w:multiLevelType w:val="singleLevel"/>
    <w:tmpl w:val="278EB0DA"/>
    <w:lvl w:ilvl="0">
      <w:start w:val="1"/>
      <w:numFmt w:val="decimalEnclosedCircleChinese"/>
      <w:suff w:val="nothing"/>
      <w:lvlText w:val="%1　"/>
      <w:lvlJc w:val="left"/>
      <w:pPr>
        <w:ind w:left="840" w:firstLine="400"/>
      </w:pPr>
      <w:rPr>
        <w:rFonts w:hint="eastAsia"/>
      </w:rPr>
    </w:lvl>
  </w:abstractNum>
  <w:abstractNum w:abstractNumId="113" w15:restartNumberingAfterBreak="0">
    <w:nsid w:val="27A8A76E"/>
    <w:multiLevelType w:val="singleLevel"/>
    <w:tmpl w:val="27A8A76E"/>
    <w:lvl w:ilvl="0">
      <w:start w:val="1"/>
      <w:numFmt w:val="bullet"/>
      <w:lvlText w:val=""/>
      <w:lvlJc w:val="left"/>
      <w:pPr>
        <w:ind w:left="1470" w:hanging="420"/>
      </w:pPr>
      <w:rPr>
        <w:rFonts w:ascii="Wingdings" w:hAnsi="Wingdings" w:hint="default"/>
      </w:rPr>
    </w:lvl>
  </w:abstractNum>
  <w:abstractNum w:abstractNumId="114" w15:restartNumberingAfterBreak="0">
    <w:nsid w:val="27F696B2"/>
    <w:multiLevelType w:val="singleLevel"/>
    <w:tmpl w:val="27F696B2"/>
    <w:lvl w:ilvl="0">
      <w:start w:val="1"/>
      <w:numFmt w:val="bullet"/>
      <w:lvlText w:val=""/>
      <w:lvlJc w:val="left"/>
      <w:pPr>
        <w:tabs>
          <w:tab w:val="left" w:pos="420"/>
        </w:tabs>
        <w:ind w:left="1260" w:hanging="420"/>
      </w:pPr>
      <w:rPr>
        <w:rFonts w:ascii="Wingdings" w:hAnsi="Wingdings" w:hint="default"/>
      </w:rPr>
    </w:lvl>
  </w:abstractNum>
  <w:abstractNum w:abstractNumId="115" w15:restartNumberingAfterBreak="0">
    <w:nsid w:val="28CA1BB4"/>
    <w:multiLevelType w:val="singleLevel"/>
    <w:tmpl w:val="28CA1BB4"/>
    <w:lvl w:ilvl="0">
      <w:start w:val="1"/>
      <w:numFmt w:val="bullet"/>
      <w:lvlText w:val=""/>
      <w:lvlJc w:val="left"/>
      <w:pPr>
        <w:tabs>
          <w:tab w:val="left" w:pos="420"/>
        </w:tabs>
        <w:ind w:left="1050" w:hanging="420"/>
      </w:pPr>
      <w:rPr>
        <w:rFonts w:ascii="Wingdings" w:hAnsi="Wingdings" w:hint="default"/>
      </w:rPr>
    </w:lvl>
  </w:abstractNum>
  <w:abstractNum w:abstractNumId="116" w15:restartNumberingAfterBreak="0">
    <w:nsid w:val="2A030A05"/>
    <w:multiLevelType w:val="singleLevel"/>
    <w:tmpl w:val="2A030A05"/>
    <w:lvl w:ilvl="0">
      <w:start w:val="1"/>
      <w:numFmt w:val="bullet"/>
      <w:lvlText w:val=""/>
      <w:lvlJc w:val="left"/>
      <w:pPr>
        <w:ind w:left="1470" w:hanging="420"/>
      </w:pPr>
      <w:rPr>
        <w:rFonts w:ascii="Wingdings" w:hAnsi="Wingdings" w:hint="default"/>
      </w:rPr>
    </w:lvl>
  </w:abstractNum>
  <w:abstractNum w:abstractNumId="117" w15:restartNumberingAfterBreak="0">
    <w:nsid w:val="2BCCB992"/>
    <w:multiLevelType w:val="singleLevel"/>
    <w:tmpl w:val="2BCCB992"/>
    <w:lvl w:ilvl="0">
      <w:start w:val="1"/>
      <w:numFmt w:val="bullet"/>
      <w:lvlText w:val=""/>
      <w:lvlJc w:val="left"/>
      <w:pPr>
        <w:ind w:left="1051" w:hanging="420"/>
      </w:pPr>
      <w:rPr>
        <w:rFonts w:ascii="Wingdings" w:hAnsi="Wingdings" w:hint="default"/>
      </w:rPr>
    </w:lvl>
  </w:abstractNum>
  <w:abstractNum w:abstractNumId="118" w15:restartNumberingAfterBreak="0">
    <w:nsid w:val="2CA79236"/>
    <w:multiLevelType w:val="singleLevel"/>
    <w:tmpl w:val="2CA79236"/>
    <w:lvl w:ilvl="0">
      <w:start w:val="1"/>
      <w:numFmt w:val="bullet"/>
      <w:lvlText w:val=""/>
      <w:lvlJc w:val="left"/>
      <w:pPr>
        <w:ind w:left="1261" w:hanging="420"/>
      </w:pPr>
      <w:rPr>
        <w:rFonts w:ascii="Wingdings" w:hAnsi="Wingdings" w:hint="default"/>
      </w:rPr>
    </w:lvl>
  </w:abstractNum>
  <w:abstractNum w:abstractNumId="119" w15:restartNumberingAfterBreak="0">
    <w:nsid w:val="2D19B81A"/>
    <w:multiLevelType w:val="singleLevel"/>
    <w:tmpl w:val="2D19B81A"/>
    <w:lvl w:ilvl="0">
      <w:start w:val="1"/>
      <w:numFmt w:val="bullet"/>
      <w:lvlText w:val=""/>
      <w:lvlJc w:val="left"/>
      <w:pPr>
        <w:ind w:left="1050" w:hanging="420"/>
      </w:pPr>
      <w:rPr>
        <w:rFonts w:ascii="Wingdings" w:hAnsi="Wingdings" w:hint="default"/>
      </w:rPr>
    </w:lvl>
  </w:abstractNum>
  <w:abstractNum w:abstractNumId="120" w15:restartNumberingAfterBreak="0">
    <w:nsid w:val="3018A0A2"/>
    <w:multiLevelType w:val="singleLevel"/>
    <w:tmpl w:val="3018A0A2"/>
    <w:lvl w:ilvl="0">
      <w:start w:val="1"/>
      <w:numFmt w:val="bullet"/>
      <w:lvlText w:val=""/>
      <w:lvlJc w:val="left"/>
      <w:pPr>
        <w:ind w:left="1260" w:hanging="420"/>
      </w:pPr>
      <w:rPr>
        <w:rFonts w:ascii="Wingdings" w:hAnsi="Wingdings" w:hint="default"/>
      </w:rPr>
    </w:lvl>
  </w:abstractNum>
  <w:abstractNum w:abstractNumId="121" w15:restartNumberingAfterBreak="0">
    <w:nsid w:val="333952BF"/>
    <w:multiLevelType w:val="singleLevel"/>
    <w:tmpl w:val="333952BF"/>
    <w:lvl w:ilvl="0">
      <w:start w:val="1"/>
      <w:numFmt w:val="bullet"/>
      <w:lvlText w:val=""/>
      <w:lvlJc w:val="left"/>
      <w:pPr>
        <w:ind w:left="630" w:hanging="420"/>
      </w:pPr>
      <w:rPr>
        <w:rFonts w:ascii="Wingdings" w:hAnsi="Wingdings" w:hint="default"/>
      </w:rPr>
    </w:lvl>
  </w:abstractNum>
  <w:abstractNum w:abstractNumId="122" w15:restartNumberingAfterBreak="0">
    <w:nsid w:val="34851E11"/>
    <w:multiLevelType w:val="multilevel"/>
    <w:tmpl w:val="34851E11"/>
    <w:lvl w:ilvl="0">
      <w:start w:val="1"/>
      <w:numFmt w:val="bullet"/>
      <w:lvlText w:val=""/>
      <w:lvlJc w:val="left"/>
      <w:pPr>
        <w:ind w:left="475"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3" w15:restartNumberingAfterBreak="0">
    <w:nsid w:val="365E9F14"/>
    <w:multiLevelType w:val="singleLevel"/>
    <w:tmpl w:val="365E9F14"/>
    <w:lvl w:ilvl="0">
      <w:start w:val="1"/>
      <w:numFmt w:val="bullet"/>
      <w:lvlText w:val=""/>
      <w:lvlJc w:val="left"/>
      <w:pPr>
        <w:ind w:left="420" w:hanging="420"/>
      </w:pPr>
      <w:rPr>
        <w:rFonts w:ascii="Wingdings" w:hAnsi="Wingdings" w:hint="default"/>
      </w:rPr>
    </w:lvl>
  </w:abstractNum>
  <w:abstractNum w:abstractNumId="124" w15:restartNumberingAfterBreak="0">
    <w:nsid w:val="37479083"/>
    <w:multiLevelType w:val="multilevel"/>
    <w:tmpl w:val="37479083"/>
    <w:lvl w:ilvl="0">
      <w:start w:val="1"/>
      <w:numFmt w:val="bullet"/>
      <w:lvlText w:val=""/>
      <w:lvlJc w:val="left"/>
      <w:pPr>
        <w:ind w:left="1050" w:hanging="420"/>
      </w:pPr>
      <w:rPr>
        <w:rFonts w:ascii="Wingdings" w:hAnsi="Wingdings" w:cs="Wingdings" w:hint="default"/>
      </w:rPr>
    </w:lvl>
    <w:lvl w:ilvl="1">
      <w:start w:val="1"/>
      <w:numFmt w:val="bullet"/>
      <w:lvlText w:val=""/>
      <w:lvlJc w:val="left"/>
      <w:pPr>
        <w:tabs>
          <w:tab w:val="left" w:pos="840"/>
        </w:tabs>
        <w:ind w:left="1470" w:hanging="420"/>
      </w:pPr>
      <w:rPr>
        <w:rFonts w:ascii="Wingdings" w:hAnsi="Wingdings" w:cs="Wingdings" w:hint="default"/>
      </w:rPr>
    </w:lvl>
    <w:lvl w:ilvl="2">
      <w:start w:val="1"/>
      <w:numFmt w:val="bullet"/>
      <w:lvlText w:val=""/>
      <w:lvlJc w:val="left"/>
      <w:pPr>
        <w:tabs>
          <w:tab w:val="left" w:pos="1260"/>
        </w:tabs>
        <w:ind w:left="1890" w:hanging="420"/>
      </w:pPr>
      <w:rPr>
        <w:rFonts w:ascii="Wingdings" w:hAnsi="Wingdings" w:cs="Wingdings" w:hint="default"/>
      </w:rPr>
    </w:lvl>
    <w:lvl w:ilvl="3">
      <w:start w:val="1"/>
      <w:numFmt w:val="bullet"/>
      <w:lvlText w:val=""/>
      <w:lvlJc w:val="left"/>
      <w:pPr>
        <w:tabs>
          <w:tab w:val="left" w:pos="1680"/>
        </w:tabs>
        <w:ind w:left="2310" w:hanging="420"/>
      </w:pPr>
      <w:rPr>
        <w:rFonts w:ascii="Wingdings" w:hAnsi="Wingdings" w:cs="Wingdings" w:hint="default"/>
      </w:rPr>
    </w:lvl>
    <w:lvl w:ilvl="4">
      <w:start w:val="1"/>
      <w:numFmt w:val="bullet"/>
      <w:lvlText w:val=""/>
      <w:lvlJc w:val="left"/>
      <w:pPr>
        <w:tabs>
          <w:tab w:val="left" w:pos="2100"/>
        </w:tabs>
        <w:ind w:left="2730" w:hanging="420"/>
      </w:pPr>
      <w:rPr>
        <w:rFonts w:ascii="Wingdings" w:hAnsi="Wingdings" w:cs="Wingdings" w:hint="default"/>
      </w:rPr>
    </w:lvl>
    <w:lvl w:ilvl="5">
      <w:start w:val="1"/>
      <w:numFmt w:val="bullet"/>
      <w:lvlText w:val=""/>
      <w:lvlJc w:val="left"/>
      <w:pPr>
        <w:tabs>
          <w:tab w:val="left" w:pos="2520"/>
        </w:tabs>
        <w:ind w:left="3150" w:hanging="420"/>
      </w:pPr>
      <w:rPr>
        <w:rFonts w:ascii="Wingdings" w:hAnsi="Wingdings" w:cs="Wingdings" w:hint="default"/>
      </w:rPr>
    </w:lvl>
    <w:lvl w:ilvl="6">
      <w:start w:val="1"/>
      <w:numFmt w:val="bullet"/>
      <w:lvlText w:val=""/>
      <w:lvlJc w:val="left"/>
      <w:pPr>
        <w:tabs>
          <w:tab w:val="left" w:pos="2940"/>
        </w:tabs>
        <w:ind w:left="3570" w:hanging="420"/>
      </w:pPr>
      <w:rPr>
        <w:rFonts w:ascii="Wingdings" w:hAnsi="Wingdings" w:cs="Wingdings" w:hint="default"/>
      </w:rPr>
    </w:lvl>
    <w:lvl w:ilvl="7">
      <w:start w:val="1"/>
      <w:numFmt w:val="bullet"/>
      <w:lvlText w:val=""/>
      <w:lvlJc w:val="left"/>
      <w:pPr>
        <w:tabs>
          <w:tab w:val="left" w:pos="3360"/>
        </w:tabs>
        <w:ind w:left="3990" w:hanging="420"/>
      </w:pPr>
      <w:rPr>
        <w:rFonts w:ascii="Wingdings" w:hAnsi="Wingdings" w:cs="Wingdings" w:hint="default"/>
      </w:rPr>
    </w:lvl>
    <w:lvl w:ilvl="8">
      <w:start w:val="1"/>
      <w:numFmt w:val="bullet"/>
      <w:lvlText w:val=""/>
      <w:lvlJc w:val="left"/>
      <w:pPr>
        <w:tabs>
          <w:tab w:val="left" w:pos="3780"/>
        </w:tabs>
        <w:ind w:left="4410" w:hanging="420"/>
      </w:pPr>
      <w:rPr>
        <w:rFonts w:ascii="Wingdings" w:hAnsi="Wingdings" w:cs="Wingdings" w:hint="default"/>
      </w:rPr>
    </w:lvl>
  </w:abstractNum>
  <w:abstractNum w:abstractNumId="125" w15:restartNumberingAfterBreak="0">
    <w:nsid w:val="377B3212"/>
    <w:multiLevelType w:val="multilevel"/>
    <w:tmpl w:val="377B321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6" w15:restartNumberingAfterBreak="0">
    <w:nsid w:val="39B65FC3"/>
    <w:multiLevelType w:val="singleLevel"/>
    <w:tmpl w:val="39B65FC3"/>
    <w:lvl w:ilvl="0">
      <w:start w:val="1"/>
      <w:numFmt w:val="bullet"/>
      <w:lvlText w:val=""/>
      <w:lvlJc w:val="left"/>
      <w:pPr>
        <w:ind w:left="1050" w:hanging="420"/>
      </w:pPr>
      <w:rPr>
        <w:rFonts w:ascii="Wingdings" w:hAnsi="Wingdings" w:hint="default"/>
      </w:rPr>
    </w:lvl>
  </w:abstractNum>
  <w:abstractNum w:abstractNumId="127" w15:restartNumberingAfterBreak="0">
    <w:nsid w:val="39D05BC0"/>
    <w:multiLevelType w:val="singleLevel"/>
    <w:tmpl w:val="39D05BC0"/>
    <w:lvl w:ilvl="0">
      <w:start w:val="1"/>
      <w:numFmt w:val="bullet"/>
      <w:lvlText w:val=""/>
      <w:lvlJc w:val="left"/>
      <w:pPr>
        <w:ind w:left="630" w:hanging="420"/>
      </w:pPr>
      <w:rPr>
        <w:rFonts w:ascii="Wingdings" w:hAnsi="Wingdings" w:hint="default"/>
      </w:rPr>
    </w:lvl>
  </w:abstractNum>
  <w:abstractNum w:abstractNumId="128" w15:restartNumberingAfterBreak="0">
    <w:nsid w:val="3EC90250"/>
    <w:multiLevelType w:val="singleLevel"/>
    <w:tmpl w:val="3EC90250"/>
    <w:lvl w:ilvl="0">
      <w:start w:val="1"/>
      <w:numFmt w:val="bullet"/>
      <w:lvlText w:val=""/>
      <w:lvlJc w:val="left"/>
      <w:pPr>
        <w:ind w:left="420" w:hanging="420"/>
      </w:pPr>
      <w:rPr>
        <w:rFonts w:ascii="Wingdings" w:hAnsi="Wingdings" w:hint="default"/>
      </w:rPr>
    </w:lvl>
  </w:abstractNum>
  <w:abstractNum w:abstractNumId="129" w15:restartNumberingAfterBreak="0">
    <w:nsid w:val="402444F4"/>
    <w:multiLevelType w:val="singleLevel"/>
    <w:tmpl w:val="402444F4"/>
    <w:lvl w:ilvl="0">
      <w:start w:val="1"/>
      <w:numFmt w:val="bullet"/>
      <w:lvlText w:val=""/>
      <w:lvlJc w:val="left"/>
      <w:pPr>
        <w:ind w:left="1050" w:hanging="420"/>
      </w:pPr>
      <w:rPr>
        <w:rFonts w:ascii="Wingdings" w:hAnsi="Wingdings" w:hint="default"/>
      </w:rPr>
    </w:lvl>
  </w:abstractNum>
  <w:abstractNum w:abstractNumId="130" w15:restartNumberingAfterBreak="0">
    <w:nsid w:val="43B4CD7E"/>
    <w:multiLevelType w:val="singleLevel"/>
    <w:tmpl w:val="43B4CD7E"/>
    <w:lvl w:ilvl="0">
      <w:start w:val="1"/>
      <w:numFmt w:val="bullet"/>
      <w:lvlText w:val=""/>
      <w:lvlJc w:val="left"/>
      <w:pPr>
        <w:ind w:left="1470" w:hanging="420"/>
      </w:pPr>
      <w:rPr>
        <w:rFonts w:ascii="Wingdings" w:hAnsi="Wingdings" w:hint="default"/>
      </w:rPr>
    </w:lvl>
  </w:abstractNum>
  <w:abstractNum w:abstractNumId="131" w15:restartNumberingAfterBreak="0">
    <w:nsid w:val="44C2F223"/>
    <w:multiLevelType w:val="singleLevel"/>
    <w:tmpl w:val="44C2F223"/>
    <w:lvl w:ilvl="0">
      <w:start w:val="1"/>
      <w:numFmt w:val="bullet"/>
      <w:lvlText w:val=""/>
      <w:lvlJc w:val="left"/>
      <w:pPr>
        <w:ind w:left="1260" w:hanging="420"/>
      </w:pPr>
      <w:rPr>
        <w:rFonts w:ascii="Wingdings" w:hAnsi="Wingdings" w:hint="default"/>
      </w:rPr>
    </w:lvl>
  </w:abstractNum>
  <w:abstractNum w:abstractNumId="132" w15:restartNumberingAfterBreak="0">
    <w:nsid w:val="4578A9CA"/>
    <w:multiLevelType w:val="singleLevel"/>
    <w:tmpl w:val="4578A9CA"/>
    <w:lvl w:ilvl="0">
      <w:start w:val="1"/>
      <w:numFmt w:val="bullet"/>
      <w:lvlText w:val=""/>
      <w:lvlJc w:val="left"/>
      <w:pPr>
        <w:ind w:left="420" w:hanging="420"/>
      </w:pPr>
      <w:rPr>
        <w:rFonts w:ascii="Wingdings" w:hAnsi="Wingdings" w:hint="default"/>
      </w:rPr>
    </w:lvl>
  </w:abstractNum>
  <w:abstractNum w:abstractNumId="133" w15:restartNumberingAfterBreak="0">
    <w:nsid w:val="48CC7734"/>
    <w:multiLevelType w:val="multilevel"/>
    <w:tmpl w:val="48CC7734"/>
    <w:lvl w:ilvl="0">
      <w:start w:val="1"/>
      <w:numFmt w:val="bullet"/>
      <w:pStyle w:val="a0"/>
      <w:lvlText w:val="●"/>
      <w:lvlJc w:val="left"/>
      <w:pPr>
        <w:tabs>
          <w:tab w:val="left" w:pos="420"/>
        </w:tabs>
        <w:ind w:left="420" w:hanging="420"/>
      </w:pPr>
      <w:rPr>
        <w:rFonts w:ascii="Times New Roman" w:hAnsi="Times New Roman" w:cs="Times New Roman" w:hint="default"/>
      </w:rPr>
    </w:lvl>
    <w:lvl w:ilvl="1">
      <w:start w:val="1"/>
      <w:numFmt w:val="decimal"/>
      <w:lvlText w:val="%2."/>
      <w:lvlJc w:val="left"/>
      <w:pPr>
        <w:tabs>
          <w:tab w:val="left" w:pos="964"/>
        </w:tabs>
        <w:ind w:left="964" w:hanging="397"/>
      </w:pPr>
      <w:rPr>
        <w:rFonts w:hint="eastAsia"/>
        <w:b w:val="0"/>
        <w:i w:val="0"/>
      </w:rPr>
    </w:lvl>
    <w:lvl w:ilvl="2">
      <w:start w:val="1"/>
      <w:numFmt w:val="decimal"/>
      <w:lvlText w:val="%2.%3"/>
      <w:lvlJc w:val="left"/>
      <w:pPr>
        <w:tabs>
          <w:tab w:val="left" w:pos="1531"/>
        </w:tabs>
        <w:ind w:left="1531" w:hanging="567"/>
      </w:pPr>
      <w:rPr>
        <w:rFonts w:hint="eastAsia"/>
        <w:b w:val="0"/>
        <w:i w:val="0"/>
      </w:rPr>
    </w:lvl>
    <w:lvl w:ilvl="3">
      <w:start w:val="1"/>
      <w:numFmt w:val="upperLetter"/>
      <w:lvlText w:val="%4."/>
      <w:lvlJc w:val="left"/>
      <w:pPr>
        <w:tabs>
          <w:tab w:val="left" w:pos="1928"/>
        </w:tabs>
        <w:ind w:left="1928" w:hanging="397"/>
      </w:pPr>
      <w:rPr>
        <w:rFonts w:hint="eastAsia"/>
      </w:rPr>
    </w:lvl>
    <w:lvl w:ilvl="4">
      <w:start w:val="1"/>
      <w:numFmt w:val="lowerLetter"/>
      <w:lvlText w:val="%5."/>
      <w:lvlJc w:val="left"/>
      <w:pPr>
        <w:tabs>
          <w:tab w:val="left" w:pos="2345"/>
        </w:tabs>
        <w:ind w:left="2268" w:hanging="283"/>
      </w:pPr>
      <w:rPr>
        <w:rFonts w:hint="eastAsia"/>
      </w:rPr>
    </w:lvl>
    <w:lvl w:ilvl="5">
      <w:start w:val="1"/>
      <w:numFmt w:val="lowerLetter"/>
      <w:lvlText w:val="%6."/>
      <w:lvlJc w:val="left"/>
      <w:pPr>
        <w:tabs>
          <w:tab w:val="left" w:pos="2409"/>
        </w:tabs>
        <w:ind w:left="2409" w:hanging="425"/>
      </w:pPr>
      <w:rPr>
        <w:rFonts w:hint="eastAsia"/>
      </w:rPr>
    </w:lvl>
    <w:lvl w:ilvl="6">
      <w:start w:val="1"/>
      <w:numFmt w:val="lowerRoman"/>
      <w:lvlText w:val="%7."/>
      <w:lvlJc w:val="left"/>
      <w:pPr>
        <w:tabs>
          <w:tab w:val="left" w:pos="2835"/>
        </w:tabs>
        <w:ind w:left="2835" w:hanging="426"/>
      </w:pPr>
      <w:rPr>
        <w:rFonts w:hint="eastAsia"/>
      </w:rPr>
    </w:lvl>
    <w:lvl w:ilvl="7">
      <w:start w:val="1"/>
      <w:numFmt w:val="lowerLetter"/>
      <w:lvlText w:val="%8."/>
      <w:lvlJc w:val="left"/>
      <w:pPr>
        <w:tabs>
          <w:tab w:val="left" w:pos="3260"/>
        </w:tabs>
        <w:ind w:left="3260" w:hanging="425"/>
      </w:pPr>
      <w:rPr>
        <w:rFonts w:hint="eastAsia"/>
      </w:rPr>
    </w:lvl>
    <w:lvl w:ilvl="8">
      <w:start w:val="1"/>
      <w:numFmt w:val="lowerRoman"/>
      <w:lvlText w:val="%9."/>
      <w:lvlJc w:val="left"/>
      <w:pPr>
        <w:tabs>
          <w:tab w:val="left" w:pos="3685"/>
        </w:tabs>
        <w:ind w:left="3685" w:hanging="425"/>
      </w:pPr>
      <w:rPr>
        <w:rFonts w:hint="eastAsia"/>
      </w:rPr>
    </w:lvl>
  </w:abstractNum>
  <w:abstractNum w:abstractNumId="134" w15:restartNumberingAfterBreak="0">
    <w:nsid w:val="4D2D80BC"/>
    <w:multiLevelType w:val="singleLevel"/>
    <w:tmpl w:val="4D2D80BC"/>
    <w:lvl w:ilvl="0">
      <w:start w:val="1"/>
      <w:numFmt w:val="bullet"/>
      <w:lvlText w:val=""/>
      <w:lvlJc w:val="left"/>
      <w:pPr>
        <w:ind w:left="1680" w:hanging="420"/>
      </w:pPr>
      <w:rPr>
        <w:rFonts w:ascii="Wingdings" w:hAnsi="Wingdings" w:hint="default"/>
      </w:rPr>
    </w:lvl>
  </w:abstractNum>
  <w:abstractNum w:abstractNumId="135" w15:restartNumberingAfterBreak="0">
    <w:nsid w:val="4F984CF2"/>
    <w:multiLevelType w:val="multilevel"/>
    <w:tmpl w:val="4F984CF2"/>
    <w:lvl w:ilvl="0">
      <w:start w:val="1"/>
      <w:numFmt w:val="decimal"/>
      <w:pStyle w:val="11"/>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6" w15:restartNumberingAfterBreak="0">
    <w:nsid w:val="4FDEAB7F"/>
    <w:multiLevelType w:val="singleLevel"/>
    <w:tmpl w:val="4FDEAB7F"/>
    <w:lvl w:ilvl="0">
      <w:start w:val="1"/>
      <w:numFmt w:val="bullet"/>
      <w:lvlText w:val=""/>
      <w:lvlJc w:val="left"/>
      <w:pPr>
        <w:ind w:left="1050" w:hanging="420"/>
      </w:pPr>
      <w:rPr>
        <w:rFonts w:ascii="Wingdings" w:hAnsi="Wingdings" w:hint="default"/>
      </w:rPr>
    </w:lvl>
  </w:abstractNum>
  <w:abstractNum w:abstractNumId="137" w15:restartNumberingAfterBreak="0">
    <w:nsid w:val="58A147DB"/>
    <w:multiLevelType w:val="singleLevel"/>
    <w:tmpl w:val="58A147DB"/>
    <w:lvl w:ilvl="0">
      <w:start w:val="1"/>
      <w:numFmt w:val="bullet"/>
      <w:lvlText w:val=""/>
      <w:lvlJc w:val="left"/>
      <w:pPr>
        <w:ind w:left="1050" w:hanging="420"/>
      </w:pPr>
      <w:rPr>
        <w:rFonts w:ascii="Wingdings" w:hAnsi="Wingdings" w:hint="default"/>
      </w:rPr>
    </w:lvl>
  </w:abstractNum>
  <w:abstractNum w:abstractNumId="138" w15:restartNumberingAfterBreak="0">
    <w:nsid w:val="598066A2"/>
    <w:multiLevelType w:val="singleLevel"/>
    <w:tmpl w:val="598066A2"/>
    <w:lvl w:ilvl="0">
      <w:start w:val="1"/>
      <w:numFmt w:val="bullet"/>
      <w:lvlText w:val=""/>
      <w:lvlJc w:val="left"/>
      <w:pPr>
        <w:ind w:left="1470" w:hanging="420"/>
      </w:pPr>
      <w:rPr>
        <w:rFonts w:ascii="Wingdings" w:hAnsi="Wingdings" w:hint="default"/>
      </w:rPr>
    </w:lvl>
  </w:abstractNum>
  <w:abstractNum w:abstractNumId="139" w15:restartNumberingAfterBreak="0">
    <w:nsid w:val="59EFA8E3"/>
    <w:multiLevelType w:val="singleLevel"/>
    <w:tmpl w:val="59EFA8E3"/>
    <w:lvl w:ilvl="0">
      <w:start w:val="1"/>
      <w:numFmt w:val="bullet"/>
      <w:lvlText w:val=""/>
      <w:lvlJc w:val="left"/>
      <w:pPr>
        <w:ind w:left="1260" w:hanging="420"/>
      </w:pPr>
      <w:rPr>
        <w:rFonts w:ascii="Wingdings" w:hAnsi="Wingdings" w:hint="default"/>
      </w:rPr>
    </w:lvl>
  </w:abstractNum>
  <w:abstractNum w:abstractNumId="140" w15:restartNumberingAfterBreak="0">
    <w:nsid w:val="5B4F1C32"/>
    <w:multiLevelType w:val="singleLevel"/>
    <w:tmpl w:val="5B4F1C32"/>
    <w:lvl w:ilvl="0">
      <w:start w:val="1"/>
      <w:numFmt w:val="bullet"/>
      <w:lvlText w:val=""/>
      <w:lvlJc w:val="left"/>
      <w:pPr>
        <w:tabs>
          <w:tab w:val="left" w:pos="1680"/>
        </w:tabs>
        <w:ind w:left="2365" w:hanging="420"/>
      </w:pPr>
      <w:rPr>
        <w:rFonts w:ascii="Wingdings" w:hAnsi="Wingdings" w:hint="default"/>
      </w:rPr>
    </w:lvl>
  </w:abstractNum>
  <w:abstractNum w:abstractNumId="141" w15:restartNumberingAfterBreak="0">
    <w:nsid w:val="5D102F73"/>
    <w:multiLevelType w:val="singleLevel"/>
    <w:tmpl w:val="5D102F73"/>
    <w:lvl w:ilvl="0">
      <w:start w:val="1"/>
      <w:numFmt w:val="bullet"/>
      <w:lvlText w:val=""/>
      <w:lvlJc w:val="left"/>
      <w:pPr>
        <w:ind w:left="420" w:hanging="420"/>
      </w:pPr>
      <w:rPr>
        <w:rFonts w:ascii="Wingdings" w:hAnsi="Wingdings" w:hint="default"/>
      </w:rPr>
    </w:lvl>
  </w:abstractNum>
  <w:abstractNum w:abstractNumId="142" w15:restartNumberingAfterBreak="0">
    <w:nsid w:val="5D47CC57"/>
    <w:multiLevelType w:val="multilevel"/>
    <w:tmpl w:val="5D47CC57"/>
    <w:lvl w:ilvl="0">
      <w:start w:val="1"/>
      <w:numFmt w:val="bullet"/>
      <w:lvlText w:val=""/>
      <w:lvlJc w:val="left"/>
      <w:pPr>
        <w:ind w:left="126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3" w15:restartNumberingAfterBreak="0">
    <w:nsid w:val="5DE5F5E8"/>
    <w:multiLevelType w:val="singleLevel"/>
    <w:tmpl w:val="5DE5F5E8"/>
    <w:lvl w:ilvl="0">
      <w:start w:val="1"/>
      <w:numFmt w:val="bullet"/>
      <w:lvlText w:val=""/>
      <w:lvlJc w:val="left"/>
      <w:pPr>
        <w:ind w:left="1261" w:hanging="420"/>
      </w:pPr>
      <w:rPr>
        <w:rFonts w:ascii="Wingdings" w:hAnsi="Wingdings" w:hint="default"/>
      </w:rPr>
    </w:lvl>
  </w:abstractNum>
  <w:abstractNum w:abstractNumId="144" w15:restartNumberingAfterBreak="0">
    <w:nsid w:val="5FBE0110"/>
    <w:multiLevelType w:val="singleLevel"/>
    <w:tmpl w:val="5FBE0110"/>
    <w:lvl w:ilvl="0">
      <w:start w:val="1"/>
      <w:numFmt w:val="bullet"/>
      <w:lvlText w:val=""/>
      <w:lvlJc w:val="left"/>
      <w:pPr>
        <w:tabs>
          <w:tab w:val="left" w:pos="420"/>
        </w:tabs>
        <w:ind w:left="420" w:hanging="420"/>
      </w:pPr>
      <w:rPr>
        <w:rFonts w:ascii="Wingdings" w:hAnsi="Wingdings" w:hint="default"/>
      </w:rPr>
    </w:lvl>
  </w:abstractNum>
  <w:abstractNum w:abstractNumId="145" w15:restartNumberingAfterBreak="0">
    <w:nsid w:val="606E29ED"/>
    <w:multiLevelType w:val="singleLevel"/>
    <w:tmpl w:val="606E29ED"/>
    <w:lvl w:ilvl="0">
      <w:start w:val="1"/>
      <w:numFmt w:val="bullet"/>
      <w:lvlText w:val=""/>
      <w:lvlJc w:val="left"/>
      <w:pPr>
        <w:ind w:left="1260" w:hanging="420"/>
      </w:pPr>
      <w:rPr>
        <w:rFonts w:ascii="Wingdings" w:hAnsi="Wingdings" w:hint="default"/>
      </w:rPr>
    </w:lvl>
  </w:abstractNum>
  <w:abstractNum w:abstractNumId="146" w15:restartNumberingAfterBreak="0">
    <w:nsid w:val="625C3F2F"/>
    <w:multiLevelType w:val="singleLevel"/>
    <w:tmpl w:val="625C3F2F"/>
    <w:lvl w:ilvl="0">
      <w:start w:val="1"/>
      <w:numFmt w:val="bullet"/>
      <w:lvlText w:val=""/>
      <w:lvlJc w:val="left"/>
      <w:pPr>
        <w:ind w:left="1050" w:hanging="420"/>
      </w:pPr>
      <w:rPr>
        <w:rFonts w:ascii="Wingdings" w:hAnsi="Wingdings" w:hint="default"/>
      </w:rPr>
    </w:lvl>
  </w:abstractNum>
  <w:abstractNum w:abstractNumId="147" w15:restartNumberingAfterBreak="0">
    <w:nsid w:val="62A85D6B"/>
    <w:multiLevelType w:val="singleLevel"/>
    <w:tmpl w:val="62A85D6B"/>
    <w:lvl w:ilvl="0">
      <w:start w:val="1"/>
      <w:numFmt w:val="bullet"/>
      <w:lvlText w:val=""/>
      <w:lvlJc w:val="left"/>
      <w:pPr>
        <w:ind w:left="1050" w:hanging="420"/>
      </w:pPr>
      <w:rPr>
        <w:rFonts w:ascii="Wingdings" w:hAnsi="Wingdings" w:hint="default"/>
      </w:rPr>
    </w:lvl>
  </w:abstractNum>
  <w:abstractNum w:abstractNumId="148" w15:restartNumberingAfterBreak="0">
    <w:nsid w:val="696521E5"/>
    <w:multiLevelType w:val="singleLevel"/>
    <w:tmpl w:val="696521E5"/>
    <w:lvl w:ilvl="0">
      <w:start w:val="1"/>
      <w:numFmt w:val="bullet"/>
      <w:lvlText w:val=""/>
      <w:lvlJc w:val="left"/>
      <w:pPr>
        <w:tabs>
          <w:tab w:val="left" w:pos="420"/>
        </w:tabs>
        <w:ind w:left="1050" w:hanging="420"/>
      </w:pPr>
      <w:rPr>
        <w:rFonts w:ascii="Wingdings" w:hAnsi="Wingdings" w:hint="default"/>
      </w:rPr>
    </w:lvl>
  </w:abstractNum>
  <w:abstractNum w:abstractNumId="149" w15:restartNumberingAfterBreak="0">
    <w:nsid w:val="6BB73D88"/>
    <w:multiLevelType w:val="singleLevel"/>
    <w:tmpl w:val="6BB73D88"/>
    <w:lvl w:ilvl="0">
      <w:start w:val="1"/>
      <w:numFmt w:val="bullet"/>
      <w:lvlText w:val=""/>
      <w:lvlJc w:val="left"/>
      <w:pPr>
        <w:tabs>
          <w:tab w:val="left" w:pos="420"/>
        </w:tabs>
        <w:ind w:left="1105" w:hanging="420"/>
      </w:pPr>
      <w:rPr>
        <w:rFonts w:ascii="Wingdings" w:hAnsi="Wingdings" w:hint="default"/>
      </w:rPr>
    </w:lvl>
  </w:abstractNum>
  <w:abstractNum w:abstractNumId="150" w15:restartNumberingAfterBreak="0">
    <w:nsid w:val="6D233AEF"/>
    <w:multiLevelType w:val="singleLevel"/>
    <w:tmpl w:val="6D233AEF"/>
    <w:lvl w:ilvl="0">
      <w:start w:val="1"/>
      <w:numFmt w:val="bullet"/>
      <w:lvlText w:val=""/>
      <w:lvlJc w:val="left"/>
      <w:pPr>
        <w:tabs>
          <w:tab w:val="left" w:pos="420"/>
        </w:tabs>
        <w:ind w:left="1050" w:hanging="420"/>
      </w:pPr>
      <w:rPr>
        <w:rFonts w:ascii="Wingdings" w:hAnsi="Wingdings" w:hint="default"/>
      </w:rPr>
    </w:lvl>
  </w:abstractNum>
  <w:abstractNum w:abstractNumId="151" w15:restartNumberingAfterBreak="0">
    <w:nsid w:val="707EF009"/>
    <w:multiLevelType w:val="singleLevel"/>
    <w:tmpl w:val="707EF009"/>
    <w:lvl w:ilvl="0">
      <w:start w:val="1"/>
      <w:numFmt w:val="bullet"/>
      <w:lvlText w:val=""/>
      <w:lvlJc w:val="left"/>
      <w:pPr>
        <w:ind w:left="420" w:hanging="420"/>
      </w:pPr>
      <w:rPr>
        <w:rFonts w:ascii="Wingdings" w:hAnsi="Wingdings" w:hint="default"/>
      </w:rPr>
    </w:lvl>
  </w:abstractNum>
  <w:abstractNum w:abstractNumId="152" w15:restartNumberingAfterBreak="0">
    <w:nsid w:val="710A39D6"/>
    <w:multiLevelType w:val="singleLevel"/>
    <w:tmpl w:val="710A39D6"/>
    <w:lvl w:ilvl="0">
      <w:start w:val="1"/>
      <w:numFmt w:val="bullet"/>
      <w:lvlText w:val=""/>
      <w:lvlJc w:val="left"/>
      <w:pPr>
        <w:ind w:left="1260" w:hanging="420"/>
      </w:pPr>
      <w:rPr>
        <w:rFonts w:ascii="Wingdings" w:hAnsi="Wingdings" w:hint="default"/>
      </w:rPr>
    </w:lvl>
  </w:abstractNum>
  <w:abstractNum w:abstractNumId="153" w15:restartNumberingAfterBreak="0">
    <w:nsid w:val="770F0219"/>
    <w:multiLevelType w:val="multilevel"/>
    <w:tmpl w:val="770F021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4" w15:restartNumberingAfterBreak="0">
    <w:nsid w:val="77EECD8C"/>
    <w:multiLevelType w:val="singleLevel"/>
    <w:tmpl w:val="77EECD8C"/>
    <w:lvl w:ilvl="0">
      <w:start w:val="1"/>
      <w:numFmt w:val="bullet"/>
      <w:lvlText w:val=""/>
      <w:lvlJc w:val="left"/>
      <w:pPr>
        <w:ind w:left="1050" w:hanging="420"/>
      </w:pPr>
      <w:rPr>
        <w:rFonts w:ascii="Wingdings" w:hAnsi="Wingdings" w:hint="default"/>
      </w:rPr>
    </w:lvl>
  </w:abstractNum>
  <w:abstractNum w:abstractNumId="155" w15:restartNumberingAfterBreak="0">
    <w:nsid w:val="78A6AD99"/>
    <w:multiLevelType w:val="singleLevel"/>
    <w:tmpl w:val="78A6AD99"/>
    <w:lvl w:ilvl="0">
      <w:start w:val="1"/>
      <w:numFmt w:val="bullet"/>
      <w:lvlText w:val=""/>
      <w:lvlJc w:val="left"/>
      <w:pPr>
        <w:ind w:left="1260" w:hanging="420"/>
      </w:pPr>
      <w:rPr>
        <w:rFonts w:ascii="Wingdings" w:hAnsi="Wingdings" w:hint="default"/>
      </w:rPr>
    </w:lvl>
  </w:abstractNum>
  <w:abstractNum w:abstractNumId="156" w15:restartNumberingAfterBreak="0">
    <w:nsid w:val="79B73536"/>
    <w:multiLevelType w:val="multilevel"/>
    <w:tmpl w:val="79B73536"/>
    <w:lvl w:ilvl="0">
      <w:start w:val="1"/>
      <w:numFmt w:val="decimal"/>
      <w:pStyle w:val="F"/>
      <w:lvlText w:val="%1."/>
      <w:lvlJc w:val="left"/>
      <w:pPr>
        <w:tabs>
          <w:tab w:val="left" w:pos="3118"/>
        </w:tabs>
        <w:ind w:left="3118" w:hanging="425"/>
      </w:pPr>
      <w:rPr>
        <w:rFonts w:hint="eastAsia"/>
        <w:lang w:val="en-US"/>
      </w:rPr>
    </w:lvl>
    <w:lvl w:ilvl="1">
      <w:start w:val="1"/>
      <w:numFmt w:val="decimal"/>
      <w:pStyle w:val="F0"/>
      <w:suff w:val="space"/>
      <w:lvlText w:val="%1.%2."/>
      <w:lvlJc w:val="left"/>
      <w:pPr>
        <w:ind w:left="567" w:hanging="567"/>
      </w:pPr>
      <w:rPr>
        <w:rFonts w:hint="eastAsia"/>
        <w:lang w:val="en-US"/>
      </w:rPr>
    </w:lvl>
    <w:lvl w:ilvl="2">
      <w:start w:val="1"/>
      <w:numFmt w:val="decimal"/>
      <w:pStyle w:val="F1"/>
      <w:lvlText w:val="%1.%2.%3."/>
      <w:lvlJc w:val="left"/>
      <w:pPr>
        <w:tabs>
          <w:tab w:val="left" w:pos="2269"/>
        </w:tabs>
        <w:ind w:left="2269" w:hanging="709"/>
      </w:pPr>
      <w:rPr>
        <w:rFonts w:hint="eastAsia"/>
      </w:rPr>
    </w:lvl>
    <w:lvl w:ilvl="3">
      <w:start w:val="1"/>
      <w:numFmt w:val="decimal"/>
      <w:pStyle w:val="F2"/>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7" w15:restartNumberingAfterBreak="0">
    <w:nsid w:val="79CDC5FF"/>
    <w:multiLevelType w:val="singleLevel"/>
    <w:tmpl w:val="79CDC5FF"/>
    <w:lvl w:ilvl="0">
      <w:start w:val="1"/>
      <w:numFmt w:val="bullet"/>
      <w:lvlText w:val=""/>
      <w:lvlJc w:val="left"/>
      <w:pPr>
        <w:ind w:left="1051" w:hanging="420"/>
      </w:pPr>
      <w:rPr>
        <w:rFonts w:ascii="Wingdings" w:hAnsi="Wingdings" w:hint="default"/>
      </w:rPr>
    </w:lvl>
  </w:abstractNum>
  <w:abstractNum w:abstractNumId="158" w15:restartNumberingAfterBreak="0">
    <w:nsid w:val="79E2F798"/>
    <w:multiLevelType w:val="singleLevel"/>
    <w:tmpl w:val="79E2F798"/>
    <w:lvl w:ilvl="0">
      <w:start w:val="1"/>
      <w:numFmt w:val="bullet"/>
      <w:lvlText w:val=""/>
      <w:lvlJc w:val="left"/>
      <w:pPr>
        <w:ind w:left="420" w:hanging="420"/>
      </w:pPr>
      <w:rPr>
        <w:rFonts w:ascii="Wingdings" w:hAnsi="Wingdings" w:hint="default"/>
      </w:rPr>
    </w:lvl>
  </w:abstractNum>
  <w:abstractNum w:abstractNumId="159" w15:restartNumberingAfterBreak="0">
    <w:nsid w:val="7BBF9151"/>
    <w:multiLevelType w:val="singleLevel"/>
    <w:tmpl w:val="7BBF9151"/>
    <w:lvl w:ilvl="0">
      <w:start w:val="1"/>
      <w:numFmt w:val="bullet"/>
      <w:lvlText w:val=""/>
      <w:lvlJc w:val="left"/>
      <w:pPr>
        <w:tabs>
          <w:tab w:val="left" w:pos="420"/>
        </w:tabs>
        <w:ind w:left="420" w:hanging="420"/>
      </w:pPr>
      <w:rPr>
        <w:rFonts w:ascii="Wingdings" w:hAnsi="Wingdings" w:hint="default"/>
      </w:rPr>
    </w:lvl>
  </w:abstractNum>
  <w:abstractNum w:abstractNumId="160" w15:restartNumberingAfterBreak="0">
    <w:nsid w:val="7BDF84E4"/>
    <w:multiLevelType w:val="singleLevel"/>
    <w:tmpl w:val="7BDF84E4"/>
    <w:lvl w:ilvl="0">
      <w:start w:val="1"/>
      <w:numFmt w:val="bullet"/>
      <w:lvlText w:val=""/>
      <w:lvlJc w:val="left"/>
      <w:pPr>
        <w:tabs>
          <w:tab w:val="left" w:pos="840"/>
        </w:tabs>
        <w:ind w:left="1260" w:hanging="420"/>
      </w:pPr>
      <w:rPr>
        <w:rFonts w:ascii="Wingdings" w:hAnsi="Wingdings" w:hint="default"/>
      </w:rPr>
    </w:lvl>
  </w:abstractNum>
  <w:abstractNum w:abstractNumId="161" w15:restartNumberingAfterBreak="0">
    <w:nsid w:val="7DCD8247"/>
    <w:multiLevelType w:val="singleLevel"/>
    <w:tmpl w:val="7DCD8247"/>
    <w:lvl w:ilvl="0">
      <w:start w:val="1"/>
      <w:numFmt w:val="bullet"/>
      <w:lvlText w:val=""/>
      <w:lvlJc w:val="left"/>
      <w:pPr>
        <w:ind w:left="1260" w:hanging="420"/>
      </w:pPr>
      <w:rPr>
        <w:rFonts w:ascii="Wingdings" w:hAnsi="Wingdings" w:hint="default"/>
      </w:rPr>
    </w:lvl>
  </w:abstractNum>
  <w:abstractNum w:abstractNumId="162" w15:restartNumberingAfterBreak="0">
    <w:nsid w:val="7EBB79CF"/>
    <w:multiLevelType w:val="singleLevel"/>
    <w:tmpl w:val="7EBB79CF"/>
    <w:lvl w:ilvl="0">
      <w:start w:val="1"/>
      <w:numFmt w:val="bullet"/>
      <w:lvlText w:val=""/>
      <w:lvlJc w:val="left"/>
      <w:pPr>
        <w:tabs>
          <w:tab w:val="left" w:pos="420"/>
        </w:tabs>
        <w:ind w:left="1105" w:hanging="420"/>
      </w:pPr>
      <w:rPr>
        <w:rFonts w:ascii="Wingdings" w:hAnsi="Wingdings" w:hint="default"/>
      </w:rPr>
    </w:lvl>
  </w:abstractNum>
  <w:abstractNum w:abstractNumId="163" w15:restartNumberingAfterBreak="0">
    <w:nsid w:val="7F20F60E"/>
    <w:multiLevelType w:val="singleLevel"/>
    <w:tmpl w:val="7F20F60E"/>
    <w:lvl w:ilvl="0">
      <w:start w:val="1"/>
      <w:numFmt w:val="bullet"/>
      <w:lvlText w:val=""/>
      <w:lvlJc w:val="left"/>
      <w:pPr>
        <w:ind w:left="1051" w:hanging="420"/>
      </w:pPr>
      <w:rPr>
        <w:rFonts w:ascii="Wingdings" w:hAnsi="Wingdings" w:hint="default"/>
      </w:rPr>
    </w:lvl>
  </w:abstractNum>
  <w:abstractNum w:abstractNumId="164" w15:restartNumberingAfterBreak="0">
    <w:nsid w:val="7F80792B"/>
    <w:multiLevelType w:val="singleLevel"/>
    <w:tmpl w:val="7F80792B"/>
    <w:lvl w:ilvl="0">
      <w:start w:val="1"/>
      <w:numFmt w:val="bullet"/>
      <w:lvlText w:val=""/>
      <w:lvlJc w:val="left"/>
      <w:pPr>
        <w:ind w:left="1050" w:hanging="420"/>
      </w:pPr>
      <w:rPr>
        <w:rFonts w:ascii="Wingdings" w:hAnsi="Wingdings" w:hint="default"/>
      </w:rPr>
    </w:lvl>
  </w:abstractNum>
  <w:num w:numId="1" w16cid:durableId="165947697">
    <w:abstractNumId w:val="69"/>
  </w:num>
  <w:num w:numId="2" w16cid:durableId="1552034758">
    <w:abstractNumId w:val="156"/>
  </w:num>
  <w:num w:numId="3" w16cid:durableId="1012873546">
    <w:abstractNumId w:val="95"/>
  </w:num>
  <w:num w:numId="4" w16cid:durableId="844831865">
    <w:abstractNumId w:val="133"/>
  </w:num>
  <w:num w:numId="5" w16cid:durableId="273024813">
    <w:abstractNumId w:val="135"/>
  </w:num>
  <w:num w:numId="6" w16cid:durableId="546835965">
    <w:abstractNumId w:val="54"/>
  </w:num>
  <w:num w:numId="7" w16cid:durableId="1368331172">
    <w:abstractNumId w:val="55"/>
  </w:num>
  <w:num w:numId="8" w16cid:durableId="1741755776">
    <w:abstractNumId w:val="48"/>
  </w:num>
  <w:num w:numId="9" w16cid:durableId="1741363615">
    <w:abstractNumId w:val="85"/>
  </w:num>
  <w:num w:numId="10" w16cid:durableId="956719922">
    <w:abstractNumId w:val="50"/>
  </w:num>
  <w:num w:numId="11" w16cid:durableId="982273333">
    <w:abstractNumId w:val="27"/>
  </w:num>
  <w:num w:numId="12" w16cid:durableId="1712025479">
    <w:abstractNumId w:val="144"/>
  </w:num>
  <w:num w:numId="13" w16cid:durableId="1439837193">
    <w:abstractNumId w:val="74"/>
  </w:num>
  <w:num w:numId="14" w16cid:durableId="927352645">
    <w:abstractNumId w:val="72"/>
  </w:num>
  <w:num w:numId="15" w16cid:durableId="958562000">
    <w:abstractNumId w:val="88"/>
  </w:num>
  <w:num w:numId="16" w16cid:durableId="1758869251">
    <w:abstractNumId w:val="110"/>
  </w:num>
  <w:num w:numId="17" w16cid:durableId="530384157">
    <w:abstractNumId w:val="40"/>
  </w:num>
  <w:num w:numId="18" w16cid:durableId="296298682">
    <w:abstractNumId w:val="60"/>
  </w:num>
  <w:num w:numId="19" w16cid:durableId="2001809390">
    <w:abstractNumId w:val="152"/>
  </w:num>
  <w:num w:numId="20" w16cid:durableId="959456798">
    <w:abstractNumId w:val="33"/>
  </w:num>
  <w:num w:numId="21" w16cid:durableId="1195846077">
    <w:abstractNumId w:val="46"/>
  </w:num>
  <w:num w:numId="22" w16cid:durableId="424766093">
    <w:abstractNumId w:val="161"/>
  </w:num>
  <w:num w:numId="23" w16cid:durableId="1692802649">
    <w:abstractNumId w:val="39"/>
  </w:num>
  <w:num w:numId="24" w16cid:durableId="78451715">
    <w:abstractNumId w:val="112"/>
  </w:num>
  <w:num w:numId="25" w16cid:durableId="1476214220">
    <w:abstractNumId w:val="83"/>
  </w:num>
  <w:num w:numId="26" w16cid:durableId="657459231">
    <w:abstractNumId w:val="107"/>
  </w:num>
  <w:num w:numId="27" w16cid:durableId="1211303437">
    <w:abstractNumId w:val="64"/>
  </w:num>
  <w:num w:numId="28" w16cid:durableId="1458061470">
    <w:abstractNumId w:val="65"/>
  </w:num>
  <w:num w:numId="29" w16cid:durableId="78066728">
    <w:abstractNumId w:val="140"/>
  </w:num>
  <w:num w:numId="30" w16cid:durableId="164563934">
    <w:abstractNumId w:val="87"/>
  </w:num>
  <w:num w:numId="31" w16cid:durableId="798257669">
    <w:abstractNumId w:val="82"/>
  </w:num>
  <w:num w:numId="32" w16cid:durableId="283118568">
    <w:abstractNumId w:val="17"/>
  </w:num>
  <w:num w:numId="33" w16cid:durableId="1218518015">
    <w:abstractNumId w:val="77"/>
  </w:num>
  <w:num w:numId="34" w16cid:durableId="1544828092">
    <w:abstractNumId w:val="149"/>
  </w:num>
  <w:num w:numId="35" w16cid:durableId="2046981807">
    <w:abstractNumId w:val="125"/>
  </w:num>
  <w:num w:numId="36" w16cid:durableId="1435713037">
    <w:abstractNumId w:val="11"/>
  </w:num>
  <w:num w:numId="37" w16cid:durableId="550194100">
    <w:abstractNumId w:val="13"/>
  </w:num>
  <w:num w:numId="38" w16cid:durableId="1807504827">
    <w:abstractNumId w:val="44"/>
  </w:num>
  <w:num w:numId="39" w16cid:durableId="1458334783">
    <w:abstractNumId w:val="162"/>
  </w:num>
  <w:num w:numId="40" w16cid:durableId="1346246364">
    <w:abstractNumId w:val="16"/>
  </w:num>
  <w:num w:numId="41" w16cid:durableId="249194293">
    <w:abstractNumId w:val="19"/>
  </w:num>
  <w:num w:numId="42" w16cid:durableId="1111780611">
    <w:abstractNumId w:val="93"/>
  </w:num>
  <w:num w:numId="43" w16cid:durableId="1210461404">
    <w:abstractNumId w:val="121"/>
  </w:num>
  <w:num w:numId="44" w16cid:durableId="355081477">
    <w:abstractNumId w:val="109"/>
  </w:num>
  <w:num w:numId="45" w16cid:durableId="1570190662">
    <w:abstractNumId w:val="128"/>
  </w:num>
  <w:num w:numId="46" w16cid:durableId="351033505">
    <w:abstractNumId w:val="153"/>
  </w:num>
  <w:num w:numId="47" w16cid:durableId="581304921">
    <w:abstractNumId w:val="106"/>
  </w:num>
  <w:num w:numId="48" w16cid:durableId="697196700">
    <w:abstractNumId w:val="84"/>
  </w:num>
  <w:num w:numId="49" w16cid:durableId="1011682334">
    <w:abstractNumId w:val="81"/>
  </w:num>
  <w:num w:numId="50" w16cid:durableId="1300577916">
    <w:abstractNumId w:val="38"/>
  </w:num>
  <w:num w:numId="51" w16cid:durableId="513152211">
    <w:abstractNumId w:val="159"/>
  </w:num>
  <w:num w:numId="52" w16cid:durableId="1382365953">
    <w:abstractNumId w:val="111"/>
  </w:num>
  <w:num w:numId="53" w16cid:durableId="706417297">
    <w:abstractNumId w:val="94"/>
  </w:num>
  <w:num w:numId="54" w16cid:durableId="1756509892">
    <w:abstractNumId w:val="123"/>
  </w:num>
  <w:num w:numId="55" w16cid:durableId="794374801">
    <w:abstractNumId w:val="141"/>
  </w:num>
  <w:num w:numId="56" w16cid:durableId="75708163">
    <w:abstractNumId w:val="151"/>
  </w:num>
  <w:num w:numId="57" w16cid:durableId="756365274">
    <w:abstractNumId w:val="36"/>
  </w:num>
  <w:num w:numId="58" w16cid:durableId="2014063430">
    <w:abstractNumId w:val="2"/>
  </w:num>
  <w:num w:numId="59" w16cid:durableId="1178160718">
    <w:abstractNumId w:val="1"/>
  </w:num>
  <w:num w:numId="60" w16cid:durableId="1181816836">
    <w:abstractNumId w:val="122"/>
  </w:num>
  <w:num w:numId="61" w16cid:durableId="38752322">
    <w:abstractNumId w:val="148"/>
  </w:num>
  <w:num w:numId="62" w16cid:durableId="1514684827">
    <w:abstractNumId w:val="146"/>
  </w:num>
  <w:num w:numId="63" w16cid:durableId="1788162458">
    <w:abstractNumId w:val="136"/>
  </w:num>
  <w:num w:numId="64" w16cid:durableId="1024210930">
    <w:abstractNumId w:val="99"/>
  </w:num>
  <w:num w:numId="65" w16cid:durableId="1428964054">
    <w:abstractNumId w:val="147"/>
  </w:num>
  <w:num w:numId="66" w16cid:durableId="807867267">
    <w:abstractNumId w:val="117"/>
  </w:num>
  <w:num w:numId="67" w16cid:durableId="990326489">
    <w:abstractNumId w:val="58"/>
  </w:num>
  <w:num w:numId="68" w16cid:durableId="1135178239">
    <w:abstractNumId w:val="14"/>
  </w:num>
  <w:num w:numId="69" w16cid:durableId="258490959">
    <w:abstractNumId w:val="59"/>
  </w:num>
  <w:num w:numId="70" w16cid:durableId="291250242">
    <w:abstractNumId w:val="100"/>
  </w:num>
  <w:num w:numId="71" w16cid:durableId="433210817">
    <w:abstractNumId w:val="79"/>
  </w:num>
  <w:num w:numId="72" w16cid:durableId="694693182">
    <w:abstractNumId w:val="157"/>
  </w:num>
  <w:num w:numId="73" w16cid:durableId="1328823868">
    <w:abstractNumId w:val="163"/>
  </w:num>
  <w:num w:numId="74" w16cid:durableId="753554303">
    <w:abstractNumId w:val="8"/>
  </w:num>
  <w:num w:numId="75" w16cid:durableId="1728066982">
    <w:abstractNumId w:val="158"/>
  </w:num>
  <w:num w:numId="76" w16cid:durableId="1855342575">
    <w:abstractNumId w:val="164"/>
  </w:num>
  <w:num w:numId="77" w16cid:durableId="286861089">
    <w:abstractNumId w:val="20"/>
  </w:num>
  <w:num w:numId="78" w16cid:durableId="1477648173">
    <w:abstractNumId w:val="118"/>
  </w:num>
  <w:num w:numId="79" w16cid:durableId="1385637712">
    <w:abstractNumId w:val="132"/>
  </w:num>
  <w:num w:numId="80" w16cid:durableId="974914587">
    <w:abstractNumId w:val="143"/>
  </w:num>
  <w:num w:numId="81" w16cid:durableId="736244577">
    <w:abstractNumId w:val="101"/>
  </w:num>
  <w:num w:numId="82" w16cid:durableId="1937710423">
    <w:abstractNumId w:val="43"/>
  </w:num>
  <w:num w:numId="83" w16cid:durableId="604074061">
    <w:abstractNumId w:val="21"/>
  </w:num>
  <w:num w:numId="84" w16cid:durableId="2069724512">
    <w:abstractNumId w:val="102"/>
  </w:num>
  <w:num w:numId="85" w16cid:durableId="958335840">
    <w:abstractNumId w:val="37"/>
  </w:num>
  <w:num w:numId="86" w16cid:durableId="546138001">
    <w:abstractNumId w:val="66"/>
  </w:num>
  <w:num w:numId="87" w16cid:durableId="104350513">
    <w:abstractNumId w:val="23"/>
  </w:num>
  <w:num w:numId="88" w16cid:durableId="1107701759">
    <w:abstractNumId w:val="98"/>
  </w:num>
  <w:num w:numId="89" w16cid:durableId="1686860787">
    <w:abstractNumId w:val="129"/>
  </w:num>
  <w:num w:numId="90" w16cid:durableId="932933358">
    <w:abstractNumId w:val="45"/>
  </w:num>
  <w:num w:numId="91" w16cid:durableId="888146205">
    <w:abstractNumId w:val="51"/>
  </w:num>
  <w:num w:numId="92" w16cid:durableId="1655256041">
    <w:abstractNumId w:val="96"/>
  </w:num>
  <w:num w:numId="93" w16cid:durableId="163860869">
    <w:abstractNumId w:val="91"/>
  </w:num>
  <w:num w:numId="94" w16cid:durableId="1064917291">
    <w:abstractNumId w:val="62"/>
  </w:num>
  <w:num w:numId="95" w16cid:durableId="1826630686">
    <w:abstractNumId w:val="67"/>
  </w:num>
  <w:num w:numId="96" w16cid:durableId="439763214">
    <w:abstractNumId w:val="126"/>
  </w:num>
  <w:num w:numId="97" w16cid:durableId="1644500931">
    <w:abstractNumId w:val="10"/>
  </w:num>
  <w:num w:numId="98" w16cid:durableId="446505847">
    <w:abstractNumId w:val="31"/>
  </w:num>
  <w:num w:numId="99" w16cid:durableId="1515999545">
    <w:abstractNumId w:val="5"/>
  </w:num>
  <w:num w:numId="100" w16cid:durableId="261571201">
    <w:abstractNumId w:val="113"/>
  </w:num>
  <w:num w:numId="101" w16cid:durableId="279531736">
    <w:abstractNumId w:val="63"/>
  </w:num>
  <w:num w:numId="102" w16cid:durableId="360588497">
    <w:abstractNumId w:val="124"/>
  </w:num>
  <w:num w:numId="103" w16cid:durableId="1609507978">
    <w:abstractNumId w:val="103"/>
  </w:num>
  <w:num w:numId="104" w16cid:durableId="149565464">
    <w:abstractNumId w:val="108"/>
  </w:num>
  <w:num w:numId="105" w16cid:durableId="901938942">
    <w:abstractNumId w:val="28"/>
  </w:num>
  <w:num w:numId="106" w16cid:durableId="806969323">
    <w:abstractNumId w:val="70"/>
  </w:num>
  <w:num w:numId="107" w16cid:durableId="1016885618">
    <w:abstractNumId w:val="25"/>
  </w:num>
  <w:num w:numId="108" w16cid:durableId="519010310">
    <w:abstractNumId w:val="119"/>
  </w:num>
  <w:num w:numId="109" w16cid:durableId="1071973632">
    <w:abstractNumId w:val="32"/>
  </w:num>
  <w:num w:numId="110" w16cid:durableId="1682975208">
    <w:abstractNumId w:val="26"/>
  </w:num>
  <w:num w:numId="111" w16cid:durableId="284164201">
    <w:abstractNumId w:val="47"/>
  </w:num>
  <w:num w:numId="112" w16cid:durableId="185023097">
    <w:abstractNumId w:val="73"/>
  </w:num>
  <w:num w:numId="113" w16cid:durableId="1310935327">
    <w:abstractNumId w:val="4"/>
  </w:num>
  <w:num w:numId="114" w16cid:durableId="1244333864">
    <w:abstractNumId w:val="138"/>
  </w:num>
  <w:num w:numId="115" w16cid:durableId="455103542">
    <w:abstractNumId w:val="130"/>
  </w:num>
  <w:num w:numId="116" w16cid:durableId="50858037">
    <w:abstractNumId w:val="116"/>
  </w:num>
  <w:num w:numId="117" w16cid:durableId="773289446">
    <w:abstractNumId w:val="6"/>
  </w:num>
  <w:num w:numId="118" w16cid:durableId="102500543">
    <w:abstractNumId w:val="56"/>
  </w:num>
  <w:num w:numId="119" w16cid:durableId="780416823">
    <w:abstractNumId w:val="30"/>
  </w:num>
  <w:num w:numId="120" w16cid:durableId="1401750552">
    <w:abstractNumId w:val="34"/>
  </w:num>
  <w:num w:numId="121" w16cid:durableId="204828076">
    <w:abstractNumId w:val="9"/>
  </w:num>
  <w:num w:numId="122" w16cid:durableId="668607145">
    <w:abstractNumId w:val="78"/>
  </w:num>
  <w:num w:numId="123" w16cid:durableId="13501778">
    <w:abstractNumId w:val="3"/>
  </w:num>
  <w:num w:numId="124" w16cid:durableId="164637010">
    <w:abstractNumId w:val="137"/>
  </w:num>
  <w:num w:numId="125" w16cid:durableId="128058337">
    <w:abstractNumId w:val="154"/>
  </w:num>
  <w:num w:numId="126" w16cid:durableId="1076632803">
    <w:abstractNumId w:val="7"/>
  </w:num>
  <w:num w:numId="127" w16cid:durableId="673070847">
    <w:abstractNumId w:val="150"/>
  </w:num>
  <w:num w:numId="128" w16cid:durableId="712119538">
    <w:abstractNumId w:val="90"/>
  </w:num>
  <w:num w:numId="129" w16cid:durableId="252594985">
    <w:abstractNumId w:val="115"/>
  </w:num>
  <w:num w:numId="130" w16cid:durableId="535970945">
    <w:abstractNumId w:val="49"/>
  </w:num>
  <w:num w:numId="131" w16cid:durableId="145561640">
    <w:abstractNumId w:val="75"/>
  </w:num>
  <w:num w:numId="132" w16cid:durableId="1626542508">
    <w:abstractNumId w:val="80"/>
  </w:num>
  <w:num w:numId="133" w16cid:durableId="614874613">
    <w:abstractNumId w:val="104"/>
  </w:num>
  <w:num w:numId="134" w16cid:durableId="882787667">
    <w:abstractNumId w:val="57"/>
  </w:num>
  <w:num w:numId="135" w16cid:durableId="639725323">
    <w:abstractNumId w:val="127"/>
  </w:num>
  <w:num w:numId="136" w16cid:durableId="1941184811">
    <w:abstractNumId w:val="52"/>
  </w:num>
  <w:num w:numId="137" w16cid:durableId="930940124">
    <w:abstractNumId w:val="139"/>
  </w:num>
  <w:num w:numId="138" w16cid:durableId="638345073">
    <w:abstractNumId w:val="142"/>
  </w:num>
  <w:num w:numId="139" w16cid:durableId="1986087211">
    <w:abstractNumId w:val="0"/>
  </w:num>
  <w:num w:numId="140" w16cid:durableId="71901502">
    <w:abstractNumId w:val="89"/>
  </w:num>
  <w:num w:numId="141" w16cid:durableId="2105958771">
    <w:abstractNumId w:val="155"/>
  </w:num>
  <w:num w:numId="142" w16cid:durableId="289093577">
    <w:abstractNumId w:val="18"/>
  </w:num>
  <w:num w:numId="143" w16cid:durableId="398869250">
    <w:abstractNumId w:val="42"/>
  </w:num>
  <w:num w:numId="144" w16cid:durableId="1676415547">
    <w:abstractNumId w:val="145"/>
  </w:num>
  <w:num w:numId="145" w16cid:durableId="338312598">
    <w:abstractNumId w:val="92"/>
  </w:num>
  <w:num w:numId="146" w16cid:durableId="2125538506">
    <w:abstractNumId w:val="97"/>
  </w:num>
  <w:num w:numId="147" w16cid:durableId="885682846">
    <w:abstractNumId w:val="160"/>
  </w:num>
  <w:num w:numId="148" w16cid:durableId="1674604565">
    <w:abstractNumId w:val="71"/>
  </w:num>
  <w:num w:numId="149" w16cid:durableId="73556203">
    <w:abstractNumId w:val="68"/>
  </w:num>
  <w:num w:numId="150" w16cid:durableId="854152250">
    <w:abstractNumId w:val="120"/>
  </w:num>
  <w:num w:numId="151" w16cid:durableId="16078664">
    <w:abstractNumId w:val="134"/>
  </w:num>
  <w:num w:numId="152" w16cid:durableId="247277290">
    <w:abstractNumId w:val="29"/>
  </w:num>
  <w:num w:numId="153" w16cid:durableId="2114589569">
    <w:abstractNumId w:val="76"/>
  </w:num>
  <w:num w:numId="154" w16cid:durableId="1410156945">
    <w:abstractNumId w:val="61"/>
  </w:num>
  <w:num w:numId="155" w16cid:durableId="1203447493">
    <w:abstractNumId w:val="24"/>
  </w:num>
  <w:num w:numId="156" w16cid:durableId="1995178414">
    <w:abstractNumId w:val="86"/>
  </w:num>
  <w:num w:numId="157" w16cid:durableId="85348444">
    <w:abstractNumId w:val="35"/>
  </w:num>
  <w:num w:numId="158" w16cid:durableId="513957231">
    <w:abstractNumId w:val="105"/>
  </w:num>
  <w:num w:numId="159" w16cid:durableId="1996685649">
    <w:abstractNumId w:val="15"/>
  </w:num>
  <w:num w:numId="160" w16cid:durableId="1543244534">
    <w:abstractNumId w:val="114"/>
  </w:num>
  <w:num w:numId="161" w16cid:durableId="1369914269">
    <w:abstractNumId w:val="12"/>
  </w:num>
  <w:num w:numId="162" w16cid:durableId="1499422508">
    <w:abstractNumId w:val="131"/>
  </w:num>
  <w:num w:numId="163" w16cid:durableId="1309674624">
    <w:abstractNumId w:val="22"/>
  </w:num>
  <w:num w:numId="164" w16cid:durableId="1780445528">
    <w:abstractNumId w:val="41"/>
  </w:num>
  <w:num w:numId="165" w16cid:durableId="437911645">
    <w:abstractNumId w:val="53"/>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hideSpellingErrors/>
  <w:defaultTabStop w:val="420"/>
  <w:drawingGridHorizontalSpacing w:val="10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AyZmYyNjgxNTk1MjUzOTk3MDZmNjc0NTYwM2YzMDEifQ=="/>
  </w:docVars>
  <w:rsids>
    <w:rsidRoot w:val="00172A27"/>
    <w:rsid w:val="0000006B"/>
    <w:rsid w:val="0000007B"/>
    <w:rsid w:val="0000011D"/>
    <w:rsid w:val="0000031A"/>
    <w:rsid w:val="000007E4"/>
    <w:rsid w:val="00000A60"/>
    <w:rsid w:val="00000D4B"/>
    <w:rsid w:val="00000FBC"/>
    <w:rsid w:val="000012D3"/>
    <w:rsid w:val="0000133C"/>
    <w:rsid w:val="00001870"/>
    <w:rsid w:val="000020D4"/>
    <w:rsid w:val="00002505"/>
    <w:rsid w:val="00002544"/>
    <w:rsid w:val="00002772"/>
    <w:rsid w:val="00003009"/>
    <w:rsid w:val="0000301C"/>
    <w:rsid w:val="000031DB"/>
    <w:rsid w:val="00003691"/>
    <w:rsid w:val="00003799"/>
    <w:rsid w:val="0000379A"/>
    <w:rsid w:val="00003D46"/>
    <w:rsid w:val="00003EA4"/>
    <w:rsid w:val="0000412F"/>
    <w:rsid w:val="00004158"/>
    <w:rsid w:val="0000477E"/>
    <w:rsid w:val="0000485C"/>
    <w:rsid w:val="000058C1"/>
    <w:rsid w:val="000058CE"/>
    <w:rsid w:val="00005E77"/>
    <w:rsid w:val="000069D0"/>
    <w:rsid w:val="00006B2C"/>
    <w:rsid w:val="00006C19"/>
    <w:rsid w:val="00006EB6"/>
    <w:rsid w:val="00007133"/>
    <w:rsid w:val="000075DF"/>
    <w:rsid w:val="0000769D"/>
    <w:rsid w:val="0000794C"/>
    <w:rsid w:val="0001048A"/>
    <w:rsid w:val="00010547"/>
    <w:rsid w:val="0001062E"/>
    <w:rsid w:val="00010877"/>
    <w:rsid w:val="00010E71"/>
    <w:rsid w:val="00012ABA"/>
    <w:rsid w:val="00012AEA"/>
    <w:rsid w:val="00012D29"/>
    <w:rsid w:val="000131E7"/>
    <w:rsid w:val="000133D2"/>
    <w:rsid w:val="00013A79"/>
    <w:rsid w:val="00013B05"/>
    <w:rsid w:val="0001404F"/>
    <w:rsid w:val="0001475D"/>
    <w:rsid w:val="000148CD"/>
    <w:rsid w:val="00014AE6"/>
    <w:rsid w:val="0001525A"/>
    <w:rsid w:val="00015DDE"/>
    <w:rsid w:val="00015ED3"/>
    <w:rsid w:val="00015F30"/>
    <w:rsid w:val="00016295"/>
    <w:rsid w:val="000163F5"/>
    <w:rsid w:val="0001652F"/>
    <w:rsid w:val="00016576"/>
    <w:rsid w:val="00016C01"/>
    <w:rsid w:val="000170AE"/>
    <w:rsid w:val="00017192"/>
    <w:rsid w:val="00017288"/>
    <w:rsid w:val="00017851"/>
    <w:rsid w:val="000178A5"/>
    <w:rsid w:val="00017B06"/>
    <w:rsid w:val="00021714"/>
    <w:rsid w:val="00021D6D"/>
    <w:rsid w:val="00022061"/>
    <w:rsid w:val="00022142"/>
    <w:rsid w:val="0002315A"/>
    <w:rsid w:val="00023243"/>
    <w:rsid w:val="00023254"/>
    <w:rsid w:val="00023490"/>
    <w:rsid w:val="00023C9D"/>
    <w:rsid w:val="00024B1C"/>
    <w:rsid w:val="00025315"/>
    <w:rsid w:val="00026C8C"/>
    <w:rsid w:val="000278D2"/>
    <w:rsid w:val="000278ED"/>
    <w:rsid w:val="00030233"/>
    <w:rsid w:val="000303A3"/>
    <w:rsid w:val="000304B1"/>
    <w:rsid w:val="00030A4E"/>
    <w:rsid w:val="00030D5D"/>
    <w:rsid w:val="00030E34"/>
    <w:rsid w:val="00030FBE"/>
    <w:rsid w:val="000310C1"/>
    <w:rsid w:val="000312D4"/>
    <w:rsid w:val="00031385"/>
    <w:rsid w:val="000318DB"/>
    <w:rsid w:val="00032110"/>
    <w:rsid w:val="000323A8"/>
    <w:rsid w:val="0003253E"/>
    <w:rsid w:val="00032A98"/>
    <w:rsid w:val="00032CDC"/>
    <w:rsid w:val="00032F3E"/>
    <w:rsid w:val="00032F5D"/>
    <w:rsid w:val="000330A5"/>
    <w:rsid w:val="000330DA"/>
    <w:rsid w:val="0003406B"/>
    <w:rsid w:val="00034556"/>
    <w:rsid w:val="00034E22"/>
    <w:rsid w:val="000352FC"/>
    <w:rsid w:val="0003583D"/>
    <w:rsid w:val="0003620D"/>
    <w:rsid w:val="00037316"/>
    <w:rsid w:val="0003777A"/>
    <w:rsid w:val="000378BA"/>
    <w:rsid w:val="00037F49"/>
    <w:rsid w:val="000402E2"/>
    <w:rsid w:val="0004032A"/>
    <w:rsid w:val="000408C0"/>
    <w:rsid w:val="000408D4"/>
    <w:rsid w:val="00041203"/>
    <w:rsid w:val="00041243"/>
    <w:rsid w:val="00041253"/>
    <w:rsid w:val="0004135C"/>
    <w:rsid w:val="000413C9"/>
    <w:rsid w:val="00041A13"/>
    <w:rsid w:val="00041A43"/>
    <w:rsid w:val="00041E0D"/>
    <w:rsid w:val="00041EDB"/>
    <w:rsid w:val="00041F32"/>
    <w:rsid w:val="00042362"/>
    <w:rsid w:val="00042389"/>
    <w:rsid w:val="000425ED"/>
    <w:rsid w:val="0004312F"/>
    <w:rsid w:val="00043CE1"/>
    <w:rsid w:val="00043FF5"/>
    <w:rsid w:val="0004481C"/>
    <w:rsid w:val="00044A31"/>
    <w:rsid w:val="00044E36"/>
    <w:rsid w:val="0004535C"/>
    <w:rsid w:val="00045495"/>
    <w:rsid w:val="000454C1"/>
    <w:rsid w:val="000457FF"/>
    <w:rsid w:val="00046B5A"/>
    <w:rsid w:val="00046DED"/>
    <w:rsid w:val="0004702F"/>
    <w:rsid w:val="00047792"/>
    <w:rsid w:val="000477CD"/>
    <w:rsid w:val="00047B8A"/>
    <w:rsid w:val="00050B1D"/>
    <w:rsid w:val="00051B1D"/>
    <w:rsid w:val="00051B61"/>
    <w:rsid w:val="00052271"/>
    <w:rsid w:val="00052362"/>
    <w:rsid w:val="0005283F"/>
    <w:rsid w:val="00052A64"/>
    <w:rsid w:val="000536E9"/>
    <w:rsid w:val="00053745"/>
    <w:rsid w:val="00053F86"/>
    <w:rsid w:val="000547AC"/>
    <w:rsid w:val="00054B1C"/>
    <w:rsid w:val="00054D2C"/>
    <w:rsid w:val="00055196"/>
    <w:rsid w:val="0005519A"/>
    <w:rsid w:val="000551A1"/>
    <w:rsid w:val="00056689"/>
    <w:rsid w:val="00056B8F"/>
    <w:rsid w:val="00056BB2"/>
    <w:rsid w:val="000576B0"/>
    <w:rsid w:val="000577B4"/>
    <w:rsid w:val="00057899"/>
    <w:rsid w:val="00057EF3"/>
    <w:rsid w:val="0006027C"/>
    <w:rsid w:val="000604C4"/>
    <w:rsid w:val="00060836"/>
    <w:rsid w:val="000613FA"/>
    <w:rsid w:val="00061824"/>
    <w:rsid w:val="000618FE"/>
    <w:rsid w:val="0006191F"/>
    <w:rsid w:val="00061C37"/>
    <w:rsid w:val="00061D59"/>
    <w:rsid w:val="000624F9"/>
    <w:rsid w:val="000626DD"/>
    <w:rsid w:val="0006286F"/>
    <w:rsid w:val="00062A14"/>
    <w:rsid w:val="00062DBE"/>
    <w:rsid w:val="000639FB"/>
    <w:rsid w:val="00063A32"/>
    <w:rsid w:val="00064031"/>
    <w:rsid w:val="00064307"/>
    <w:rsid w:val="00064897"/>
    <w:rsid w:val="000648FE"/>
    <w:rsid w:val="000649B9"/>
    <w:rsid w:val="00064B1C"/>
    <w:rsid w:val="00064D0E"/>
    <w:rsid w:val="00064F7E"/>
    <w:rsid w:val="00065107"/>
    <w:rsid w:val="000651A3"/>
    <w:rsid w:val="00065885"/>
    <w:rsid w:val="00065BE2"/>
    <w:rsid w:val="00065C32"/>
    <w:rsid w:val="000669CB"/>
    <w:rsid w:val="00066AB7"/>
    <w:rsid w:val="00067100"/>
    <w:rsid w:val="00067558"/>
    <w:rsid w:val="00067925"/>
    <w:rsid w:val="00067A26"/>
    <w:rsid w:val="00070676"/>
    <w:rsid w:val="000706C2"/>
    <w:rsid w:val="000707A9"/>
    <w:rsid w:val="000708DF"/>
    <w:rsid w:val="000708EF"/>
    <w:rsid w:val="000714E8"/>
    <w:rsid w:val="00071662"/>
    <w:rsid w:val="00071B0A"/>
    <w:rsid w:val="00071C62"/>
    <w:rsid w:val="00071E2E"/>
    <w:rsid w:val="00072722"/>
    <w:rsid w:val="000727F3"/>
    <w:rsid w:val="00072E84"/>
    <w:rsid w:val="00073103"/>
    <w:rsid w:val="00073459"/>
    <w:rsid w:val="0007363E"/>
    <w:rsid w:val="00073744"/>
    <w:rsid w:val="00073AD1"/>
    <w:rsid w:val="00073B55"/>
    <w:rsid w:val="00073E89"/>
    <w:rsid w:val="00073FB9"/>
    <w:rsid w:val="00073FD2"/>
    <w:rsid w:val="00074274"/>
    <w:rsid w:val="00074801"/>
    <w:rsid w:val="000748A0"/>
    <w:rsid w:val="000748F7"/>
    <w:rsid w:val="00074B13"/>
    <w:rsid w:val="00074B9A"/>
    <w:rsid w:val="000752B3"/>
    <w:rsid w:val="000755A1"/>
    <w:rsid w:val="000756BF"/>
    <w:rsid w:val="00075752"/>
    <w:rsid w:val="00075782"/>
    <w:rsid w:val="00075869"/>
    <w:rsid w:val="00075C88"/>
    <w:rsid w:val="00075DC0"/>
    <w:rsid w:val="00076338"/>
    <w:rsid w:val="00076621"/>
    <w:rsid w:val="00076977"/>
    <w:rsid w:val="00076CBD"/>
    <w:rsid w:val="00076D7B"/>
    <w:rsid w:val="00076E90"/>
    <w:rsid w:val="00076EB1"/>
    <w:rsid w:val="000771A4"/>
    <w:rsid w:val="00077203"/>
    <w:rsid w:val="000774C1"/>
    <w:rsid w:val="000775A6"/>
    <w:rsid w:val="0008005F"/>
    <w:rsid w:val="000801AA"/>
    <w:rsid w:val="000809B2"/>
    <w:rsid w:val="000809D2"/>
    <w:rsid w:val="00081486"/>
    <w:rsid w:val="0008174D"/>
    <w:rsid w:val="00081A77"/>
    <w:rsid w:val="00081FE3"/>
    <w:rsid w:val="000821C2"/>
    <w:rsid w:val="00082296"/>
    <w:rsid w:val="000826FD"/>
    <w:rsid w:val="00082B45"/>
    <w:rsid w:val="00083C28"/>
    <w:rsid w:val="00083E7B"/>
    <w:rsid w:val="0008454B"/>
    <w:rsid w:val="00084839"/>
    <w:rsid w:val="00084AD6"/>
    <w:rsid w:val="00084DE9"/>
    <w:rsid w:val="00084EA0"/>
    <w:rsid w:val="000850F2"/>
    <w:rsid w:val="00085416"/>
    <w:rsid w:val="000856A6"/>
    <w:rsid w:val="00085738"/>
    <w:rsid w:val="00085F9F"/>
    <w:rsid w:val="00086178"/>
    <w:rsid w:val="00086883"/>
    <w:rsid w:val="00086B0F"/>
    <w:rsid w:val="00086D07"/>
    <w:rsid w:val="000870E3"/>
    <w:rsid w:val="00087351"/>
    <w:rsid w:val="00087AA8"/>
    <w:rsid w:val="00087F24"/>
    <w:rsid w:val="00090032"/>
    <w:rsid w:val="0009078E"/>
    <w:rsid w:val="00091221"/>
    <w:rsid w:val="000912E4"/>
    <w:rsid w:val="000915DF"/>
    <w:rsid w:val="000915E3"/>
    <w:rsid w:val="00091BAB"/>
    <w:rsid w:val="00092037"/>
    <w:rsid w:val="00092095"/>
    <w:rsid w:val="00092490"/>
    <w:rsid w:val="00092DEA"/>
    <w:rsid w:val="00093472"/>
    <w:rsid w:val="0009366B"/>
    <w:rsid w:val="00093AE7"/>
    <w:rsid w:val="00094059"/>
    <w:rsid w:val="000944B7"/>
    <w:rsid w:val="000946F5"/>
    <w:rsid w:val="00094AA2"/>
    <w:rsid w:val="00094EC8"/>
    <w:rsid w:val="00095742"/>
    <w:rsid w:val="00095947"/>
    <w:rsid w:val="000959AC"/>
    <w:rsid w:val="00095E25"/>
    <w:rsid w:val="00096004"/>
    <w:rsid w:val="00096BF3"/>
    <w:rsid w:val="00097078"/>
    <w:rsid w:val="000977E2"/>
    <w:rsid w:val="00097930"/>
    <w:rsid w:val="00097E20"/>
    <w:rsid w:val="000A0090"/>
    <w:rsid w:val="000A03B0"/>
    <w:rsid w:val="000A04F6"/>
    <w:rsid w:val="000A05C5"/>
    <w:rsid w:val="000A09D5"/>
    <w:rsid w:val="000A0F84"/>
    <w:rsid w:val="000A1BEE"/>
    <w:rsid w:val="000A2042"/>
    <w:rsid w:val="000A2515"/>
    <w:rsid w:val="000A25DA"/>
    <w:rsid w:val="000A276A"/>
    <w:rsid w:val="000A2BEB"/>
    <w:rsid w:val="000A3259"/>
    <w:rsid w:val="000A3320"/>
    <w:rsid w:val="000A3A2E"/>
    <w:rsid w:val="000A3D7D"/>
    <w:rsid w:val="000A4032"/>
    <w:rsid w:val="000A437E"/>
    <w:rsid w:val="000A4415"/>
    <w:rsid w:val="000A441E"/>
    <w:rsid w:val="000A447C"/>
    <w:rsid w:val="000A47E8"/>
    <w:rsid w:val="000A4A45"/>
    <w:rsid w:val="000A4B2D"/>
    <w:rsid w:val="000A4ECE"/>
    <w:rsid w:val="000A4FA4"/>
    <w:rsid w:val="000A5564"/>
    <w:rsid w:val="000A56C0"/>
    <w:rsid w:val="000A5985"/>
    <w:rsid w:val="000A5AE0"/>
    <w:rsid w:val="000A5E5E"/>
    <w:rsid w:val="000A62AC"/>
    <w:rsid w:val="000A6C88"/>
    <w:rsid w:val="000A6C8D"/>
    <w:rsid w:val="000A6D0F"/>
    <w:rsid w:val="000A7175"/>
    <w:rsid w:val="000A7183"/>
    <w:rsid w:val="000A73ED"/>
    <w:rsid w:val="000A7479"/>
    <w:rsid w:val="000A7B9F"/>
    <w:rsid w:val="000B00FF"/>
    <w:rsid w:val="000B061D"/>
    <w:rsid w:val="000B0946"/>
    <w:rsid w:val="000B1289"/>
    <w:rsid w:val="000B12CF"/>
    <w:rsid w:val="000B1388"/>
    <w:rsid w:val="000B1832"/>
    <w:rsid w:val="000B1F1B"/>
    <w:rsid w:val="000B23C3"/>
    <w:rsid w:val="000B2834"/>
    <w:rsid w:val="000B3634"/>
    <w:rsid w:val="000B389D"/>
    <w:rsid w:val="000B4777"/>
    <w:rsid w:val="000B482B"/>
    <w:rsid w:val="000B4D9E"/>
    <w:rsid w:val="000B5674"/>
    <w:rsid w:val="000B5984"/>
    <w:rsid w:val="000B5A54"/>
    <w:rsid w:val="000B6195"/>
    <w:rsid w:val="000B66BC"/>
    <w:rsid w:val="000B6783"/>
    <w:rsid w:val="000B6A74"/>
    <w:rsid w:val="000B6B21"/>
    <w:rsid w:val="000B6DD9"/>
    <w:rsid w:val="000B6F86"/>
    <w:rsid w:val="000B74C2"/>
    <w:rsid w:val="000B7790"/>
    <w:rsid w:val="000B7803"/>
    <w:rsid w:val="000B7CCF"/>
    <w:rsid w:val="000C01E7"/>
    <w:rsid w:val="000C0A5F"/>
    <w:rsid w:val="000C0C54"/>
    <w:rsid w:val="000C0F1C"/>
    <w:rsid w:val="000C12F1"/>
    <w:rsid w:val="000C1419"/>
    <w:rsid w:val="000C1799"/>
    <w:rsid w:val="000C1DB5"/>
    <w:rsid w:val="000C222A"/>
    <w:rsid w:val="000C27F1"/>
    <w:rsid w:val="000C2872"/>
    <w:rsid w:val="000C28A9"/>
    <w:rsid w:val="000C2C2D"/>
    <w:rsid w:val="000C34BE"/>
    <w:rsid w:val="000C3886"/>
    <w:rsid w:val="000C3A77"/>
    <w:rsid w:val="000C3BF3"/>
    <w:rsid w:val="000C4272"/>
    <w:rsid w:val="000C46BC"/>
    <w:rsid w:val="000C514E"/>
    <w:rsid w:val="000C5D0D"/>
    <w:rsid w:val="000C6289"/>
    <w:rsid w:val="000C6BB7"/>
    <w:rsid w:val="000D0430"/>
    <w:rsid w:val="000D07DB"/>
    <w:rsid w:val="000D0A2B"/>
    <w:rsid w:val="000D0B39"/>
    <w:rsid w:val="000D0BB8"/>
    <w:rsid w:val="000D0BEA"/>
    <w:rsid w:val="000D0FC4"/>
    <w:rsid w:val="000D1185"/>
    <w:rsid w:val="000D12C9"/>
    <w:rsid w:val="000D19CD"/>
    <w:rsid w:val="000D1E59"/>
    <w:rsid w:val="000D1F5C"/>
    <w:rsid w:val="000D2478"/>
    <w:rsid w:val="000D2701"/>
    <w:rsid w:val="000D3789"/>
    <w:rsid w:val="000D3CCA"/>
    <w:rsid w:val="000D471C"/>
    <w:rsid w:val="000D481C"/>
    <w:rsid w:val="000D497F"/>
    <w:rsid w:val="000D4C6D"/>
    <w:rsid w:val="000D5753"/>
    <w:rsid w:val="000D59C2"/>
    <w:rsid w:val="000D5EE3"/>
    <w:rsid w:val="000D6119"/>
    <w:rsid w:val="000D6977"/>
    <w:rsid w:val="000D69E5"/>
    <w:rsid w:val="000D6BED"/>
    <w:rsid w:val="000D6C08"/>
    <w:rsid w:val="000D6CCC"/>
    <w:rsid w:val="000D6D82"/>
    <w:rsid w:val="000D701E"/>
    <w:rsid w:val="000D7A3D"/>
    <w:rsid w:val="000D7E39"/>
    <w:rsid w:val="000E06F2"/>
    <w:rsid w:val="000E0945"/>
    <w:rsid w:val="000E109E"/>
    <w:rsid w:val="000E1F4F"/>
    <w:rsid w:val="000E22EF"/>
    <w:rsid w:val="000E24CD"/>
    <w:rsid w:val="000E24E8"/>
    <w:rsid w:val="000E2543"/>
    <w:rsid w:val="000E26BC"/>
    <w:rsid w:val="000E28BD"/>
    <w:rsid w:val="000E2D35"/>
    <w:rsid w:val="000E371F"/>
    <w:rsid w:val="000E4114"/>
    <w:rsid w:val="000E421A"/>
    <w:rsid w:val="000E43E9"/>
    <w:rsid w:val="000E48E0"/>
    <w:rsid w:val="000E5571"/>
    <w:rsid w:val="000E584B"/>
    <w:rsid w:val="000E5916"/>
    <w:rsid w:val="000E5DB8"/>
    <w:rsid w:val="000E5FB3"/>
    <w:rsid w:val="000E6634"/>
    <w:rsid w:val="000E6D31"/>
    <w:rsid w:val="000E6F2B"/>
    <w:rsid w:val="000E7061"/>
    <w:rsid w:val="000E713B"/>
    <w:rsid w:val="000E78F5"/>
    <w:rsid w:val="000E7ABE"/>
    <w:rsid w:val="000F0042"/>
    <w:rsid w:val="000F0370"/>
    <w:rsid w:val="000F047C"/>
    <w:rsid w:val="000F04D3"/>
    <w:rsid w:val="000F066E"/>
    <w:rsid w:val="000F07E1"/>
    <w:rsid w:val="000F0F1C"/>
    <w:rsid w:val="000F14B6"/>
    <w:rsid w:val="000F155A"/>
    <w:rsid w:val="000F179D"/>
    <w:rsid w:val="000F19B1"/>
    <w:rsid w:val="000F1AB9"/>
    <w:rsid w:val="000F210E"/>
    <w:rsid w:val="000F2117"/>
    <w:rsid w:val="000F2467"/>
    <w:rsid w:val="000F25B5"/>
    <w:rsid w:val="000F2DAA"/>
    <w:rsid w:val="000F3D6B"/>
    <w:rsid w:val="000F3E94"/>
    <w:rsid w:val="000F3FED"/>
    <w:rsid w:val="000F4166"/>
    <w:rsid w:val="000F45A4"/>
    <w:rsid w:val="000F4603"/>
    <w:rsid w:val="000F4F48"/>
    <w:rsid w:val="000F593D"/>
    <w:rsid w:val="000F5949"/>
    <w:rsid w:val="000F5AA3"/>
    <w:rsid w:val="000F5E5E"/>
    <w:rsid w:val="000F5F23"/>
    <w:rsid w:val="000F6E01"/>
    <w:rsid w:val="000F71E2"/>
    <w:rsid w:val="000F745C"/>
    <w:rsid w:val="000F7633"/>
    <w:rsid w:val="000F76E7"/>
    <w:rsid w:val="000F7700"/>
    <w:rsid w:val="000F7715"/>
    <w:rsid w:val="000F7787"/>
    <w:rsid w:val="000F7901"/>
    <w:rsid w:val="000F7F34"/>
    <w:rsid w:val="0010035C"/>
    <w:rsid w:val="00100451"/>
    <w:rsid w:val="001004A9"/>
    <w:rsid w:val="00100CD8"/>
    <w:rsid w:val="00100E93"/>
    <w:rsid w:val="001010F9"/>
    <w:rsid w:val="001016E7"/>
    <w:rsid w:val="0010199A"/>
    <w:rsid w:val="00101AD7"/>
    <w:rsid w:val="00101AE1"/>
    <w:rsid w:val="0010239A"/>
    <w:rsid w:val="00102411"/>
    <w:rsid w:val="00102456"/>
    <w:rsid w:val="001024FE"/>
    <w:rsid w:val="00102FD6"/>
    <w:rsid w:val="001030C3"/>
    <w:rsid w:val="0010320E"/>
    <w:rsid w:val="001033DB"/>
    <w:rsid w:val="001033FC"/>
    <w:rsid w:val="0010366A"/>
    <w:rsid w:val="00103762"/>
    <w:rsid w:val="0010396A"/>
    <w:rsid w:val="00103A1B"/>
    <w:rsid w:val="001041F9"/>
    <w:rsid w:val="00104417"/>
    <w:rsid w:val="00104614"/>
    <w:rsid w:val="001047C9"/>
    <w:rsid w:val="00104A14"/>
    <w:rsid w:val="00104A34"/>
    <w:rsid w:val="001057FD"/>
    <w:rsid w:val="00106177"/>
    <w:rsid w:val="001064D0"/>
    <w:rsid w:val="001068F3"/>
    <w:rsid w:val="001072BF"/>
    <w:rsid w:val="001072F6"/>
    <w:rsid w:val="001074FB"/>
    <w:rsid w:val="00107E59"/>
    <w:rsid w:val="0011022B"/>
    <w:rsid w:val="00110F0D"/>
    <w:rsid w:val="0011116B"/>
    <w:rsid w:val="001114E8"/>
    <w:rsid w:val="00111F6D"/>
    <w:rsid w:val="001120FA"/>
    <w:rsid w:val="00112F95"/>
    <w:rsid w:val="001133E1"/>
    <w:rsid w:val="00113692"/>
    <w:rsid w:val="00113788"/>
    <w:rsid w:val="001144E6"/>
    <w:rsid w:val="001144F4"/>
    <w:rsid w:val="00114753"/>
    <w:rsid w:val="0011510F"/>
    <w:rsid w:val="00115F8A"/>
    <w:rsid w:val="00116038"/>
    <w:rsid w:val="001160CF"/>
    <w:rsid w:val="001167A9"/>
    <w:rsid w:val="001168FB"/>
    <w:rsid w:val="00116A98"/>
    <w:rsid w:val="00116C15"/>
    <w:rsid w:val="00116D12"/>
    <w:rsid w:val="00117D46"/>
    <w:rsid w:val="00120027"/>
    <w:rsid w:val="0012009A"/>
    <w:rsid w:val="0012061B"/>
    <w:rsid w:val="001218D0"/>
    <w:rsid w:val="00121BA4"/>
    <w:rsid w:val="00121BE0"/>
    <w:rsid w:val="00121E1C"/>
    <w:rsid w:val="00121EC9"/>
    <w:rsid w:val="00121FF6"/>
    <w:rsid w:val="00122092"/>
    <w:rsid w:val="001234B5"/>
    <w:rsid w:val="0012359C"/>
    <w:rsid w:val="00123612"/>
    <w:rsid w:val="001237C2"/>
    <w:rsid w:val="00123819"/>
    <w:rsid w:val="00123A7B"/>
    <w:rsid w:val="00123BAA"/>
    <w:rsid w:val="00123CDD"/>
    <w:rsid w:val="0012419C"/>
    <w:rsid w:val="00124921"/>
    <w:rsid w:val="00124EAA"/>
    <w:rsid w:val="00124F0B"/>
    <w:rsid w:val="00126325"/>
    <w:rsid w:val="001264CD"/>
    <w:rsid w:val="001266C2"/>
    <w:rsid w:val="00126CF3"/>
    <w:rsid w:val="00127466"/>
    <w:rsid w:val="001306FF"/>
    <w:rsid w:val="00130D8B"/>
    <w:rsid w:val="00131206"/>
    <w:rsid w:val="00131D5C"/>
    <w:rsid w:val="00131F5E"/>
    <w:rsid w:val="0013224A"/>
    <w:rsid w:val="001325A6"/>
    <w:rsid w:val="00132A2B"/>
    <w:rsid w:val="00132E4F"/>
    <w:rsid w:val="00133574"/>
    <w:rsid w:val="001336D3"/>
    <w:rsid w:val="00133C04"/>
    <w:rsid w:val="00133C5A"/>
    <w:rsid w:val="001343AD"/>
    <w:rsid w:val="00134483"/>
    <w:rsid w:val="00134C6A"/>
    <w:rsid w:val="00134FB0"/>
    <w:rsid w:val="0013500C"/>
    <w:rsid w:val="001351C2"/>
    <w:rsid w:val="0013526B"/>
    <w:rsid w:val="00135449"/>
    <w:rsid w:val="00135628"/>
    <w:rsid w:val="001356E2"/>
    <w:rsid w:val="0013584E"/>
    <w:rsid w:val="00135950"/>
    <w:rsid w:val="00135E79"/>
    <w:rsid w:val="00136035"/>
    <w:rsid w:val="00136328"/>
    <w:rsid w:val="001364EB"/>
    <w:rsid w:val="0013658B"/>
    <w:rsid w:val="00136631"/>
    <w:rsid w:val="001368D1"/>
    <w:rsid w:val="001370F1"/>
    <w:rsid w:val="001371F0"/>
    <w:rsid w:val="00137304"/>
    <w:rsid w:val="00137605"/>
    <w:rsid w:val="001378B5"/>
    <w:rsid w:val="00137955"/>
    <w:rsid w:val="00137971"/>
    <w:rsid w:val="00137D63"/>
    <w:rsid w:val="001403A5"/>
    <w:rsid w:val="001406B2"/>
    <w:rsid w:val="00140AFC"/>
    <w:rsid w:val="00140C35"/>
    <w:rsid w:val="0014109C"/>
    <w:rsid w:val="0014284E"/>
    <w:rsid w:val="00142A22"/>
    <w:rsid w:val="00143382"/>
    <w:rsid w:val="001439B3"/>
    <w:rsid w:val="00143EB0"/>
    <w:rsid w:val="00144188"/>
    <w:rsid w:val="00144734"/>
    <w:rsid w:val="00144777"/>
    <w:rsid w:val="001448C8"/>
    <w:rsid w:val="00144C36"/>
    <w:rsid w:val="00144EAE"/>
    <w:rsid w:val="00145023"/>
    <w:rsid w:val="001454AE"/>
    <w:rsid w:val="0014556A"/>
    <w:rsid w:val="001463AF"/>
    <w:rsid w:val="00146730"/>
    <w:rsid w:val="001468D4"/>
    <w:rsid w:val="00146A08"/>
    <w:rsid w:val="00146C52"/>
    <w:rsid w:val="001470D7"/>
    <w:rsid w:val="00147333"/>
    <w:rsid w:val="001476EA"/>
    <w:rsid w:val="00147729"/>
    <w:rsid w:val="0014780B"/>
    <w:rsid w:val="00147AEB"/>
    <w:rsid w:val="00147C46"/>
    <w:rsid w:val="00147CCA"/>
    <w:rsid w:val="00150291"/>
    <w:rsid w:val="00150545"/>
    <w:rsid w:val="00150B59"/>
    <w:rsid w:val="00150D3C"/>
    <w:rsid w:val="00150D63"/>
    <w:rsid w:val="00150EBE"/>
    <w:rsid w:val="0015186E"/>
    <w:rsid w:val="0015195F"/>
    <w:rsid w:val="00151B37"/>
    <w:rsid w:val="001520E3"/>
    <w:rsid w:val="00152122"/>
    <w:rsid w:val="00152242"/>
    <w:rsid w:val="0015353F"/>
    <w:rsid w:val="00153AAC"/>
    <w:rsid w:val="0015469E"/>
    <w:rsid w:val="0015481D"/>
    <w:rsid w:val="0015513D"/>
    <w:rsid w:val="0015546C"/>
    <w:rsid w:val="00157B9C"/>
    <w:rsid w:val="0016075A"/>
    <w:rsid w:val="001614F0"/>
    <w:rsid w:val="00161E3F"/>
    <w:rsid w:val="00161FEF"/>
    <w:rsid w:val="0016217C"/>
    <w:rsid w:val="001624A2"/>
    <w:rsid w:val="001627DB"/>
    <w:rsid w:val="00162920"/>
    <w:rsid w:val="00162965"/>
    <w:rsid w:val="001629A8"/>
    <w:rsid w:val="00162CA0"/>
    <w:rsid w:val="00163325"/>
    <w:rsid w:val="0016342C"/>
    <w:rsid w:val="00163809"/>
    <w:rsid w:val="001638BA"/>
    <w:rsid w:val="00163D25"/>
    <w:rsid w:val="001642C0"/>
    <w:rsid w:val="00164743"/>
    <w:rsid w:val="0016499D"/>
    <w:rsid w:val="00164A29"/>
    <w:rsid w:val="00164A77"/>
    <w:rsid w:val="00164E9F"/>
    <w:rsid w:val="00165101"/>
    <w:rsid w:val="0016511B"/>
    <w:rsid w:val="00165242"/>
    <w:rsid w:val="0016534B"/>
    <w:rsid w:val="00166323"/>
    <w:rsid w:val="00166453"/>
    <w:rsid w:val="0016651E"/>
    <w:rsid w:val="00166579"/>
    <w:rsid w:val="0016698C"/>
    <w:rsid w:val="00166C33"/>
    <w:rsid w:val="00166CA0"/>
    <w:rsid w:val="00167121"/>
    <w:rsid w:val="001673F4"/>
    <w:rsid w:val="00167747"/>
    <w:rsid w:val="00167DBE"/>
    <w:rsid w:val="00167E7F"/>
    <w:rsid w:val="0017000F"/>
    <w:rsid w:val="0017003B"/>
    <w:rsid w:val="001702D7"/>
    <w:rsid w:val="0017034A"/>
    <w:rsid w:val="00170620"/>
    <w:rsid w:val="0017097C"/>
    <w:rsid w:val="001709B2"/>
    <w:rsid w:val="00170A37"/>
    <w:rsid w:val="00170F7F"/>
    <w:rsid w:val="001710D7"/>
    <w:rsid w:val="00171743"/>
    <w:rsid w:val="0017188E"/>
    <w:rsid w:val="001719D4"/>
    <w:rsid w:val="00171FAD"/>
    <w:rsid w:val="001721E2"/>
    <w:rsid w:val="0017243A"/>
    <w:rsid w:val="00172484"/>
    <w:rsid w:val="00172A27"/>
    <w:rsid w:val="00172A91"/>
    <w:rsid w:val="0017323D"/>
    <w:rsid w:val="00173C87"/>
    <w:rsid w:val="00173F19"/>
    <w:rsid w:val="00174391"/>
    <w:rsid w:val="001744AF"/>
    <w:rsid w:val="00175508"/>
    <w:rsid w:val="001758E6"/>
    <w:rsid w:val="00175D82"/>
    <w:rsid w:val="00175F2F"/>
    <w:rsid w:val="00176A89"/>
    <w:rsid w:val="00176B64"/>
    <w:rsid w:val="00176B82"/>
    <w:rsid w:val="00176CAE"/>
    <w:rsid w:val="00176CC3"/>
    <w:rsid w:val="00176DF0"/>
    <w:rsid w:val="00176EC5"/>
    <w:rsid w:val="001773F2"/>
    <w:rsid w:val="00177843"/>
    <w:rsid w:val="00177B1A"/>
    <w:rsid w:val="00177ED7"/>
    <w:rsid w:val="001800D0"/>
    <w:rsid w:val="00180A78"/>
    <w:rsid w:val="00180BF1"/>
    <w:rsid w:val="00181591"/>
    <w:rsid w:val="001815B1"/>
    <w:rsid w:val="001817CC"/>
    <w:rsid w:val="00181E02"/>
    <w:rsid w:val="00182317"/>
    <w:rsid w:val="00182533"/>
    <w:rsid w:val="001828B3"/>
    <w:rsid w:val="0018296A"/>
    <w:rsid w:val="001829C6"/>
    <w:rsid w:val="00182E1D"/>
    <w:rsid w:val="0018303F"/>
    <w:rsid w:val="00183189"/>
    <w:rsid w:val="00183C35"/>
    <w:rsid w:val="00183CD4"/>
    <w:rsid w:val="00183DD7"/>
    <w:rsid w:val="001841CD"/>
    <w:rsid w:val="00184A08"/>
    <w:rsid w:val="00184AE2"/>
    <w:rsid w:val="00184AF0"/>
    <w:rsid w:val="00184B30"/>
    <w:rsid w:val="00184F15"/>
    <w:rsid w:val="00185D92"/>
    <w:rsid w:val="001862A2"/>
    <w:rsid w:val="00186333"/>
    <w:rsid w:val="00186B39"/>
    <w:rsid w:val="00187103"/>
    <w:rsid w:val="00187415"/>
    <w:rsid w:val="00187B25"/>
    <w:rsid w:val="00187DA1"/>
    <w:rsid w:val="00190444"/>
    <w:rsid w:val="001908A3"/>
    <w:rsid w:val="00190CA2"/>
    <w:rsid w:val="00190D0B"/>
    <w:rsid w:val="00190F70"/>
    <w:rsid w:val="0019118A"/>
    <w:rsid w:val="00191FE7"/>
    <w:rsid w:val="001930CA"/>
    <w:rsid w:val="00193948"/>
    <w:rsid w:val="00193A91"/>
    <w:rsid w:val="00193FB7"/>
    <w:rsid w:val="001940AA"/>
    <w:rsid w:val="001948EA"/>
    <w:rsid w:val="00194A5E"/>
    <w:rsid w:val="00194AF6"/>
    <w:rsid w:val="00194C7A"/>
    <w:rsid w:val="00195537"/>
    <w:rsid w:val="001955AD"/>
    <w:rsid w:val="001961B5"/>
    <w:rsid w:val="001967CE"/>
    <w:rsid w:val="0019712C"/>
    <w:rsid w:val="001975B2"/>
    <w:rsid w:val="00197914"/>
    <w:rsid w:val="00197AE3"/>
    <w:rsid w:val="00197CD0"/>
    <w:rsid w:val="001A08CF"/>
    <w:rsid w:val="001A0ED5"/>
    <w:rsid w:val="001A138A"/>
    <w:rsid w:val="001A15B1"/>
    <w:rsid w:val="001A184F"/>
    <w:rsid w:val="001A191E"/>
    <w:rsid w:val="001A27D2"/>
    <w:rsid w:val="001A2967"/>
    <w:rsid w:val="001A3E06"/>
    <w:rsid w:val="001A41F3"/>
    <w:rsid w:val="001A43E8"/>
    <w:rsid w:val="001A4954"/>
    <w:rsid w:val="001A4A7D"/>
    <w:rsid w:val="001A4AC4"/>
    <w:rsid w:val="001A4BF3"/>
    <w:rsid w:val="001A4D01"/>
    <w:rsid w:val="001A4F57"/>
    <w:rsid w:val="001A52BA"/>
    <w:rsid w:val="001A52E1"/>
    <w:rsid w:val="001A54B0"/>
    <w:rsid w:val="001A552D"/>
    <w:rsid w:val="001A5A43"/>
    <w:rsid w:val="001A5DC4"/>
    <w:rsid w:val="001A5E54"/>
    <w:rsid w:val="001A5E99"/>
    <w:rsid w:val="001A6131"/>
    <w:rsid w:val="001A6609"/>
    <w:rsid w:val="001A6CA1"/>
    <w:rsid w:val="001A6F74"/>
    <w:rsid w:val="001A73F8"/>
    <w:rsid w:val="001A7651"/>
    <w:rsid w:val="001A7713"/>
    <w:rsid w:val="001B00BC"/>
    <w:rsid w:val="001B0905"/>
    <w:rsid w:val="001B0C9D"/>
    <w:rsid w:val="001B10B4"/>
    <w:rsid w:val="001B1614"/>
    <w:rsid w:val="001B1901"/>
    <w:rsid w:val="001B1F19"/>
    <w:rsid w:val="001B1F22"/>
    <w:rsid w:val="001B1F95"/>
    <w:rsid w:val="001B2621"/>
    <w:rsid w:val="001B2777"/>
    <w:rsid w:val="001B27CA"/>
    <w:rsid w:val="001B286A"/>
    <w:rsid w:val="001B29BD"/>
    <w:rsid w:val="001B302E"/>
    <w:rsid w:val="001B3110"/>
    <w:rsid w:val="001B3792"/>
    <w:rsid w:val="001B39EB"/>
    <w:rsid w:val="001B39EF"/>
    <w:rsid w:val="001B46C4"/>
    <w:rsid w:val="001B478E"/>
    <w:rsid w:val="001B4C6B"/>
    <w:rsid w:val="001B51AA"/>
    <w:rsid w:val="001B571D"/>
    <w:rsid w:val="001B57D6"/>
    <w:rsid w:val="001B5AC2"/>
    <w:rsid w:val="001B5FBF"/>
    <w:rsid w:val="001B60DD"/>
    <w:rsid w:val="001B612D"/>
    <w:rsid w:val="001B637D"/>
    <w:rsid w:val="001B64DA"/>
    <w:rsid w:val="001B6EF4"/>
    <w:rsid w:val="001B70F6"/>
    <w:rsid w:val="001B71CC"/>
    <w:rsid w:val="001B7362"/>
    <w:rsid w:val="001B77F2"/>
    <w:rsid w:val="001B796F"/>
    <w:rsid w:val="001B7C77"/>
    <w:rsid w:val="001B7DC7"/>
    <w:rsid w:val="001B7E84"/>
    <w:rsid w:val="001B7EB7"/>
    <w:rsid w:val="001B7FD6"/>
    <w:rsid w:val="001C00A0"/>
    <w:rsid w:val="001C01D8"/>
    <w:rsid w:val="001C08A9"/>
    <w:rsid w:val="001C0AA4"/>
    <w:rsid w:val="001C0B5C"/>
    <w:rsid w:val="001C0F81"/>
    <w:rsid w:val="001C1AAF"/>
    <w:rsid w:val="001C20D3"/>
    <w:rsid w:val="001C211E"/>
    <w:rsid w:val="001C21C0"/>
    <w:rsid w:val="001C2630"/>
    <w:rsid w:val="001C29DB"/>
    <w:rsid w:val="001C2ED4"/>
    <w:rsid w:val="001C374C"/>
    <w:rsid w:val="001C3B9B"/>
    <w:rsid w:val="001C3F0D"/>
    <w:rsid w:val="001C4119"/>
    <w:rsid w:val="001C4162"/>
    <w:rsid w:val="001C445E"/>
    <w:rsid w:val="001C483A"/>
    <w:rsid w:val="001C4D4D"/>
    <w:rsid w:val="001C4FB3"/>
    <w:rsid w:val="001C5429"/>
    <w:rsid w:val="001C5A8D"/>
    <w:rsid w:val="001C635D"/>
    <w:rsid w:val="001C6384"/>
    <w:rsid w:val="001C68BC"/>
    <w:rsid w:val="001C69EE"/>
    <w:rsid w:val="001C69F0"/>
    <w:rsid w:val="001C6C7D"/>
    <w:rsid w:val="001C71AD"/>
    <w:rsid w:val="001C79A9"/>
    <w:rsid w:val="001C7C49"/>
    <w:rsid w:val="001C7F42"/>
    <w:rsid w:val="001D04D1"/>
    <w:rsid w:val="001D0D24"/>
    <w:rsid w:val="001D0DC1"/>
    <w:rsid w:val="001D13A0"/>
    <w:rsid w:val="001D13AA"/>
    <w:rsid w:val="001D1627"/>
    <w:rsid w:val="001D1927"/>
    <w:rsid w:val="001D1D4D"/>
    <w:rsid w:val="001D2706"/>
    <w:rsid w:val="001D2715"/>
    <w:rsid w:val="001D2B7D"/>
    <w:rsid w:val="001D2D33"/>
    <w:rsid w:val="001D2E8A"/>
    <w:rsid w:val="001D386C"/>
    <w:rsid w:val="001D42BF"/>
    <w:rsid w:val="001D457E"/>
    <w:rsid w:val="001D4824"/>
    <w:rsid w:val="001D4863"/>
    <w:rsid w:val="001D48C4"/>
    <w:rsid w:val="001D5403"/>
    <w:rsid w:val="001D54A3"/>
    <w:rsid w:val="001D5514"/>
    <w:rsid w:val="001D563A"/>
    <w:rsid w:val="001D57A7"/>
    <w:rsid w:val="001D5839"/>
    <w:rsid w:val="001D5A70"/>
    <w:rsid w:val="001D5CC3"/>
    <w:rsid w:val="001D5E1C"/>
    <w:rsid w:val="001D60B4"/>
    <w:rsid w:val="001D66FA"/>
    <w:rsid w:val="001D670B"/>
    <w:rsid w:val="001D6B7E"/>
    <w:rsid w:val="001D6EC8"/>
    <w:rsid w:val="001D716B"/>
    <w:rsid w:val="001D7B8F"/>
    <w:rsid w:val="001D7D83"/>
    <w:rsid w:val="001D7E25"/>
    <w:rsid w:val="001E08C8"/>
    <w:rsid w:val="001E09C6"/>
    <w:rsid w:val="001E0AAA"/>
    <w:rsid w:val="001E10C9"/>
    <w:rsid w:val="001E14C7"/>
    <w:rsid w:val="001E19C5"/>
    <w:rsid w:val="001E1D2B"/>
    <w:rsid w:val="001E221C"/>
    <w:rsid w:val="001E2312"/>
    <w:rsid w:val="001E3511"/>
    <w:rsid w:val="001E3A46"/>
    <w:rsid w:val="001E4080"/>
    <w:rsid w:val="001E45CA"/>
    <w:rsid w:val="001E4625"/>
    <w:rsid w:val="001E5021"/>
    <w:rsid w:val="001E59C3"/>
    <w:rsid w:val="001E5C69"/>
    <w:rsid w:val="001E5D37"/>
    <w:rsid w:val="001E5DAC"/>
    <w:rsid w:val="001E647E"/>
    <w:rsid w:val="001E66DF"/>
    <w:rsid w:val="001E68A5"/>
    <w:rsid w:val="001E69C3"/>
    <w:rsid w:val="001E6A1C"/>
    <w:rsid w:val="001E6E44"/>
    <w:rsid w:val="001E7594"/>
    <w:rsid w:val="001F02D1"/>
    <w:rsid w:val="001F06C7"/>
    <w:rsid w:val="001F0A90"/>
    <w:rsid w:val="001F1611"/>
    <w:rsid w:val="001F16ED"/>
    <w:rsid w:val="001F193F"/>
    <w:rsid w:val="001F1CBA"/>
    <w:rsid w:val="001F2498"/>
    <w:rsid w:val="001F2784"/>
    <w:rsid w:val="001F2D44"/>
    <w:rsid w:val="001F2E5A"/>
    <w:rsid w:val="001F2EEE"/>
    <w:rsid w:val="001F2FB6"/>
    <w:rsid w:val="001F33A6"/>
    <w:rsid w:val="001F36CE"/>
    <w:rsid w:val="001F3976"/>
    <w:rsid w:val="001F3D52"/>
    <w:rsid w:val="001F4381"/>
    <w:rsid w:val="001F4397"/>
    <w:rsid w:val="001F5685"/>
    <w:rsid w:val="001F568C"/>
    <w:rsid w:val="001F56F0"/>
    <w:rsid w:val="001F5932"/>
    <w:rsid w:val="001F5DF2"/>
    <w:rsid w:val="001F5F54"/>
    <w:rsid w:val="001F6B28"/>
    <w:rsid w:val="001F6B54"/>
    <w:rsid w:val="001F75D4"/>
    <w:rsid w:val="001F789B"/>
    <w:rsid w:val="001F7933"/>
    <w:rsid w:val="001F7D25"/>
    <w:rsid w:val="00200CB3"/>
    <w:rsid w:val="00200D36"/>
    <w:rsid w:val="00200DF8"/>
    <w:rsid w:val="00200F23"/>
    <w:rsid w:val="00200F83"/>
    <w:rsid w:val="00200FC7"/>
    <w:rsid w:val="0020102E"/>
    <w:rsid w:val="0020154A"/>
    <w:rsid w:val="00201BFB"/>
    <w:rsid w:val="00201C54"/>
    <w:rsid w:val="00201CBF"/>
    <w:rsid w:val="002026E2"/>
    <w:rsid w:val="00202D96"/>
    <w:rsid w:val="002038CE"/>
    <w:rsid w:val="00203C75"/>
    <w:rsid w:val="00204050"/>
    <w:rsid w:val="002040B7"/>
    <w:rsid w:val="002045BD"/>
    <w:rsid w:val="002048D7"/>
    <w:rsid w:val="0020515B"/>
    <w:rsid w:val="00205345"/>
    <w:rsid w:val="00205415"/>
    <w:rsid w:val="0020563B"/>
    <w:rsid w:val="00205CF9"/>
    <w:rsid w:val="00206799"/>
    <w:rsid w:val="00206A1C"/>
    <w:rsid w:val="00206A8C"/>
    <w:rsid w:val="00206B44"/>
    <w:rsid w:val="00206F72"/>
    <w:rsid w:val="00206FFC"/>
    <w:rsid w:val="00207005"/>
    <w:rsid w:val="00207136"/>
    <w:rsid w:val="002075B6"/>
    <w:rsid w:val="0020783B"/>
    <w:rsid w:val="00207BA3"/>
    <w:rsid w:val="00210011"/>
    <w:rsid w:val="0021001A"/>
    <w:rsid w:val="002108BE"/>
    <w:rsid w:val="00210D0E"/>
    <w:rsid w:val="00210ED3"/>
    <w:rsid w:val="00211176"/>
    <w:rsid w:val="00212614"/>
    <w:rsid w:val="00212E0C"/>
    <w:rsid w:val="00212EC4"/>
    <w:rsid w:val="00212F3A"/>
    <w:rsid w:val="00213A4A"/>
    <w:rsid w:val="00213BAB"/>
    <w:rsid w:val="00213D36"/>
    <w:rsid w:val="002145C1"/>
    <w:rsid w:val="0021499B"/>
    <w:rsid w:val="00214E33"/>
    <w:rsid w:val="00214F75"/>
    <w:rsid w:val="00215078"/>
    <w:rsid w:val="002152D9"/>
    <w:rsid w:val="002153BC"/>
    <w:rsid w:val="00215733"/>
    <w:rsid w:val="00215B29"/>
    <w:rsid w:val="0021600E"/>
    <w:rsid w:val="002160D3"/>
    <w:rsid w:val="002162D5"/>
    <w:rsid w:val="002163BD"/>
    <w:rsid w:val="00216571"/>
    <w:rsid w:val="00216EAD"/>
    <w:rsid w:val="002170F2"/>
    <w:rsid w:val="00217265"/>
    <w:rsid w:val="0021757E"/>
    <w:rsid w:val="002177F4"/>
    <w:rsid w:val="0021785B"/>
    <w:rsid w:val="00217FBC"/>
    <w:rsid w:val="00220062"/>
    <w:rsid w:val="0022029F"/>
    <w:rsid w:val="00220886"/>
    <w:rsid w:val="00220DA6"/>
    <w:rsid w:val="0022125D"/>
    <w:rsid w:val="0022190A"/>
    <w:rsid w:val="00221C97"/>
    <w:rsid w:val="0022240A"/>
    <w:rsid w:val="00223208"/>
    <w:rsid w:val="002233B4"/>
    <w:rsid w:val="00223405"/>
    <w:rsid w:val="0022380E"/>
    <w:rsid w:val="00223C71"/>
    <w:rsid w:val="00223CA1"/>
    <w:rsid w:val="00223E51"/>
    <w:rsid w:val="002240F5"/>
    <w:rsid w:val="002247BE"/>
    <w:rsid w:val="00224D8F"/>
    <w:rsid w:val="00224EF0"/>
    <w:rsid w:val="00225165"/>
    <w:rsid w:val="0022524E"/>
    <w:rsid w:val="002258A7"/>
    <w:rsid w:val="00226567"/>
    <w:rsid w:val="00226749"/>
    <w:rsid w:val="0022680C"/>
    <w:rsid w:val="00226E8C"/>
    <w:rsid w:val="00227179"/>
    <w:rsid w:val="002271E4"/>
    <w:rsid w:val="00227447"/>
    <w:rsid w:val="00227CF0"/>
    <w:rsid w:val="00227D5A"/>
    <w:rsid w:val="00230C15"/>
    <w:rsid w:val="0023179A"/>
    <w:rsid w:val="002317C9"/>
    <w:rsid w:val="0023194E"/>
    <w:rsid w:val="00231E18"/>
    <w:rsid w:val="002321CD"/>
    <w:rsid w:val="002323A2"/>
    <w:rsid w:val="00232D49"/>
    <w:rsid w:val="00232F23"/>
    <w:rsid w:val="00233107"/>
    <w:rsid w:val="002331E9"/>
    <w:rsid w:val="002334E1"/>
    <w:rsid w:val="00233CE1"/>
    <w:rsid w:val="00234D2E"/>
    <w:rsid w:val="0023589A"/>
    <w:rsid w:val="00235C02"/>
    <w:rsid w:val="002362C4"/>
    <w:rsid w:val="002363CA"/>
    <w:rsid w:val="002364CC"/>
    <w:rsid w:val="002366BC"/>
    <w:rsid w:val="0023686B"/>
    <w:rsid w:val="00237700"/>
    <w:rsid w:val="00237714"/>
    <w:rsid w:val="00237820"/>
    <w:rsid w:val="00240098"/>
    <w:rsid w:val="00240249"/>
    <w:rsid w:val="002409DE"/>
    <w:rsid w:val="00240B8A"/>
    <w:rsid w:val="00240C50"/>
    <w:rsid w:val="00241B9F"/>
    <w:rsid w:val="00241BE4"/>
    <w:rsid w:val="00241F60"/>
    <w:rsid w:val="002420F9"/>
    <w:rsid w:val="002421CE"/>
    <w:rsid w:val="002422DC"/>
    <w:rsid w:val="0024279E"/>
    <w:rsid w:val="00242D2F"/>
    <w:rsid w:val="00242FB5"/>
    <w:rsid w:val="002430C7"/>
    <w:rsid w:val="00243D30"/>
    <w:rsid w:val="002440A4"/>
    <w:rsid w:val="0024449D"/>
    <w:rsid w:val="00244651"/>
    <w:rsid w:val="0024490D"/>
    <w:rsid w:val="00244AE6"/>
    <w:rsid w:val="00244B63"/>
    <w:rsid w:val="00244E0E"/>
    <w:rsid w:val="00244F27"/>
    <w:rsid w:val="00245050"/>
    <w:rsid w:val="0024534C"/>
    <w:rsid w:val="00245664"/>
    <w:rsid w:val="00246322"/>
    <w:rsid w:val="0024660E"/>
    <w:rsid w:val="00246867"/>
    <w:rsid w:val="0024695F"/>
    <w:rsid w:val="00246B08"/>
    <w:rsid w:val="00247874"/>
    <w:rsid w:val="00247C5A"/>
    <w:rsid w:val="00247E23"/>
    <w:rsid w:val="00250171"/>
    <w:rsid w:val="002503E4"/>
    <w:rsid w:val="002509F6"/>
    <w:rsid w:val="00250E27"/>
    <w:rsid w:val="00250FCF"/>
    <w:rsid w:val="002515AB"/>
    <w:rsid w:val="002517CB"/>
    <w:rsid w:val="00251B00"/>
    <w:rsid w:val="00251EC5"/>
    <w:rsid w:val="002525DC"/>
    <w:rsid w:val="00252706"/>
    <w:rsid w:val="00252F8D"/>
    <w:rsid w:val="00253246"/>
    <w:rsid w:val="002533A7"/>
    <w:rsid w:val="00253605"/>
    <w:rsid w:val="00253ADF"/>
    <w:rsid w:val="00253BD1"/>
    <w:rsid w:val="0025433D"/>
    <w:rsid w:val="00254400"/>
    <w:rsid w:val="00254970"/>
    <w:rsid w:val="00255329"/>
    <w:rsid w:val="002557DA"/>
    <w:rsid w:val="002559F2"/>
    <w:rsid w:val="002560C9"/>
    <w:rsid w:val="0025668E"/>
    <w:rsid w:val="00256702"/>
    <w:rsid w:val="00256E05"/>
    <w:rsid w:val="002571A4"/>
    <w:rsid w:val="0025730B"/>
    <w:rsid w:val="002573F0"/>
    <w:rsid w:val="00257886"/>
    <w:rsid w:val="00257AEF"/>
    <w:rsid w:val="00260881"/>
    <w:rsid w:val="00260906"/>
    <w:rsid w:val="00261223"/>
    <w:rsid w:val="00261282"/>
    <w:rsid w:val="00261820"/>
    <w:rsid w:val="00261A03"/>
    <w:rsid w:val="00261FBC"/>
    <w:rsid w:val="0026225D"/>
    <w:rsid w:val="002623D5"/>
    <w:rsid w:val="002628D8"/>
    <w:rsid w:val="00262CD0"/>
    <w:rsid w:val="00263005"/>
    <w:rsid w:val="00263436"/>
    <w:rsid w:val="00263453"/>
    <w:rsid w:val="002638D3"/>
    <w:rsid w:val="0026396B"/>
    <w:rsid w:val="002643AA"/>
    <w:rsid w:val="0026472C"/>
    <w:rsid w:val="00264A6A"/>
    <w:rsid w:val="002650AB"/>
    <w:rsid w:val="00265339"/>
    <w:rsid w:val="002658ED"/>
    <w:rsid w:val="002659C8"/>
    <w:rsid w:val="002660CC"/>
    <w:rsid w:val="002671D4"/>
    <w:rsid w:val="002674C0"/>
    <w:rsid w:val="002675D0"/>
    <w:rsid w:val="002676C7"/>
    <w:rsid w:val="002677E0"/>
    <w:rsid w:val="00267CDB"/>
    <w:rsid w:val="00267CE6"/>
    <w:rsid w:val="00267D61"/>
    <w:rsid w:val="00267DFD"/>
    <w:rsid w:val="0027083B"/>
    <w:rsid w:val="00270D4E"/>
    <w:rsid w:val="002717DE"/>
    <w:rsid w:val="00271DE3"/>
    <w:rsid w:val="002725EA"/>
    <w:rsid w:val="00273DB8"/>
    <w:rsid w:val="00273E27"/>
    <w:rsid w:val="002740F5"/>
    <w:rsid w:val="00274519"/>
    <w:rsid w:val="00274612"/>
    <w:rsid w:val="002748DD"/>
    <w:rsid w:val="00274B01"/>
    <w:rsid w:val="00274E24"/>
    <w:rsid w:val="00274ED1"/>
    <w:rsid w:val="00275F52"/>
    <w:rsid w:val="00276EDF"/>
    <w:rsid w:val="0027795A"/>
    <w:rsid w:val="00277A2F"/>
    <w:rsid w:val="00277D55"/>
    <w:rsid w:val="00280C61"/>
    <w:rsid w:val="00280DF0"/>
    <w:rsid w:val="00281209"/>
    <w:rsid w:val="00281349"/>
    <w:rsid w:val="00281430"/>
    <w:rsid w:val="00281461"/>
    <w:rsid w:val="00282159"/>
    <w:rsid w:val="00282766"/>
    <w:rsid w:val="00282E93"/>
    <w:rsid w:val="00283435"/>
    <w:rsid w:val="002836E9"/>
    <w:rsid w:val="00283AC9"/>
    <w:rsid w:val="00283CB4"/>
    <w:rsid w:val="002850B6"/>
    <w:rsid w:val="002857DC"/>
    <w:rsid w:val="00285E3F"/>
    <w:rsid w:val="00285FD0"/>
    <w:rsid w:val="002866FA"/>
    <w:rsid w:val="00286ED0"/>
    <w:rsid w:val="0028724E"/>
    <w:rsid w:val="0028752C"/>
    <w:rsid w:val="00287A80"/>
    <w:rsid w:val="00287F13"/>
    <w:rsid w:val="00287FA0"/>
    <w:rsid w:val="00290A1B"/>
    <w:rsid w:val="00290A30"/>
    <w:rsid w:val="00291861"/>
    <w:rsid w:val="00291D56"/>
    <w:rsid w:val="00291DAC"/>
    <w:rsid w:val="00291FE7"/>
    <w:rsid w:val="00292010"/>
    <w:rsid w:val="00292062"/>
    <w:rsid w:val="002926DD"/>
    <w:rsid w:val="00292CBE"/>
    <w:rsid w:val="00292DF2"/>
    <w:rsid w:val="00292E20"/>
    <w:rsid w:val="00292F12"/>
    <w:rsid w:val="00292F48"/>
    <w:rsid w:val="0029320D"/>
    <w:rsid w:val="00293BC7"/>
    <w:rsid w:val="00293CF8"/>
    <w:rsid w:val="00293F75"/>
    <w:rsid w:val="002950AF"/>
    <w:rsid w:val="0029544C"/>
    <w:rsid w:val="002959AB"/>
    <w:rsid w:val="00295A33"/>
    <w:rsid w:val="00295B0D"/>
    <w:rsid w:val="00295B95"/>
    <w:rsid w:val="0029624F"/>
    <w:rsid w:val="00296289"/>
    <w:rsid w:val="00296BD2"/>
    <w:rsid w:val="00296D1E"/>
    <w:rsid w:val="00296D71"/>
    <w:rsid w:val="002974B2"/>
    <w:rsid w:val="00297C6B"/>
    <w:rsid w:val="00297EB2"/>
    <w:rsid w:val="00297F80"/>
    <w:rsid w:val="002A0179"/>
    <w:rsid w:val="002A074F"/>
    <w:rsid w:val="002A0980"/>
    <w:rsid w:val="002A09EE"/>
    <w:rsid w:val="002A0A17"/>
    <w:rsid w:val="002A0FFD"/>
    <w:rsid w:val="002A105B"/>
    <w:rsid w:val="002A10CA"/>
    <w:rsid w:val="002A16B4"/>
    <w:rsid w:val="002A1830"/>
    <w:rsid w:val="002A190E"/>
    <w:rsid w:val="002A218D"/>
    <w:rsid w:val="002A2C2D"/>
    <w:rsid w:val="002A2CE3"/>
    <w:rsid w:val="002A3471"/>
    <w:rsid w:val="002A3A8C"/>
    <w:rsid w:val="002A3DF5"/>
    <w:rsid w:val="002A40BB"/>
    <w:rsid w:val="002A465A"/>
    <w:rsid w:val="002A4DCF"/>
    <w:rsid w:val="002A4F24"/>
    <w:rsid w:val="002A59A9"/>
    <w:rsid w:val="002A5BD7"/>
    <w:rsid w:val="002A5FC9"/>
    <w:rsid w:val="002A63FA"/>
    <w:rsid w:val="002A6456"/>
    <w:rsid w:val="002A66EB"/>
    <w:rsid w:val="002A6912"/>
    <w:rsid w:val="002A7228"/>
    <w:rsid w:val="002A72F9"/>
    <w:rsid w:val="002A73E1"/>
    <w:rsid w:val="002A7439"/>
    <w:rsid w:val="002A78B3"/>
    <w:rsid w:val="002A7B28"/>
    <w:rsid w:val="002A7CA5"/>
    <w:rsid w:val="002A7CE6"/>
    <w:rsid w:val="002A7D9C"/>
    <w:rsid w:val="002B063F"/>
    <w:rsid w:val="002B1771"/>
    <w:rsid w:val="002B223F"/>
    <w:rsid w:val="002B2440"/>
    <w:rsid w:val="002B27C7"/>
    <w:rsid w:val="002B39B8"/>
    <w:rsid w:val="002B4029"/>
    <w:rsid w:val="002B43A2"/>
    <w:rsid w:val="002B44A3"/>
    <w:rsid w:val="002B4C4A"/>
    <w:rsid w:val="002B4D3F"/>
    <w:rsid w:val="002B4E8E"/>
    <w:rsid w:val="002B5A50"/>
    <w:rsid w:val="002B5CC1"/>
    <w:rsid w:val="002B64D4"/>
    <w:rsid w:val="002B73E9"/>
    <w:rsid w:val="002B7CC2"/>
    <w:rsid w:val="002B7D8A"/>
    <w:rsid w:val="002B7F24"/>
    <w:rsid w:val="002C1390"/>
    <w:rsid w:val="002C141E"/>
    <w:rsid w:val="002C15BC"/>
    <w:rsid w:val="002C1A48"/>
    <w:rsid w:val="002C1B58"/>
    <w:rsid w:val="002C22BF"/>
    <w:rsid w:val="002C239B"/>
    <w:rsid w:val="002C2833"/>
    <w:rsid w:val="002C28A7"/>
    <w:rsid w:val="002C2943"/>
    <w:rsid w:val="002C29E3"/>
    <w:rsid w:val="002C3278"/>
    <w:rsid w:val="002C33C4"/>
    <w:rsid w:val="002C3D04"/>
    <w:rsid w:val="002C45A8"/>
    <w:rsid w:val="002C48BA"/>
    <w:rsid w:val="002C4A7D"/>
    <w:rsid w:val="002C4B5A"/>
    <w:rsid w:val="002C4D8E"/>
    <w:rsid w:val="002C5028"/>
    <w:rsid w:val="002C5253"/>
    <w:rsid w:val="002C55BB"/>
    <w:rsid w:val="002C5C90"/>
    <w:rsid w:val="002C5E9E"/>
    <w:rsid w:val="002C6661"/>
    <w:rsid w:val="002C6783"/>
    <w:rsid w:val="002C6FEE"/>
    <w:rsid w:val="002C713B"/>
    <w:rsid w:val="002C732F"/>
    <w:rsid w:val="002C7908"/>
    <w:rsid w:val="002C7CFA"/>
    <w:rsid w:val="002C7DC2"/>
    <w:rsid w:val="002C7F4B"/>
    <w:rsid w:val="002D0387"/>
    <w:rsid w:val="002D0479"/>
    <w:rsid w:val="002D0C9F"/>
    <w:rsid w:val="002D1378"/>
    <w:rsid w:val="002D1D6F"/>
    <w:rsid w:val="002D2C30"/>
    <w:rsid w:val="002D30E8"/>
    <w:rsid w:val="002D324D"/>
    <w:rsid w:val="002D3266"/>
    <w:rsid w:val="002D32F8"/>
    <w:rsid w:val="002D3631"/>
    <w:rsid w:val="002D381A"/>
    <w:rsid w:val="002D38A9"/>
    <w:rsid w:val="002D3DC5"/>
    <w:rsid w:val="002D4225"/>
    <w:rsid w:val="002D4359"/>
    <w:rsid w:val="002D464B"/>
    <w:rsid w:val="002D4A3C"/>
    <w:rsid w:val="002D5643"/>
    <w:rsid w:val="002D5800"/>
    <w:rsid w:val="002D5C9F"/>
    <w:rsid w:val="002D5CCE"/>
    <w:rsid w:val="002D6249"/>
    <w:rsid w:val="002D6266"/>
    <w:rsid w:val="002D6A00"/>
    <w:rsid w:val="002D6BA0"/>
    <w:rsid w:val="002D6BB3"/>
    <w:rsid w:val="002D6BBB"/>
    <w:rsid w:val="002D6C3B"/>
    <w:rsid w:val="002D6F98"/>
    <w:rsid w:val="002D6FD2"/>
    <w:rsid w:val="002D70A5"/>
    <w:rsid w:val="002D72B3"/>
    <w:rsid w:val="002D735D"/>
    <w:rsid w:val="002D7C5D"/>
    <w:rsid w:val="002D7E16"/>
    <w:rsid w:val="002E071B"/>
    <w:rsid w:val="002E0D7A"/>
    <w:rsid w:val="002E14D2"/>
    <w:rsid w:val="002E17A6"/>
    <w:rsid w:val="002E187F"/>
    <w:rsid w:val="002E1917"/>
    <w:rsid w:val="002E1BA0"/>
    <w:rsid w:val="002E1EAE"/>
    <w:rsid w:val="002E2011"/>
    <w:rsid w:val="002E21A9"/>
    <w:rsid w:val="002E30A0"/>
    <w:rsid w:val="002E3547"/>
    <w:rsid w:val="002E3813"/>
    <w:rsid w:val="002E4061"/>
    <w:rsid w:val="002E4483"/>
    <w:rsid w:val="002E4819"/>
    <w:rsid w:val="002E4C7B"/>
    <w:rsid w:val="002E5811"/>
    <w:rsid w:val="002E5E7A"/>
    <w:rsid w:val="002E60E9"/>
    <w:rsid w:val="002E625B"/>
    <w:rsid w:val="002E640F"/>
    <w:rsid w:val="002E6467"/>
    <w:rsid w:val="002E6498"/>
    <w:rsid w:val="002E67D8"/>
    <w:rsid w:val="002E6A79"/>
    <w:rsid w:val="002E764A"/>
    <w:rsid w:val="002E7D66"/>
    <w:rsid w:val="002F0F49"/>
    <w:rsid w:val="002F109B"/>
    <w:rsid w:val="002F1B55"/>
    <w:rsid w:val="002F21AD"/>
    <w:rsid w:val="002F2FAF"/>
    <w:rsid w:val="002F32FA"/>
    <w:rsid w:val="002F364C"/>
    <w:rsid w:val="002F3E8B"/>
    <w:rsid w:val="002F4128"/>
    <w:rsid w:val="002F4282"/>
    <w:rsid w:val="002F4D31"/>
    <w:rsid w:val="002F4D7F"/>
    <w:rsid w:val="002F5562"/>
    <w:rsid w:val="002F56EA"/>
    <w:rsid w:val="002F5B71"/>
    <w:rsid w:val="002F6326"/>
    <w:rsid w:val="002F6444"/>
    <w:rsid w:val="002F645E"/>
    <w:rsid w:val="002F6BF1"/>
    <w:rsid w:val="002F6E56"/>
    <w:rsid w:val="002F724C"/>
    <w:rsid w:val="002F7974"/>
    <w:rsid w:val="002F7CA5"/>
    <w:rsid w:val="003001A5"/>
    <w:rsid w:val="00300339"/>
    <w:rsid w:val="0030049B"/>
    <w:rsid w:val="00300921"/>
    <w:rsid w:val="00300A94"/>
    <w:rsid w:val="00300C52"/>
    <w:rsid w:val="00301200"/>
    <w:rsid w:val="003017B5"/>
    <w:rsid w:val="00301BB4"/>
    <w:rsid w:val="003023BB"/>
    <w:rsid w:val="0030283A"/>
    <w:rsid w:val="00302BB9"/>
    <w:rsid w:val="003037A5"/>
    <w:rsid w:val="00303FC3"/>
    <w:rsid w:val="00304361"/>
    <w:rsid w:val="003044A7"/>
    <w:rsid w:val="00304BE6"/>
    <w:rsid w:val="00305173"/>
    <w:rsid w:val="0030545B"/>
    <w:rsid w:val="00305895"/>
    <w:rsid w:val="00306504"/>
    <w:rsid w:val="00306735"/>
    <w:rsid w:val="00306AB3"/>
    <w:rsid w:val="00306B3A"/>
    <w:rsid w:val="00306F63"/>
    <w:rsid w:val="003070F0"/>
    <w:rsid w:val="00307164"/>
    <w:rsid w:val="00307311"/>
    <w:rsid w:val="003074D0"/>
    <w:rsid w:val="00307BE0"/>
    <w:rsid w:val="00307F65"/>
    <w:rsid w:val="0031006C"/>
    <w:rsid w:val="003101CA"/>
    <w:rsid w:val="003105A8"/>
    <w:rsid w:val="003111D6"/>
    <w:rsid w:val="00311B40"/>
    <w:rsid w:val="00311CC6"/>
    <w:rsid w:val="00312E0E"/>
    <w:rsid w:val="00312E5A"/>
    <w:rsid w:val="00312FE6"/>
    <w:rsid w:val="00313D22"/>
    <w:rsid w:val="00314201"/>
    <w:rsid w:val="003147CD"/>
    <w:rsid w:val="00314805"/>
    <w:rsid w:val="00314A3D"/>
    <w:rsid w:val="00314C20"/>
    <w:rsid w:val="00314C84"/>
    <w:rsid w:val="00315046"/>
    <w:rsid w:val="003152A2"/>
    <w:rsid w:val="00315745"/>
    <w:rsid w:val="00315B62"/>
    <w:rsid w:val="00315F85"/>
    <w:rsid w:val="00316102"/>
    <w:rsid w:val="0031621A"/>
    <w:rsid w:val="00316AC4"/>
    <w:rsid w:val="00316C80"/>
    <w:rsid w:val="00316DE5"/>
    <w:rsid w:val="00317165"/>
    <w:rsid w:val="0031732C"/>
    <w:rsid w:val="00317613"/>
    <w:rsid w:val="003202C1"/>
    <w:rsid w:val="003203EF"/>
    <w:rsid w:val="00320944"/>
    <w:rsid w:val="003209CA"/>
    <w:rsid w:val="00320A25"/>
    <w:rsid w:val="00320CCC"/>
    <w:rsid w:val="00320E0A"/>
    <w:rsid w:val="0032137C"/>
    <w:rsid w:val="0032138C"/>
    <w:rsid w:val="00321BD7"/>
    <w:rsid w:val="00321F13"/>
    <w:rsid w:val="00322784"/>
    <w:rsid w:val="00322A4F"/>
    <w:rsid w:val="00322B8C"/>
    <w:rsid w:val="00322C27"/>
    <w:rsid w:val="00323E64"/>
    <w:rsid w:val="0032426A"/>
    <w:rsid w:val="0032436C"/>
    <w:rsid w:val="003243EC"/>
    <w:rsid w:val="003244CC"/>
    <w:rsid w:val="003245DA"/>
    <w:rsid w:val="00324637"/>
    <w:rsid w:val="0032464F"/>
    <w:rsid w:val="003249FC"/>
    <w:rsid w:val="00325088"/>
    <w:rsid w:val="00325109"/>
    <w:rsid w:val="00325759"/>
    <w:rsid w:val="00325AAB"/>
    <w:rsid w:val="00325FEC"/>
    <w:rsid w:val="0032623B"/>
    <w:rsid w:val="00327202"/>
    <w:rsid w:val="00327470"/>
    <w:rsid w:val="003279AC"/>
    <w:rsid w:val="00327B5E"/>
    <w:rsid w:val="00327D15"/>
    <w:rsid w:val="00327E55"/>
    <w:rsid w:val="00327F61"/>
    <w:rsid w:val="003301D3"/>
    <w:rsid w:val="003302E2"/>
    <w:rsid w:val="003303DF"/>
    <w:rsid w:val="0033046A"/>
    <w:rsid w:val="00330AF0"/>
    <w:rsid w:val="00330CE9"/>
    <w:rsid w:val="003312A1"/>
    <w:rsid w:val="0033136A"/>
    <w:rsid w:val="003313B3"/>
    <w:rsid w:val="003313F0"/>
    <w:rsid w:val="0033176C"/>
    <w:rsid w:val="00331954"/>
    <w:rsid w:val="00331D0C"/>
    <w:rsid w:val="003323D4"/>
    <w:rsid w:val="00332800"/>
    <w:rsid w:val="00332961"/>
    <w:rsid w:val="00332C1B"/>
    <w:rsid w:val="00332C22"/>
    <w:rsid w:val="00332C73"/>
    <w:rsid w:val="00332D5D"/>
    <w:rsid w:val="003339DE"/>
    <w:rsid w:val="00334667"/>
    <w:rsid w:val="003348E2"/>
    <w:rsid w:val="00334CFF"/>
    <w:rsid w:val="003350D6"/>
    <w:rsid w:val="003357A9"/>
    <w:rsid w:val="00335994"/>
    <w:rsid w:val="00335C81"/>
    <w:rsid w:val="00335D0F"/>
    <w:rsid w:val="00336366"/>
    <w:rsid w:val="003364FD"/>
    <w:rsid w:val="003367E0"/>
    <w:rsid w:val="003368E1"/>
    <w:rsid w:val="0033698D"/>
    <w:rsid w:val="00336D93"/>
    <w:rsid w:val="00337624"/>
    <w:rsid w:val="00337C20"/>
    <w:rsid w:val="00340E89"/>
    <w:rsid w:val="0034129B"/>
    <w:rsid w:val="00341301"/>
    <w:rsid w:val="00341811"/>
    <w:rsid w:val="00341E14"/>
    <w:rsid w:val="00341E88"/>
    <w:rsid w:val="00341F7E"/>
    <w:rsid w:val="00342C9D"/>
    <w:rsid w:val="003431ED"/>
    <w:rsid w:val="00343393"/>
    <w:rsid w:val="003441E6"/>
    <w:rsid w:val="003441ED"/>
    <w:rsid w:val="0034455B"/>
    <w:rsid w:val="0034494F"/>
    <w:rsid w:val="00344CF2"/>
    <w:rsid w:val="00345687"/>
    <w:rsid w:val="00346517"/>
    <w:rsid w:val="00346525"/>
    <w:rsid w:val="00346744"/>
    <w:rsid w:val="00346794"/>
    <w:rsid w:val="00346B4E"/>
    <w:rsid w:val="00347388"/>
    <w:rsid w:val="00347C3C"/>
    <w:rsid w:val="00347D39"/>
    <w:rsid w:val="0035065B"/>
    <w:rsid w:val="00350A91"/>
    <w:rsid w:val="00350D7D"/>
    <w:rsid w:val="00351363"/>
    <w:rsid w:val="00351CA7"/>
    <w:rsid w:val="00352259"/>
    <w:rsid w:val="003523E9"/>
    <w:rsid w:val="003525FA"/>
    <w:rsid w:val="003526CF"/>
    <w:rsid w:val="00352B33"/>
    <w:rsid w:val="00352B87"/>
    <w:rsid w:val="00352E29"/>
    <w:rsid w:val="003532F6"/>
    <w:rsid w:val="00353D8E"/>
    <w:rsid w:val="0035469B"/>
    <w:rsid w:val="00354973"/>
    <w:rsid w:val="00354DC4"/>
    <w:rsid w:val="00354F61"/>
    <w:rsid w:val="0035501F"/>
    <w:rsid w:val="0035588B"/>
    <w:rsid w:val="00355DF3"/>
    <w:rsid w:val="003563C7"/>
    <w:rsid w:val="0035673B"/>
    <w:rsid w:val="00356BD6"/>
    <w:rsid w:val="00356C3F"/>
    <w:rsid w:val="003571C6"/>
    <w:rsid w:val="003579A4"/>
    <w:rsid w:val="003579B7"/>
    <w:rsid w:val="00357B7E"/>
    <w:rsid w:val="003602D0"/>
    <w:rsid w:val="003614F8"/>
    <w:rsid w:val="00361A21"/>
    <w:rsid w:val="0036222C"/>
    <w:rsid w:val="0036234E"/>
    <w:rsid w:val="003623BA"/>
    <w:rsid w:val="00362736"/>
    <w:rsid w:val="00362B09"/>
    <w:rsid w:val="00363112"/>
    <w:rsid w:val="003636EF"/>
    <w:rsid w:val="003636F2"/>
    <w:rsid w:val="003639BB"/>
    <w:rsid w:val="00363FEA"/>
    <w:rsid w:val="003647C6"/>
    <w:rsid w:val="003651A8"/>
    <w:rsid w:val="003653CC"/>
    <w:rsid w:val="0036549F"/>
    <w:rsid w:val="0036554D"/>
    <w:rsid w:val="0036561C"/>
    <w:rsid w:val="00365734"/>
    <w:rsid w:val="00365B14"/>
    <w:rsid w:val="00365D5E"/>
    <w:rsid w:val="00365E49"/>
    <w:rsid w:val="00365F2C"/>
    <w:rsid w:val="0036601B"/>
    <w:rsid w:val="003664D2"/>
    <w:rsid w:val="00366C54"/>
    <w:rsid w:val="00366E41"/>
    <w:rsid w:val="00366EE1"/>
    <w:rsid w:val="00366F98"/>
    <w:rsid w:val="0036755B"/>
    <w:rsid w:val="00367612"/>
    <w:rsid w:val="00367A5A"/>
    <w:rsid w:val="00367ACA"/>
    <w:rsid w:val="00367BBA"/>
    <w:rsid w:val="00367EF3"/>
    <w:rsid w:val="00367F65"/>
    <w:rsid w:val="00370053"/>
    <w:rsid w:val="003701C9"/>
    <w:rsid w:val="003702F3"/>
    <w:rsid w:val="003703A9"/>
    <w:rsid w:val="003704A5"/>
    <w:rsid w:val="003705E4"/>
    <w:rsid w:val="00370674"/>
    <w:rsid w:val="0037071A"/>
    <w:rsid w:val="00370C7D"/>
    <w:rsid w:val="00370DE4"/>
    <w:rsid w:val="00370F6C"/>
    <w:rsid w:val="00371831"/>
    <w:rsid w:val="00371B83"/>
    <w:rsid w:val="00371BCC"/>
    <w:rsid w:val="00371C13"/>
    <w:rsid w:val="00372686"/>
    <w:rsid w:val="00372745"/>
    <w:rsid w:val="00372D91"/>
    <w:rsid w:val="00372F80"/>
    <w:rsid w:val="0037322C"/>
    <w:rsid w:val="003733CD"/>
    <w:rsid w:val="003734F3"/>
    <w:rsid w:val="003739CD"/>
    <w:rsid w:val="00373A4B"/>
    <w:rsid w:val="003741E2"/>
    <w:rsid w:val="00374456"/>
    <w:rsid w:val="003744B6"/>
    <w:rsid w:val="00374E39"/>
    <w:rsid w:val="00375133"/>
    <w:rsid w:val="003759EE"/>
    <w:rsid w:val="00375B09"/>
    <w:rsid w:val="00375B75"/>
    <w:rsid w:val="00375C59"/>
    <w:rsid w:val="003760ED"/>
    <w:rsid w:val="00376721"/>
    <w:rsid w:val="00376F8F"/>
    <w:rsid w:val="00377560"/>
    <w:rsid w:val="00377571"/>
    <w:rsid w:val="003778C2"/>
    <w:rsid w:val="00377ACC"/>
    <w:rsid w:val="00377F2D"/>
    <w:rsid w:val="00380492"/>
    <w:rsid w:val="00380E94"/>
    <w:rsid w:val="003811FB"/>
    <w:rsid w:val="003814E1"/>
    <w:rsid w:val="003815A5"/>
    <w:rsid w:val="003818F1"/>
    <w:rsid w:val="00381A19"/>
    <w:rsid w:val="003820D1"/>
    <w:rsid w:val="003823F2"/>
    <w:rsid w:val="00382DE3"/>
    <w:rsid w:val="00383D4C"/>
    <w:rsid w:val="0038429A"/>
    <w:rsid w:val="003842ED"/>
    <w:rsid w:val="003848CD"/>
    <w:rsid w:val="0038494C"/>
    <w:rsid w:val="0038498F"/>
    <w:rsid w:val="00384D55"/>
    <w:rsid w:val="003851A6"/>
    <w:rsid w:val="0038520C"/>
    <w:rsid w:val="00385273"/>
    <w:rsid w:val="00385872"/>
    <w:rsid w:val="00386120"/>
    <w:rsid w:val="00387355"/>
    <w:rsid w:val="00387693"/>
    <w:rsid w:val="00387FDD"/>
    <w:rsid w:val="0039077D"/>
    <w:rsid w:val="00390ABD"/>
    <w:rsid w:val="00390CD9"/>
    <w:rsid w:val="0039163A"/>
    <w:rsid w:val="00391D16"/>
    <w:rsid w:val="0039279A"/>
    <w:rsid w:val="0039280F"/>
    <w:rsid w:val="00392917"/>
    <w:rsid w:val="00392B78"/>
    <w:rsid w:val="00392EDE"/>
    <w:rsid w:val="00392F28"/>
    <w:rsid w:val="00392FDB"/>
    <w:rsid w:val="003931BD"/>
    <w:rsid w:val="0039353B"/>
    <w:rsid w:val="003938E6"/>
    <w:rsid w:val="00393A1F"/>
    <w:rsid w:val="00394171"/>
    <w:rsid w:val="00394C07"/>
    <w:rsid w:val="00394EB1"/>
    <w:rsid w:val="00395B5D"/>
    <w:rsid w:val="00395B7F"/>
    <w:rsid w:val="003960D8"/>
    <w:rsid w:val="0039613D"/>
    <w:rsid w:val="00396307"/>
    <w:rsid w:val="00396A2D"/>
    <w:rsid w:val="00396E9A"/>
    <w:rsid w:val="0039742A"/>
    <w:rsid w:val="003974C9"/>
    <w:rsid w:val="00397799"/>
    <w:rsid w:val="00397BEA"/>
    <w:rsid w:val="003A0508"/>
    <w:rsid w:val="003A05E3"/>
    <w:rsid w:val="003A0991"/>
    <w:rsid w:val="003A0F60"/>
    <w:rsid w:val="003A13C4"/>
    <w:rsid w:val="003A17A4"/>
    <w:rsid w:val="003A1BF6"/>
    <w:rsid w:val="003A21B3"/>
    <w:rsid w:val="003A21E5"/>
    <w:rsid w:val="003A25EB"/>
    <w:rsid w:val="003A2F8C"/>
    <w:rsid w:val="003A302F"/>
    <w:rsid w:val="003A3616"/>
    <w:rsid w:val="003A3E69"/>
    <w:rsid w:val="003A4248"/>
    <w:rsid w:val="003A43CB"/>
    <w:rsid w:val="003A4CFC"/>
    <w:rsid w:val="003A52CE"/>
    <w:rsid w:val="003A5529"/>
    <w:rsid w:val="003A5732"/>
    <w:rsid w:val="003A5840"/>
    <w:rsid w:val="003A5DDD"/>
    <w:rsid w:val="003A5E8F"/>
    <w:rsid w:val="003A6011"/>
    <w:rsid w:val="003A6867"/>
    <w:rsid w:val="003A6990"/>
    <w:rsid w:val="003A69E0"/>
    <w:rsid w:val="003A6CC5"/>
    <w:rsid w:val="003A6ED6"/>
    <w:rsid w:val="003A70C4"/>
    <w:rsid w:val="003A73A0"/>
    <w:rsid w:val="003A73A3"/>
    <w:rsid w:val="003A73DA"/>
    <w:rsid w:val="003A7526"/>
    <w:rsid w:val="003A76CF"/>
    <w:rsid w:val="003A78F5"/>
    <w:rsid w:val="003B004A"/>
    <w:rsid w:val="003B017C"/>
    <w:rsid w:val="003B13F6"/>
    <w:rsid w:val="003B1CF0"/>
    <w:rsid w:val="003B20F3"/>
    <w:rsid w:val="003B283F"/>
    <w:rsid w:val="003B29EA"/>
    <w:rsid w:val="003B2DB5"/>
    <w:rsid w:val="003B2DD4"/>
    <w:rsid w:val="003B399C"/>
    <w:rsid w:val="003B3AF5"/>
    <w:rsid w:val="003B3E0B"/>
    <w:rsid w:val="003B3F14"/>
    <w:rsid w:val="003B4479"/>
    <w:rsid w:val="003B4A0C"/>
    <w:rsid w:val="003B4C08"/>
    <w:rsid w:val="003B509A"/>
    <w:rsid w:val="003B514B"/>
    <w:rsid w:val="003B558C"/>
    <w:rsid w:val="003B5B88"/>
    <w:rsid w:val="003B5D9C"/>
    <w:rsid w:val="003B6C57"/>
    <w:rsid w:val="003B7970"/>
    <w:rsid w:val="003B7BEB"/>
    <w:rsid w:val="003B7E7C"/>
    <w:rsid w:val="003C03F8"/>
    <w:rsid w:val="003C09E0"/>
    <w:rsid w:val="003C0BC3"/>
    <w:rsid w:val="003C102F"/>
    <w:rsid w:val="003C147F"/>
    <w:rsid w:val="003C1541"/>
    <w:rsid w:val="003C16BC"/>
    <w:rsid w:val="003C17EC"/>
    <w:rsid w:val="003C1D84"/>
    <w:rsid w:val="003C20F9"/>
    <w:rsid w:val="003C240B"/>
    <w:rsid w:val="003C2438"/>
    <w:rsid w:val="003C26F4"/>
    <w:rsid w:val="003C26F6"/>
    <w:rsid w:val="003C289C"/>
    <w:rsid w:val="003C28FE"/>
    <w:rsid w:val="003C32A8"/>
    <w:rsid w:val="003C3AE9"/>
    <w:rsid w:val="003C3EF1"/>
    <w:rsid w:val="003C40EB"/>
    <w:rsid w:val="003C423B"/>
    <w:rsid w:val="003C4589"/>
    <w:rsid w:val="003C45B7"/>
    <w:rsid w:val="003C510A"/>
    <w:rsid w:val="003C56DE"/>
    <w:rsid w:val="003C5E84"/>
    <w:rsid w:val="003C629A"/>
    <w:rsid w:val="003C6B56"/>
    <w:rsid w:val="003C6EDC"/>
    <w:rsid w:val="003C742B"/>
    <w:rsid w:val="003C7479"/>
    <w:rsid w:val="003C74D1"/>
    <w:rsid w:val="003C78FC"/>
    <w:rsid w:val="003C79CF"/>
    <w:rsid w:val="003C7CC7"/>
    <w:rsid w:val="003C7DEE"/>
    <w:rsid w:val="003D05AA"/>
    <w:rsid w:val="003D0AB2"/>
    <w:rsid w:val="003D0AEA"/>
    <w:rsid w:val="003D0B34"/>
    <w:rsid w:val="003D0F34"/>
    <w:rsid w:val="003D1564"/>
    <w:rsid w:val="003D1A79"/>
    <w:rsid w:val="003D1E60"/>
    <w:rsid w:val="003D1EC5"/>
    <w:rsid w:val="003D1FDA"/>
    <w:rsid w:val="003D25D1"/>
    <w:rsid w:val="003D27EC"/>
    <w:rsid w:val="003D2AE0"/>
    <w:rsid w:val="003D3386"/>
    <w:rsid w:val="003D3408"/>
    <w:rsid w:val="003D3572"/>
    <w:rsid w:val="003D3693"/>
    <w:rsid w:val="003D3DB7"/>
    <w:rsid w:val="003D477B"/>
    <w:rsid w:val="003D48D5"/>
    <w:rsid w:val="003D5444"/>
    <w:rsid w:val="003D54C9"/>
    <w:rsid w:val="003D54E1"/>
    <w:rsid w:val="003D559C"/>
    <w:rsid w:val="003D55D2"/>
    <w:rsid w:val="003D5696"/>
    <w:rsid w:val="003D5CB9"/>
    <w:rsid w:val="003D5DB2"/>
    <w:rsid w:val="003D5FE3"/>
    <w:rsid w:val="003D6FD6"/>
    <w:rsid w:val="003D7065"/>
    <w:rsid w:val="003D722E"/>
    <w:rsid w:val="003D72B3"/>
    <w:rsid w:val="003D7999"/>
    <w:rsid w:val="003D7AF7"/>
    <w:rsid w:val="003D7DD2"/>
    <w:rsid w:val="003D7DD4"/>
    <w:rsid w:val="003E03E6"/>
    <w:rsid w:val="003E08C5"/>
    <w:rsid w:val="003E09A3"/>
    <w:rsid w:val="003E0C1C"/>
    <w:rsid w:val="003E0F4A"/>
    <w:rsid w:val="003E1036"/>
    <w:rsid w:val="003E12BB"/>
    <w:rsid w:val="003E1496"/>
    <w:rsid w:val="003E15C9"/>
    <w:rsid w:val="003E1CF3"/>
    <w:rsid w:val="003E1FD5"/>
    <w:rsid w:val="003E24DC"/>
    <w:rsid w:val="003E24F8"/>
    <w:rsid w:val="003E2BF1"/>
    <w:rsid w:val="003E2DA3"/>
    <w:rsid w:val="003E3280"/>
    <w:rsid w:val="003E32EC"/>
    <w:rsid w:val="003E3B89"/>
    <w:rsid w:val="003E3E12"/>
    <w:rsid w:val="003E4501"/>
    <w:rsid w:val="003E49C4"/>
    <w:rsid w:val="003E4A49"/>
    <w:rsid w:val="003E4AFD"/>
    <w:rsid w:val="003E4D34"/>
    <w:rsid w:val="003E5144"/>
    <w:rsid w:val="003E52D9"/>
    <w:rsid w:val="003E58AF"/>
    <w:rsid w:val="003E5958"/>
    <w:rsid w:val="003E5A73"/>
    <w:rsid w:val="003E5EBB"/>
    <w:rsid w:val="003E5F0A"/>
    <w:rsid w:val="003E6B72"/>
    <w:rsid w:val="003E7348"/>
    <w:rsid w:val="003E7E06"/>
    <w:rsid w:val="003F004E"/>
    <w:rsid w:val="003F052F"/>
    <w:rsid w:val="003F0531"/>
    <w:rsid w:val="003F0810"/>
    <w:rsid w:val="003F0876"/>
    <w:rsid w:val="003F0951"/>
    <w:rsid w:val="003F0C7D"/>
    <w:rsid w:val="003F0E26"/>
    <w:rsid w:val="003F0E84"/>
    <w:rsid w:val="003F16B6"/>
    <w:rsid w:val="003F283C"/>
    <w:rsid w:val="003F28D0"/>
    <w:rsid w:val="003F2BB2"/>
    <w:rsid w:val="003F2EE4"/>
    <w:rsid w:val="003F2F95"/>
    <w:rsid w:val="003F3229"/>
    <w:rsid w:val="003F39C2"/>
    <w:rsid w:val="003F3DB3"/>
    <w:rsid w:val="003F4398"/>
    <w:rsid w:val="003F43E9"/>
    <w:rsid w:val="003F4BD5"/>
    <w:rsid w:val="003F4C3E"/>
    <w:rsid w:val="003F4D04"/>
    <w:rsid w:val="003F4DE6"/>
    <w:rsid w:val="003F4F6E"/>
    <w:rsid w:val="003F5061"/>
    <w:rsid w:val="003F52ED"/>
    <w:rsid w:val="003F5366"/>
    <w:rsid w:val="003F53D5"/>
    <w:rsid w:val="003F580E"/>
    <w:rsid w:val="003F5A2E"/>
    <w:rsid w:val="003F5F33"/>
    <w:rsid w:val="003F61A1"/>
    <w:rsid w:val="003F626A"/>
    <w:rsid w:val="003F6360"/>
    <w:rsid w:val="003F658A"/>
    <w:rsid w:val="003F666B"/>
    <w:rsid w:val="003F6B3C"/>
    <w:rsid w:val="003F6CB2"/>
    <w:rsid w:val="003F7074"/>
    <w:rsid w:val="003F70EF"/>
    <w:rsid w:val="003F71C2"/>
    <w:rsid w:val="003F7407"/>
    <w:rsid w:val="003F77A5"/>
    <w:rsid w:val="003F79B4"/>
    <w:rsid w:val="003F7AD1"/>
    <w:rsid w:val="003F7C6A"/>
    <w:rsid w:val="003F7D0D"/>
    <w:rsid w:val="00400230"/>
    <w:rsid w:val="00400617"/>
    <w:rsid w:val="0040065F"/>
    <w:rsid w:val="00400A6D"/>
    <w:rsid w:val="00400D4F"/>
    <w:rsid w:val="00401140"/>
    <w:rsid w:val="00401770"/>
    <w:rsid w:val="004019EC"/>
    <w:rsid w:val="00401DEF"/>
    <w:rsid w:val="00401E51"/>
    <w:rsid w:val="00402023"/>
    <w:rsid w:val="0040212C"/>
    <w:rsid w:val="00402410"/>
    <w:rsid w:val="0040250E"/>
    <w:rsid w:val="00402519"/>
    <w:rsid w:val="00402691"/>
    <w:rsid w:val="00402778"/>
    <w:rsid w:val="004027BA"/>
    <w:rsid w:val="004029CF"/>
    <w:rsid w:val="00402ABA"/>
    <w:rsid w:val="0040305F"/>
    <w:rsid w:val="004033C3"/>
    <w:rsid w:val="00403841"/>
    <w:rsid w:val="00403AC6"/>
    <w:rsid w:val="0040432F"/>
    <w:rsid w:val="004049D3"/>
    <w:rsid w:val="00404A71"/>
    <w:rsid w:val="0040538A"/>
    <w:rsid w:val="00405619"/>
    <w:rsid w:val="004058F8"/>
    <w:rsid w:val="00405EED"/>
    <w:rsid w:val="00406145"/>
    <w:rsid w:val="0040663F"/>
    <w:rsid w:val="00406A57"/>
    <w:rsid w:val="004074B8"/>
    <w:rsid w:val="00407613"/>
    <w:rsid w:val="004077F8"/>
    <w:rsid w:val="00407F41"/>
    <w:rsid w:val="0041043E"/>
    <w:rsid w:val="00410458"/>
    <w:rsid w:val="004108CF"/>
    <w:rsid w:val="004116F8"/>
    <w:rsid w:val="00411D17"/>
    <w:rsid w:val="00412080"/>
    <w:rsid w:val="00412641"/>
    <w:rsid w:val="004126C4"/>
    <w:rsid w:val="00412ADD"/>
    <w:rsid w:val="00412E8A"/>
    <w:rsid w:val="00412F9E"/>
    <w:rsid w:val="0041313C"/>
    <w:rsid w:val="004131E6"/>
    <w:rsid w:val="00413A12"/>
    <w:rsid w:val="00413CE0"/>
    <w:rsid w:val="004144AE"/>
    <w:rsid w:val="00414652"/>
    <w:rsid w:val="004149DF"/>
    <w:rsid w:val="00414C1D"/>
    <w:rsid w:val="00414C8D"/>
    <w:rsid w:val="00415321"/>
    <w:rsid w:val="0041549C"/>
    <w:rsid w:val="0041575F"/>
    <w:rsid w:val="004159A5"/>
    <w:rsid w:val="00415B98"/>
    <w:rsid w:val="00415C58"/>
    <w:rsid w:val="00415CA0"/>
    <w:rsid w:val="00415F59"/>
    <w:rsid w:val="00415FF0"/>
    <w:rsid w:val="004160A1"/>
    <w:rsid w:val="00416146"/>
    <w:rsid w:val="00416193"/>
    <w:rsid w:val="004162D8"/>
    <w:rsid w:val="004167A1"/>
    <w:rsid w:val="00416956"/>
    <w:rsid w:val="00416A0F"/>
    <w:rsid w:val="00416CF8"/>
    <w:rsid w:val="004173B7"/>
    <w:rsid w:val="00420776"/>
    <w:rsid w:val="004207AE"/>
    <w:rsid w:val="004208EC"/>
    <w:rsid w:val="00420951"/>
    <w:rsid w:val="00420973"/>
    <w:rsid w:val="0042164F"/>
    <w:rsid w:val="004219AB"/>
    <w:rsid w:val="00421A9D"/>
    <w:rsid w:val="00421EB7"/>
    <w:rsid w:val="00422098"/>
    <w:rsid w:val="00422725"/>
    <w:rsid w:val="00422C76"/>
    <w:rsid w:val="00422F16"/>
    <w:rsid w:val="0042315B"/>
    <w:rsid w:val="0042389E"/>
    <w:rsid w:val="0042391D"/>
    <w:rsid w:val="00423A14"/>
    <w:rsid w:val="00423C81"/>
    <w:rsid w:val="00423E9C"/>
    <w:rsid w:val="004241FC"/>
    <w:rsid w:val="004244E8"/>
    <w:rsid w:val="00424755"/>
    <w:rsid w:val="00424FE0"/>
    <w:rsid w:val="0042504C"/>
    <w:rsid w:val="004252FD"/>
    <w:rsid w:val="0042554C"/>
    <w:rsid w:val="004255EE"/>
    <w:rsid w:val="004258E3"/>
    <w:rsid w:val="00426354"/>
    <w:rsid w:val="0042640E"/>
    <w:rsid w:val="0042681C"/>
    <w:rsid w:val="004269D6"/>
    <w:rsid w:val="00426B25"/>
    <w:rsid w:val="00426B79"/>
    <w:rsid w:val="00426D2F"/>
    <w:rsid w:val="00426E50"/>
    <w:rsid w:val="00427D35"/>
    <w:rsid w:val="00430368"/>
    <w:rsid w:val="00430458"/>
    <w:rsid w:val="00430797"/>
    <w:rsid w:val="004307EA"/>
    <w:rsid w:val="00430832"/>
    <w:rsid w:val="00430A82"/>
    <w:rsid w:val="00430D56"/>
    <w:rsid w:val="004318F0"/>
    <w:rsid w:val="00431AFD"/>
    <w:rsid w:val="004322F1"/>
    <w:rsid w:val="00432368"/>
    <w:rsid w:val="004326D1"/>
    <w:rsid w:val="00432DCA"/>
    <w:rsid w:val="00433528"/>
    <w:rsid w:val="00433794"/>
    <w:rsid w:val="00433A38"/>
    <w:rsid w:val="0043462B"/>
    <w:rsid w:val="00434844"/>
    <w:rsid w:val="0043494C"/>
    <w:rsid w:val="00434C98"/>
    <w:rsid w:val="00434F20"/>
    <w:rsid w:val="00434F89"/>
    <w:rsid w:val="004352AE"/>
    <w:rsid w:val="004356E9"/>
    <w:rsid w:val="00435C47"/>
    <w:rsid w:val="00435CBE"/>
    <w:rsid w:val="0043616E"/>
    <w:rsid w:val="004369D2"/>
    <w:rsid w:val="00436C69"/>
    <w:rsid w:val="00436D5F"/>
    <w:rsid w:val="00436ECE"/>
    <w:rsid w:val="0043739C"/>
    <w:rsid w:val="0043769A"/>
    <w:rsid w:val="00437711"/>
    <w:rsid w:val="00437820"/>
    <w:rsid w:val="00437B34"/>
    <w:rsid w:val="0044064B"/>
    <w:rsid w:val="00440872"/>
    <w:rsid w:val="00440A4E"/>
    <w:rsid w:val="0044103A"/>
    <w:rsid w:val="00441152"/>
    <w:rsid w:val="004414F7"/>
    <w:rsid w:val="00441571"/>
    <w:rsid w:val="00441B2C"/>
    <w:rsid w:val="0044211E"/>
    <w:rsid w:val="00442450"/>
    <w:rsid w:val="004425E5"/>
    <w:rsid w:val="00442881"/>
    <w:rsid w:val="004432E8"/>
    <w:rsid w:val="0044361C"/>
    <w:rsid w:val="00443AAC"/>
    <w:rsid w:val="00443B26"/>
    <w:rsid w:val="00443DFB"/>
    <w:rsid w:val="00444A99"/>
    <w:rsid w:val="0044529F"/>
    <w:rsid w:val="00445BB7"/>
    <w:rsid w:val="00446026"/>
    <w:rsid w:val="004462DD"/>
    <w:rsid w:val="004463D3"/>
    <w:rsid w:val="0044641F"/>
    <w:rsid w:val="004466EE"/>
    <w:rsid w:val="00446BFE"/>
    <w:rsid w:val="004476A7"/>
    <w:rsid w:val="00447C43"/>
    <w:rsid w:val="00447DAB"/>
    <w:rsid w:val="00447FD2"/>
    <w:rsid w:val="00451217"/>
    <w:rsid w:val="00451615"/>
    <w:rsid w:val="00451657"/>
    <w:rsid w:val="004519D6"/>
    <w:rsid w:val="00451EA6"/>
    <w:rsid w:val="00452586"/>
    <w:rsid w:val="00452622"/>
    <w:rsid w:val="004527EC"/>
    <w:rsid w:val="0045286E"/>
    <w:rsid w:val="004528EC"/>
    <w:rsid w:val="00452A4E"/>
    <w:rsid w:val="00452DD3"/>
    <w:rsid w:val="00452E38"/>
    <w:rsid w:val="004532A1"/>
    <w:rsid w:val="004534F3"/>
    <w:rsid w:val="004535D0"/>
    <w:rsid w:val="0045391F"/>
    <w:rsid w:val="0045497B"/>
    <w:rsid w:val="00454F30"/>
    <w:rsid w:val="00455204"/>
    <w:rsid w:val="00455225"/>
    <w:rsid w:val="00455244"/>
    <w:rsid w:val="0045535C"/>
    <w:rsid w:val="004554D9"/>
    <w:rsid w:val="00455826"/>
    <w:rsid w:val="0045630B"/>
    <w:rsid w:val="004563AF"/>
    <w:rsid w:val="00456795"/>
    <w:rsid w:val="004568D9"/>
    <w:rsid w:val="00456A7D"/>
    <w:rsid w:val="00456CD4"/>
    <w:rsid w:val="00456DA7"/>
    <w:rsid w:val="004575E5"/>
    <w:rsid w:val="00457870"/>
    <w:rsid w:val="00457A8F"/>
    <w:rsid w:val="00460187"/>
    <w:rsid w:val="004602E0"/>
    <w:rsid w:val="004605EE"/>
    <w:rsid w:val="004606E4"/>
    <w:rsid w:val="00461019"/>
    <w:rsid w:val="00461874"/>
    <w:rsid w:val="00461C24"/>
    <w:rsid w:val="00462300"/>
    <w:rsid w:val="0046243B"/>
    <w:rsid w:val="0046252C"/>
    <w:rsid w:val="00462575"/>
    <w:rsid w:val="00462A8D"/>
    <w:rsid w:val="00462D07"/>
    <w:rsid w:val="00462E01"/>
    <w:rsid w:val="00462E2A"/>
    <w:rsid w:val="00462EA7"/>
    <w:rsid w:val="00462FA7"/>
    <w:rsid w:val="00463400"/>
    <w:rsid w:val="00463419"/>
    <w:rsid w:val="00463675"/>
    <w:rsid w:val="00463B18"/>
    <w:rsid w:val="00463B91"/>
    <w:rsid w:val="00463E72"/>
    <w:rsid w:val="00463E99"/>
    <w:rsid w:val="004640AC"/>
    <w:rsid w:val="004640C3"/>
    <w:rsid w:val="00464912"/>
    <w:rsid w:val="004650DE"/>
    <w:rsid w:val="00465512"/>
    <w:rsid w:val="00465900"/>
    <w:rsid w:val="00465C96"/>
    <w:rsid w:val="00465CAD"/>
    <w:rsid w:val="00465CD7"/>
    <w:rsid w:val="00465F16"/>
    <w:rsid w:val="004662FB"/>
    <w:rsid w:val="00466700"/>
    <w:rsid w:val="0046684C"/>
    <w:rsid w:val="00466892"/>
    <w:rsid w:val="00466AFC"/>
    <w:rsid w:val="00466D8E"/>
    <w:rsid w:val="00466D97"/>
    <w:rsid w:val="00467DF2"/>
    <w:rsid w:val="00470211"/>
    <w:rsid w:val="004702E5"/>
    <w:rsid w:val="004704AE"/>
    <w:rsid w:val="00470770"/>
    <w:rsid w:val="00470F3A"/>
    <w:rsid w:val="00471008"/>
    <w:rsid w:val="004711EA"/>
    <w:rsid w:val="004715C8"/>
    <w:rsid w:val="00471C1A"/>
    <w:rsid w:val="00471D05"/>
    <w:rsid w:val="00472454"/>
    <w:rsid w:val="004725E7"/>
    <w:rsid w:val="00472BEC"/>
    <w:rsid w:val="00472F8B"/>
    <w:rsid w:val="00473488"/>
    <w:rsid w:val="00473B22"/>
    <w:rsid w:val="00473BE1"/>
    <w:rsid w:val="00473CD1"/>
    <w:rsid w:val="00474243"/>
    <w:rsid w:val="00474447"/>
    <w:rsid w:val="00474CEF"/>
    <w:rsid w:val="00474D90"/>
    <w:rsid w:val="00474F71"/>
    <w:rsid w:val="00475855"/>
    <w:rsid w:val="004758B6"/>
    <w:rsid w:val="00475CD4"/>
    <w:rsid w:val="004762D7"/>
    <w:rsid w:val="004763BB"/>
    <w:rsid w:val="00476463"/>
    <w:rsid w:val="00476FBD"/>
    <w:rsid w:val="00477129"/>
    <w:rsid w:val="0048028D"/>
    <w:rsid w:val="004808B0"/>
    <w:rsid w:val="00480C8A"/>
    <w:rsid w:val="00481AFB"/>
    <w:rsid w:val="00481C40"/>
    <w:rsid w:val="00481E49"/>
    <w:rsid w:val="00482045"/>
    <w:rsid w:val="004823C8"/>
    <w:rsid w:val="004828BA"/>
    <w:rsid w:val="004828C7"/>
    <w:rsid w:val="00483011"/>
    <w:rsid w:val="0048318D"/>
    <w:rsid w:val="004832CC"/>
    <w:rsid w:val="004835E4"/>
    <w:rsid w:val="0048399C"/>
    <w:rsid w:val="00483B04"/>
    <w:rsid w:val="00484544"/>
    <w:rsid w:val="004845E6"/>
    <w:rsid w:val="00484C8C"/>
    <w:rsid w:val="00484DAF"/>
    <w:rsid w:val="00484E9A"/>
    <w:rsid w:val="00485708"/>
    <w:rsid w:val="00485ADF"/>
    <w:rsid w:val="00485D56"/>
    <w:rsid w:val="00485DA1"/>
    <w:rsid w:val="00486100"/>
    <w:rsid w:val="0048658C"/>
    <w:rsid w:val="00486C98"/>
    <w:rsid w:val="00486E6C"/>
    <w:rsid w:val="00486EBD"/>
    <w:rsid w:val="00487125"/>
    <w:rsid w:val="0048724F"/>
    <w:rsid w:val="0048733F"/>
    <w:rsid w:val="004875F4"/>
    <w:rsid w:val="004878EC"/>
    <w:rsid w:val="00490842"/>
    <w:rsid w:val="004908A1"/>
    <w:rsid w:val="004909E9"/>
    <w:rsid w:val="00490AB3"/>
    <w:rsid w:val="00491417"/>
    <w:rsid w:val="004918C3"/>
    <w:rsid w:val="00491B79"/>
    <w:rsid w:val="00492797"/>
    <w:rsid w:val="00492CE9"/>
    <w:rsid w:val="00492D26"/>
    <w:rsid w:val="004930B2"/>
    <w:rsid w:val="00493306"/>
    <w:rsid w:val="004933A9"/>
    <w:rsid w:val="00493692"/>
    <w:rsid w:val="004937C7"/>
    <w:rsid w:val="00493994"/>
    <w:rsid w:val="00493ABB"/>
    <w:rsid w:val="00493C1A"/>
    <w:rsid w:val="004943A1"/>
    <w:rsid w:val="004945C6"/>
    <w:rsid w:val="0049485F"/>
    <w:rsid w:val="00494BC9"/>
    <w:rsid w:val="004951BD"/>
    <w:rsid w:val="00495797"/>
    <w:rsid w:val="0049608A"/>
    <w:rsid w:val="004962E4"/>
    <w:rsid w:val="004964DE"/>
    <w:rsid w:val="00496ABB"/>
    <w:rsid w:val="00496AEA"/>
    <w:rsid w:val="00497648"/>
    <w:rsid w:val="0049799D"/>
    <w:rsid w:val="00497AF4"/>
    <w:rsid w:val="00497C94"/>
    <w:rsid w:val="004A0409"/>
    <w:rsid w:val="004A054F"/>
    <w:rsid w:val="004A0865"/>
    <w:rsid w:val="004A0DE0"/>
    <w:rsid w:val="004A0E80"/>
    <w:rsid w:val="004A11C5"/>
    <w:rsid w:val="004A12EB"/>
    <w:rsid w:val="004A14ED"/>
    <w:rsid w:val="004A1CF3"/>
    <w:rsid w:val="004A24D2"/>
    <w:rsid w:val="004A2668"/>
    <w:rsid w:val="004A28BA"/>
    <w:rsid w:val="004A2E2A"/>
    <w:rsid w:val="004A2F69"/>
    <w:rsid w:val="004A30C7"/>
    <w:rsid w:val="004A3337"/>
    <w:rsid w:val="004A33F9"/>
    <w:rsid w:val="004A35ED"/>
    <w:rsid w:val="004A3673"/>
    <w:rsid w:val="004A3903"/>
    <w:rsid w:val="004A3BD7"/>
    <w:rsid w:val="004A3F5C"/>
    <w:rsid w:val="004A444C"/>
    <w:rsid w:val="004A47F3"/>
    <w:rsid w:val="004A6223"/>
    <w:rsid w:val="004A683D"/>
    <w:rsid w:val="004A71A6"/>
    <w:rsid w:val="004A7521"/>
    <w:rsid w:val="004A7584"/>
    <w:rsid w:val="004B0AC2"/>
    <w:rsid w:val="004B1283"/>
    <w:rsid w:val="004B12EB"/>
    <w:rsid w:val="004B16C1"/>
    <w:rsid w:val="004B1938"/>
    <w:rsid w:val="004B1C14"/>
    <w:rsid w:val="004B239C"/>
    <w:rsid w:val="004B26D1"/>
    <w:rsid w:val="004B296E"/>
    <w:rsid w:val="004B2977"/>
    <w:rsid w:val="004B2C88"/>
    <w:rsid w:val="004B2EBF"/>
    <w:rsid w:val="004B434D"/>
    <w:rsid w:val="004B4732"/>
    <w:rsid w:val="004B47A2"/>
    <w:rsid w:val="004B4E9F"/>
    <w:rsid w:val="004B4ED1"/>
    <w:rsid w:val="004B5787"/>
    <w:rsid w:val="004B59B2"/>
    <w:rsid w:val="004B5B8A"/>
    <w:rsid w:val="004B5DE5"/>
    <w:rsid w:val="004B61CF"/>
    <w:rsid w:val="004B6564"/>
    <w:rsid w:val="004B65A6"/>
    <w:rsid w:val="004B6B58"/>
    <w:rsid w:val="004B6F0D"/>
    <w:rsid w:val="004B73ED"/>
    <w:rsid w:val="004B7C4D"/>
    <w:rsid w:val="004B7EEB"/>
    <w:rsid w:val="004C091E"/>
    <w:rsid w:val="004C09AC"/>
    <w:rsid w:val="004C0A9D"/>
    <w:rsid w:val="004C0C08"/>
    <w:rsid w:val="004C1072"/>
    <w:rsid w:val="004C160D"/>
    <w:rsid w:val="004C1909"/>
    <w:rsid w:val="004C1E08"/>
    <w:rsid w:val="004C1F9C"/>
    <w:rsid w:val="004C2305"/>
    <w:rsid w:val="004C2361"/>
    <w:rsid w:val="004C2465"/>
    <w:rsid w:val="004C2606"/>
    <w:rsid w:val="004C2699"/>
    <w:rsid w:val="004C29CA"/>
    <w:rsid w:val="004C2C75"/>
    <w:rsid w:val="004C3323"/>
    <w:rsid w:val="004C3390"/>
    <w:rsid w:val="004C34E9"/>
    <w:rsid w:val="004C371A"/>
    <w:rsid w:val="004C3939"/>
    <w:rsid w:val="004C3DC2"/>
    <w:rsid w:val="004C3F82"/>
    <w:rsid w:val="004C4292"/>
    <w:rsid w:val="004C42E2"/>
    <w:rsid w:val="004C4CCA"/>
    <w:rsid w:val="004C4CF0"/>
    <w:rsid w:val="004C5340"/>
    <w:rsid w:val="004C5B95"/>
    <w:rsid w:val="004C5EC6"/>
    <w:rsid w:val="004C6057"/>
    <w:rsid w:val="004C6454"/>
    <w:rsid w:val="004C66AD"/>
    <w:rsid w:val="004C6BB6"/>
    <w:rsid w:val="004C7978"/>
    <w:rsid w:val="004C7DC7"/>
    <w:rsid w:val="004C7E7F"/>
    <w:rsid w:val="004D0007"/>
    <w:rsid w:val="004D05D3"/>
    <w:rsid w:val="004D0671"/>
    <w:rsid w:val="004D0A69"/>
    <w:rsid w:val="004D0E12"/>
    <w:rsid w:val="004D11E0"/>
    <w:rsid w:val="004D1246"/>
    <w:rsid w:val="004D1E97"/>
    <w:rsid w:val="004D2460"/>
    <w:rsid w:val="004D2E85"/>
    <w:rsid w:val="004D31E1"/>
    <w:rsid w:val="004D3492"/>
    <w:rsid w:val="004D3729"/>
    <w:rsid w:val="004D3E61"/>
    <w:rsid w:val="004D4098"/>
    <w:rsid w:val="004D49AF"/>
    <w:rsid w:val="004D4E30"/>
    <w:rsid w:val="004D4FFB"/>
    <w:rsid w:val="004D5027"/>
    <w:rsid w:val="004D5498"/>
    <w:rsid w:val="004D5655"/>
    <w:rsid w:val="004D5DF6"/>
    <w:rsid w:val="004D62D5"/>
    <w:rsid w:val="004D678C"/>
    <w:rsid w:val="004D6D42"/>
    <w:rsid w:val="004D6DAF"/>
    <w:rsid w:val="004D70B6"/>
    <w:rsid w:val="004D70CB"/>
    <w:rsid w:val="004D72CA"/>
    <w:rsid w:val="004D754C"/>
    <w:rsid w:val="004D7751"/>
    <w:rsid w:val="004D7BA9"/>
    <w:rsid w:val="004D7DE1"/>
    <w:rsid w:val="004E0010"/>
    <w:rsid w:val="004E0D7C"/>
    <w:rsid w:val="004E0F39"/>
    <w:rsid w:val="004E0F7F"/>
    <w:rsid w:val="004E125B"/>
    <w:rsid w:val="004E1778"/>
    <w:rsid w:val="004E1794"/>
    <w:rsid w:val="004E1A29"/>
    <w:rsid w:val="004E1C35"/>
    <w:rsid w:val="004E2800"/>
    <w:rsid w:val="004E2F0A"/>
    <w:rsid w:val="004E3331"/>
    <w:rsid w:val="004E3B72"/>
    <w:rsid w:val="004E3DD0"/>
    <w:rsid w:val="004E42BD"/>
    <w:rsid w:val="004E47DB"/>
    <w:rsid w:val="004E4BDB"/>
    <w:rsid w:val="004E4FFC"/>
    <w:rsid w:val="004E518F"/>
    <w:rsid w:val="004E596B"/>
    <w:rsid w:val="004E59AC"/>
    <w:rsid w:val="004E5E83"/>
    <w:rsid w:val="004E5EA1"/>
    <w:rsid w:val="004E6167"/>
    <w:rsid w:val="004E65BE"/>
    <w:rsid w:val="004E6900"/>
    <w:rsid w:val="004E6929"/>
    <w:rsid w:val="004E6A15"/>
    <w:rsid w:val="004E6B21"/>
    <w:rsid w:val="004E6FA6"/>
    <w:rsid w:val="004E7023"/>
    <w:rsid w:val="004E7070"/>
    <w:rsid w:val="004E721C"/>
    <w:rsid w:val="004E7B46"/>
    <w:rsid w:val="004E7C14"/>
    <w:rsid w:val="004E7D62"/>
    <w:rsid w:val="004F0467"/>
    <w:rsid w:val="004F0746"/>
    <w:rsid w:val="004F0DEA"/>
    <w:rsid w:val="004F1544"/>
    <w:rsid w:val="004F1647"/>
    <w:rsid w:val="004F1ADF"/>
    <w:rsid w:val="004F217B"/>
    <w:rsid w:val="004F2385"/>
    <w:rsid w:val="004F25ED"/>
    <w:rsid w:val="004F286E"/>
    <w:rsid w:val="004F2913"/>
    <w:rsid w:val="004F2B9D"/>
    <w:rsid w:val="004F37C8"/>
    <w:rsid w:val="004F398B"/>
    <w:rsid w:val="004F3BCC"/>
    <w:rsid w:val="004F3C25"/>
    <w:rsid w:val="004F3F47"/>
    <w:rsid w:val="004F431C"/>
    <w:rsid w:val="004F4348"/>
    <w:rsid w:val="004F4C98"/>
    <w:rsid w:val="004F5260"/>
    <w:rsid w:val="004F5EBD"/>
    <w:rsid w:val="004F63C6"/>
    <w:rsid w:val="004F6741"/>
    <w:rsid w:val="004F674B"/>
    <w:rsid w:val="004F6BD6"/>
    <w:rsid w:val="004F7462"/>
    <w:rsid w:val="004F76CE"/>
    <w:rsid w:val="004F793A"/>
    <w:rsid w:val="004F7AE9"/>
    <w:rsid w:val="004F7B81"/>
    <w:rsid w:val="004F7E09"/>
    <w:rsid w:val="0050024C"/>
    <w:rsid w:val="00500562"/>
    <w:rsid w:val="00501533"/>
    <w:rsid w:val="0050154E"/>
    <w:rsid w:val="0050170C"/>
    <w:rsid w:val="0050194A"/>
    <w:rsid w:val="00501A08"/>
    <w:rsid w:val="00501A74"/>
    <w:rsid w:val="005022FF"/>
    <w:rsid w:val="0050266F"/>
    <w:rsid w:val="005027E7"/>
    <w:rsid w:val="00502941"/>
    <w:rsid w:val="00502CF7"/>
    <w:rsid w:val="00502E58"/>
    <w:rsid w:val="00502F91"/>
    <w:rsid w:val="00502FCA"/>
    <w:rsid w:val="00503109"/>
    <w:rsid w:val="005031F4"/>
    <w:rsid w:val="005036E4"/>
    <w:rsid w:val="00503C62"/>
    <w:rsid w:val="00504133"/>
    <w:rsid w:val="00504215"/>
    <w:rsid w:val="00504994"/>
    <w:rsid w:val="00504CFD"/>
    <w:rsid w:val="00505613"/>
    <w:rsid w:val="00505A21"/>
    <w:rsid w:val="00505C42"/>
    <w:rsid w:val="00506ED8"/>
    <w:rsid w:val="00507761"/>
    <w:rsid w:val="005077D2"/>
    <w:rsid w:val="00507801"/>
    <w:rsid w:val="00507937"/>
    <w:rsid w:val="00507AB6"/>
    <w:rsid w:val="00507F89"/>
    <w:rsid w:val="0051011E"/>
    <w:rsid w:val="00510145"/>
    <w:rsid w:val="00510298"/>
    <w:rsid w:val="005106C7"/>
    <w:rsid w:val="00510913"/>
    <w:rsid w:val="00510F41"/>
    <w:rsid w:val="00511356"/>
    <w:rsid w:val="00511DAD"/>
    <w:rsid w:val="00511E44"/>
    <w:rsid w:val="00512256"/>
    <w:rsid w:val="005123E6"/>
    <w:rsid w:val="00512EB4"/>
    <w:rsid w:val="005134FD"/>
    <w:rsid w:val="005137F8"/>
    <w:rsid w:val="00513911"/>
    <w:rsid w:val="00514227"/>
    <w:rsid w:val="005142AC"/>
    <w:rsid w:val="005144C1"/>
    <w:rsid w:val="00514E3F"/>
    <w:rsid w:val="0051512E"/>
    <w:rsid w:val="005151CE"/>
    <w:rsid w:val="00515499"/>
    <w:rsid w:val="0051585E"/>
    <w:rsid w:val="0051598D"/>
    <w:rsid w:val="00515AC1"/>
    <w:rsid w:val="00515CB9"/>
    <w:rsid w:val="00516134"/>
    <w:rsid w:val="005164C4"/>
    <w:rsid w:val="00516505"/>
    <w:rsid w:val="00516607"/>
    <w:rsid w:val="00516E5A"/>
    <w:rsid w:val="00516FF9"/>
    <w:rsid w:val="0051702F"/>
    <w:rsid w:val="00517856"/>
    <w:rsid w:val="00517B0D"/>
    <w:rsid w:val="00517D41"/>
    <w:rsid w:val="00517E1C"/>
    <w:rsid w:val="0052009E"/>
    <w:rsid w:val="0052011E"/>
    <w:rsid w:val="00520292"/>
    <w:rsid w:val="005206CB"/>
    <w:rsid w:val="0052173A"/>
    <w:rsid w:val="00521A34"/>
    <w:rsid w:val="00521FB4"/>
    <w:rsid w:val="00522039"/>
    <w:rsid w:val="005223F6"/>
    <w:rsid w:val="00522B9E"/>
    <w:rsid w:val="00522D01"/>
    <w:rsid w:val="00522F91"/>
    <w:rsid w:val="0052332D"/>
    <w:rsid w:val="00523A25"/>
    <w:rsid w:val="0052438F"/>
    <w:rsid w:val="00524BCA"/>
    <w:rsid w:val="00524C44"/>
    <w:rsid w:val="00524EA5"/>
    <w:rsid w:val="005254CF"/>
    <w:rsid w:val="00525605"/>
    <w:rsid w:val="005256AE"/>
    <w:rsid w:val="005256D1"/>
    <w:rsid w:val="00525900"/>
    <w:rsid w:val="00525ACF"/>
    <w:rsid w:val="005260BF"/>
    <w:rsid w:val="00526475"/>
    <w:rsid w:val="00526BE8"/>
    <w:rsid w:val="005273B1"/>
    <w:rsid w:val="005274FF"/>
    <w:rsid w:val="005278BA"/>
    <w:rsid w:val="00527993"/>
    <w:rsid w:val="00527DB5"/>
    <w:rsid w:val="00527F21"/>
    <w:rsid w:val="005304B8"/>
    <w:rsid w:val="00530CD1"/>
    <w:rsid w:val="00530DFD"/>
    <w:rsid w:val="00531492"/>
    <w:rsid w:val="00532621"/>
    <w:rsid w:val="0053267D"/>
    <w:rsid w:val="00532D26"/>
    <w:rsid w:val="00533202"/>
    <w:rsid w:val="00533507"/>
    <w:rsid w:val="00533783"/>
    <w:rsid w:val="00533C84"/>
    <w:rsid w:val="00534175"/>
    <w:rsid w:val="005342CD"/>
    <w:rsid w:val="005342E6"/>
    <w:rsid w:val="00534619"/>
    <w:rsid w:val="00535699"/>
    <w:rsid w:val="00535CF7"/>
    <w:rsid w:val="00535EF6"/>
    <w:rsid w:val="005360CF"/>
    <w:rsid w:val="00536419"/>
    <w:rsid w:val="00536C29"/>
    <w:rsid w:val="00537091"/>
    <w:rsid w:val="005374B3"/>
    <w:rsid w:val="005374F8"/>
    <w:rsid w:val="005375AA"/>
    <w:rsid w:val="00537C16"/>
    <w:rsid w:val="00537F82"/>
    <w:rsid w:val="005400B0"/>
    <w:rsid w:val="0054028C"/>
    <w:rsid w:val="00540A72"/>
    <w:rsid w:val="00540AAA"/>
    <w:rsid w:val="00540F74"/>
    <w:rsid w:val="00541079"/>
    <w:rsid w:val="005411FB"/>
    <w:rsid w:val="00541626"/>
    <w:rsid w:val="00542191"/>
    <w:rsid w:val="00543408"/>
    <w:rsid w:val="005436E0"/>
    <w:rsid w:val="0054415F"/>
    <w:rsid w:val="005444BC"/>
    <w:rsid w:val="0054477D"/>
    <w:rsid w:val="00544987"/>
    <w:rsid w:val="00544A86"/>
    <w:rsid w:val="00545722"/>
    <w:rsid w:val="00545865"/>
    <w:rsid w:val="00545B0B"/>
    <w:rsid w:val="00546F71"/>
    <w:rsid w:val="005472E0"/>
    <w:rsid w:val="00547314"/>
    <w:rsid w:val="005477C9"/>
    <w:rsid w:val="005505F9"/>
    <w:rsid w:val="00550836"/>
    <w:rsid w:val="00551959"/>
    <w:rsid w:val="00551965"/>
    <w:rsid w:val="00551DD9"/>
    <w:rsid w:val="0055244B"/>
    <w:rsid w:val="005526BE"/>
    <w:rsid w:val="005528F6"/>
    <w:rsid w:val="00552BEC"/>
    <w:rsid w:val="00552CB2"/>
    <w:rsid w:val="00553C16"/>
    <w:rsid w:val="00553EFE"/>
    <w:rsid w:val="005541C9"/>
    <w:rsid w:val="00554548"/>
    <w:rsid w:val="0055455B"/>
    <w:rsid w:val="005545EC"/>
    <w:rsid w:val="00554C18"/>
    <w:rsid w:val="00554DD1"/>
    <w:rsid w:val="00554EF0"/>
    <w:rsid w:val="005561A7"/>
    <w:rsid w:val="005565B3"/>
    <w:rsid w:val="00556860"/>
    <w:rsid w:val="00556B12"/>
    <w:rsid w:val="0055781F"/>
    <w:rsid w:val="00557A55"/>
    <w:rsid w:val="00557B81"/>
    <w:rsid w:val="00557BE2"/>
    <w:rsid w:val="0056003A"/>
    <w:rsid w:val="00560707"/>
    <w:rsid w:val="0056074D"/>
    <w:rsid w:val="00560AA4"/>
    <w:rsid w:val="00561687"/>
    <w:rsid w:val="0056170C"/>
    <w:rsid w:val="00562951"/>
    <w:rsid w:val="005633FE"/>
    <w:rsid w:val="005639C1"/>
    <w:rsid w:val="00563A43"/>
    <w:rsid w:val="00563D5F"/>
    <w:rsid w:val="00563F9D"/>
    <w:rsid w:val="00564776"/>
    <w:rsid w:val="00564887"/>
    <w:rsid w:val="00564E71"/>
    <w:rsid w:val="005650E3"/>
    <w:rsid w:val="0056587E"/>
    <w:rsid w:val="00565D22"/>
    <w:rsid w:val="00565D24"/>
    <w:rsid w:val="00565F3C"/>
    <w:rsid w:val="005667A7"/>
    <w:rsid w:val="00567537"/>
    <w:rsid w:val="0056757D"/>
    <w:rsid w:val="00567603"/>
    <w:rsid w:val="005677AE"/>
    <w:rsid w:val="0056783C"/>
    <w:rsid w:val="005703B8"/>
    <w:rsid w:val="005705FC"/>
    <w:rsid w:val="005707CA"/>
    <w:rsid w:val="005707DF"/>
    <w:rsid w:val="005708C1"/>
    <w:rsid w:val="00570D1F"/>
    <w:rsid w:val="0057108C"/>
    <w:rsid w:val="00571218"/>
    <w:rsid w:val="00571277"/>
    <w:rsid w:val="005714CE"/>
    <w:rsid w:val="0057151F"/>
    <w:rsid w:val="005717B0"/>
    <w:rsid w:val="0057197B"/>
    <w:rsid w:val="00571A2F"/>
    <w:rsid w:val="00571B2B"/>
    <w:rsid w:val="00571DBB"/>
    <w:rsid w:val="0057290E"/>
    <w:rsid w:val="00573029"/>
    <w:rsid w:val="0057353E"/>
    <w:rsid w:val="00573643"/>
    <w:rsid w:val="00573704"/>
    <w:rsid w:val="005739C8"/>
    <w:rsid w:val="00573E91"/>
    <w:rsid w:val="005746D9"/>
    <w:rsid w:val="00575000"/>
    <w:rsid w:val="005750C2"/>
    <w:rsid w:val="00575FE1"/>
    <w:rsid w:val="0057631B"/>
    <w:rsid w:val="005765ED"/>
    <w:rsid w:val="00576616"/>
    <w:rsid w:val="00576B0E"/>
    <w:rsid w:val="00576C05"/>
    <w:rsid w:val="00576F79"/>
    <w:rsid w:val="00577B61"/>
    <w:rsid w:val="00580258"/>
    <w:rsid w:val="00580474"/>
    <w:rsid w:val="005807A7"/>
    <w:rsid w:val="0058080E"/>
    <w:rsid w:val="0058086A"/>
    <w:rsid w:val="00580B50"/>
    <w:rsid w:val="00580FE2"/>
    <w:rsid w:val="005812E4"/>
    <w:rsid w:val="005817C4"/>
    <w:rsid w:val="00581FB9"/>
    <w:rsid w:val="005821B1"/>
    <w:rsid w:val="005821E9"/>
    <w:rsid w:val="00582C58"/>
    <w:rsid w:val="00582F24"/>
    <w:rsid w:val="00583A7F"/>
    <w:rsid w:val="0058405A"/>
    <w:rsid w:val="0058410B"/>
    <w:rsid w:val="00584294"/>
    <w:rsid w:val="005849AE"/>
    <w:rsid w:val="0058616D"/>
    <w:rsid w:val="005864D2"/>
    <w:rsid w:val="00586823"/>
    <w:rsid w:val="00586D49"/>
    <w:rsid w:val="00587BE5"/>
    <w:rsid w:val="00587C58"/>
    <w:rsid w:val="00587D8B"/>
    <w:rsid w:val="00587EFC"/>
    <w:rsid w:val="0059013D"/>
    <w:rsid w:val="005904EC"/>
    <w:rsid w:val="0059058D"/>
    <w:rsid w:val="0059066F"/>
    <w:rsid w:val="00590AC5"/>
    <w:rsid w:val="00590EB7"/>
    <w:rsid w:val="00590FCE"/>
    <w:rsid w:val="005913C4"/>
    <w:rsid w:val="005913E4"/>
    <w:rsid w:val="00591460"/>
    <w:rsid w:val="005922F6"/>
    <w:rsid w:val="0059257D"/>
    <w:rsid w:val="00592667"/>
    <w:rsid w:val="005929ED"/>
    <w:rsid w:val="00592D39"/>
    <w:rsid w:val="00593478"/>
    <w:rsid w:val="005935A3"/>
    <w:rsid w:val="005937D5"/>
    <w:rsid w:val="00593877"/>
    <w:rsid w:val="00593C2A"/>
    <w:rsid w:val="00593D90"/>
    <w:rsid w:val="00593DD7"/>
    <w:rsid w:val="00593E55"/>
    <w:rsid w:val="00594030"/>
    <w:rsid w:val="00594955"/>
    <w:rsid w:val="00594D34"/>
    <w:rsid w:val="005950ED"/>
    <w:rsid w:val="005956A0"/>
    <w:rsid w:val="00595831"/>
    <w:rsid w:val="005959EC"/>
    <w:rsid w:val="00596014"/>
    <w:rsid w:val="00596926"/>
    <w:rsid w:val="0059732F"/>
    <w:rsid w:val="00597601"/>
    <w:rsid w:val="0059794E"/>
    <w:rsid w:val="00597AE8"/>
    <w:rsid w:val="00597C4A"/>
    <w:rsid w:val="005A0099"/>
    <w:rsid w:val="005A0562"/>
    <w:rsid w:val="005A05F1"/>
    <w:rsid w:val="005A0CB9"/>
    <w:rsid w:val="005A1087"/>
    <w:rsid w:val="005A224A"/>
    <w:rsid w:val="005A259C"/>
    <w:rsid w:val="005A273B"/>
    <w:rsid w:val="005A2DD0"/>
    <w:rsid w:val="005A3311"/>
    <w:rsid w:val="005A3384"/>
    <w:rsid w:val="005A3725"/>
    <w:rsid w:val="005A3CF7"/>
    <w:rsid w:val="005A430C"/>
    <w:rsid w:val="005A445E"/>
    <w:rsid w:val="005A4880"/>
    <w:rsid w:val="005A4A03"/>
    <w:rsid w:val="005A4C65"/>
    <w:rsid w:val="005A4D38"/>
    <w:rsid w:val="005A4D52"/>
    <w:rsid w:val="005A5001"/>
    <w:rsid w:val="005A52FA"/>
    <w:rsid w:val="005A57DF"/>
    <w:rsid w:val="005A5A69"/>
    <w:rsid w:val="005A5A88"/>
    <w:rsid w:val="005A6EAC"/>
    <w:rsid w:val="005A76D4"/>
    <w:rsid w:val="005A76E2"/>
    <w:rsid w:val="005A7BB1"/>
    <w:rsid w:val="005A7D6F"/>
    <w:rsid w:val="005A7E02"/>
    <w:rsid w:val="005B0153"/>
    <w:rsid w:val="005B01C1"/>
    <w:rsid w:val="005B05B0"/>
    <w:rsid w:val="005B0A80"/>
    <w:rsid w:val="005B0B1A"/>
    <w:rsid w:val="005B12D5"/>
    <w:rsid w:val="005B196E"/>
    <w:rsid w:val="005B1A08"/>
    <w:rsid w:val="005B1A75"/>
    <w:rsid w:val="005B1A80"/>
    <w:rsid w:val="005B2A03"/>
    <w:rsid w:val="005B2FB0"/>
    <w:rsid w:val="005B338B"/>
    <w:rsid w:val="005B34B2"/>
    <w:rsid w:val="005B36B8"/>
    <w:rsid w:val="005B391A"/>
    <w:rsid w:val="005B3F40"/>
    <w:rsid w:val="005B3FCE"/>
    <w:rsid w:val="005B44CF"/>
    <w:rsid w:val="005B46DE"/>
    <w:rsid w:val="005B4B06"/>
    <w:rsid w:val="005B5207"/>
    <w:rsid w:val="005B524A"/>
    <w:rsid w:val="005B55F4"/>
    <w:rsid w:val="005B5BB0"/>
    <w:rsid w:val="005B5BEA"/>
    <w:rsid w:val="005B6A81"/>
    <w:rsid w:val="005B74A6"/>
    <w:rsid w:val="005B75CE"/>
    <w:rsid w:val="005B79D4"/>
    <w:rsid w:val="005C0A90"/>
    <w:rsid w:val="005C10B2"/>
    <w:rsid w:val="005C11DD"/>
    <w:rsid w:val="005C13CD"/>
    <w:rsid w:val="005C17E7"/>
    <w:rsid w:val="005C18DA"/>
    <w:rsid w:val="005C1B15"/>
    <w:rsid w:val="005C21E5"/>
    <w:rsid w:val="005C2A95"/>
    <w:rsid w:val="005C2DA0"/>
    <w:rsid w:val="005C30DC"/>
    <w:rsid w:val="005C36AF"/>
    <w:rsid w:val="005C3D99"/>
    <w:rsid w:val="005C40CF"/>
    <w:rsid w:val="005C4672"/>
    <w:rsid w:val="005C518A"/>
    <w:rsid w:val="005C564C"/>
    <w:rsid w:val="005C5989"/>
    <w:rsid w:val="005C6406"/>
    <w:rsid w:val="005C682F"/>
    <w:rsid w:val="005C6883"/>
    <w:rsid w:val="005C6927"/>
    <w:rsid w:val="005C7745"/>
    <w:rsid w:val="005C7FCE"/>
    <w:rsid w:val="005D0051"/>
    <w:rsid w:val="005D092B"/>
    <w:rsid w:val="005D0BC5"/>
    <w:rsid w:val="005D19D3"/>
    <w:rsid w:val="005D1F3D"/>
    <w:rsid w:val="005D254F"/>
    <w:rsid w:val="005D269F"/>
    <w:rsid w:val="005D2B5A"/>
    <w:rsid w:val="005D2F02"/>
    <w:rsid w:val="005D3AA2"/>
    <w:rsid w:val="005D3DA0"/>
    <w:rsid w:val="005D44AC"/>
    <w:rsid w:val="005D4514"/>
    <w:rsid w:val="005D457E"/>
    <w:rsid w:val="005D4BE5"/>
    <w:rsid w:val="005D4F87"/>
    <w:rsid w:val="005D5426"/>
    <w:rsid w:val="005D5477"/>
    <w:rsid w:val="005D57CE"/>
    <w:rsid w:val="005D5A0F"/>
    <w:rsid w:val="005D6010"/>
    <w:rsid w:val="005D6303"/>
    <w:rsid w:val="005D65BD"/>
    <w:rsid w:val="005D694C"/>
    <w:rsid w:val="005D6A97"/>
    <w:rsid w:val="005D6D26"/>
    <w:rsid w:val="005D6E09"/>
    <w:rsid w:val="005D6FB9"/>
    <w:rsid w:val="005D6FC9"/>
    <w:rsid w:val="005D71DE"/>
    <w:rsid w:val="005D7535"/>
    <w:rsid w:val="005D7798"/>
    <w:rsid w:val="005D7BB4"/>
    <w:rsid w:val="005D7C9E"/>
    <w:rsid w:val="005D7CD9"/>
    <w:rsid w:val="005E0252"/>
    <w:rsid w:val="005E0B48"/>
    <w:rsid w:val="005E0D9B"/>
    <w:rsid w:val="005E1B7F"/>
    <w:rsid w:val="005E1CC7"/>
    <w:rsid w:val="005E2022"/>
    <w:rsid w:val="005E2542"/>
    <w:rsid w:val="005E2587"/>
    <w:rsid w:val="005E2757"/>
    <w:rsid w:val="005E33B0"/>
    <w:rsid w:val="005E3591"/>
    <w:rsid w:val="005E3698"/>
    <w:rsid w:val="005E447B"/>
    <w:rsid w:val="005E47E9"/>
    <w:rsid w:val="005E4A41"/>
    <w:rsid w:val="005E4F51"/>
    <w:rsid w:val="005E538F"/>
    <w:rsid w:val="005E55CA"/>
    <w:rsid w:val="005E5971"/>
    <w:rsid w:val="005E5982"/>
    <w:rsid w:val="005E5CE2"/>
    <w:rsid w:val="005E60C7"/>
    <w:rsid w:val="005E61F1"/>
    <w:rsid w:val="005E63AA"/>
    <w:rsid w:val="005E64F9"/>
    <w:rsid w:val="005E6770"/>
    <w:rsid w:val="005E6C6E"/>
    <w:rsid w:val="005E6C73"/>
    <w:rsid w:val="005E6DAD"/>
    <w:rsid w:val="005E6FA3"/>
    <w:rsid w:val="005E700C"/>
    <w:rsid w:val="005E7187"/>
    <w:rsid w:val="005E7754"/>
    <w:rsid w:val="005E782A"/>
    <w:rsid w:val="005E7896"/>
    <w:rsid w:val="005F0162"/>
    <w:rsid w:val="005F09D9"/>
    <w:rsid w:val="005F1869"/>
    <w:rsid w:val="005F1C91"/>
    <w:rsid w:val="005F1FCA"/>
    <w:rsid w:val="005F238A"/>
    <w:rsid w:val="005F24B0"/>
    <w:rsid w:val="005F298F"/>
    <w:rsid w:val="005F29B0"/>
    <w:rsid w:val="005F2AAD"/>
    <w:rsid w:val="005F2C4C"/>
    <w:rsid w:val="005F3028"/>
    <w:rsid w:val="005F303E"/>
    <w:rsid w:val="005F38AB"/>
    <w:rsid w:val="005F421F"/>
    <w:rsid w:val="005F4AF2"/>
    <w:rsid w:val="005F4B5C"/>
    <w:rsid w:val="005F5215"/>
    <w:rsid w:val="005F55A6"/>
    <w:rsid w:val="005F5E25"/>
    <w:rsid w:val="005F651D"/>
    <w:rsid w:val="005F6DA9"/>
    <w:rsid w:val="0060041E"/>
    <w:rsid w:val="00600489"/>
    <w:rsid w:val="006009DF"/>
    <w:rsid w:val="00600A6D"/>
    <w:rsid w:val="00600D6B"/>
    <w:rsid w:val="0060110E"/>
    <w:rsid w:val="0060143F"/>
    <w:rsid w:val="0060144A"/>
    <w:rsid w:val="00601488"/>
    <w:rsid w:val="006016B7"/>
    <w:rsid w:val="006018BB"/>
    <w:rsid w:val="00601EFF"/>
    <w:rsid w:val="006020CB"/>
    <w:rsid w:val="00602862"/>
    <w:rsid w:val="00602B12"/>
    <w:rsid w:val="00602B1E"/>
    <w:rsid w:val="00602BEF"/>
    <w:rsid w:val="00602CE4"/>
    <w:rsid w:val="006038C7"/>
    <w:rsid w:val="0060395B"/>
    <w:rsid w:val="00604304"/>
    <w:rsid w:val="006046AF"/>
    <w:rsid w:val="00605608"/>
    <w:rsid w:val="0060592D"/>
    <w:rsid w:val="00605CE4"/>
    <w:rsid w:val="00606466"/>
    <w:rsid w:val="00606899"/>
    <w:rsid w:val="0060689E"/>
    <w:rsid w:val="00606CFF"/>
    <w:rsid w:val="00607061"/>
    <w:rsid w:val="00607150"/>
    <w:rsid w:val="0060725A"/>
    <w:rsid w:val="00607385"/>
    <w:rsid w:val="00607A78"/>
    <w:rsid w:val="006101A1"/>
    <w:rsid w:val="00610264"/>
    <w:rsid w:val="006106E8"/>
    <w:rsid w:val="00610C59"/>
    <w:rsid w:val="00610CB2"/>
    <w:rsid w:val="00610FED"/>
    <w:rsid w:val="00611089"/>
    <w:rsid w:val="006111D4"/>
    <w:rsid w:val="00611211"/>
    <w:rsid w:val="00611248"/>
    <w:rsid w:val="0061132A"/>
    <w:rsid w:val="00611374"/>
    <w:rsid w:val="006114D2"/>
    <w:rsid w:val="006119BD"/>
    <w:rsid w:val="00611F13"/>
    <w:rsid w:val="006124B8"/>
    <w:rsid w:val="00612505"/>
    <w:rsid w:val="00612623"/>
    <w:rsid w:val="00612BD0"/>
    <w:rsid w:val="00613107"/>
    <w:rsid w:val="00613684"/>
    <w:rsid w:val="00614105"/>
    <w:rsid w:val="00614211"/>
    <w:rsid w:val="006142AC"/>
    <w:rsid w:val="006151D1"/>
    <w:rsid w:val="006151E1"/>
    <w:rsid w:val="0061557E"/>
    <w:rsid w:val="006156AE"/>
    <w:rsid w:val="006166B9"/>
    <w:rsid w:val="00616C12"/>
    <w:rsid w:val="00616C53"/>
    <w:rsid w:val="00616D0F"/>
    <w:rsid w:val="00616D8D"/>
    <w:rsid w:val="00617032"/>
    <w:rsid w:val="006176D9"/>
    <w:rsid w:val="00617724"/>
    <w:rsid w:val="00617771"/>
    <w:rsid w:val="00617800"/>
    <w:rsid w:val="00617C9A"/>
    <w:rsid w:val="00617F73"/>
    <w:rsid w:val="006205B1"/>
    <w:rsid w:val="006208EC"/>
    <w:rsid w:val="006209DF"/>
    <w:rsid w:val="00620F1C"/>
    <w:rsid w:val="00620FA0"/>
    <w:rsid w:val="00621242"/>
    <w:rsid w:val="006214FB"/>
    <w:rsid w:val="00621805"/>
    <w:rsid w:val="00621A75"/>
    <w:rsid w:val="00621BF1"/>
    <w:rsid w:val="00621D1E"/>
    <w:rsid w:val="00621DA1"/>
    <w:rsid w:val="0062218F"/>
    <w:rsid w:val="00622573"/>
    <w:rsid w:val="006225CB"/>
    <w:rsid w:val="006228CC"/>
    <w:rsid w:val="00622A78"/>
    <w:rsid w:val="00623036"/>
    <w:rsid w:val="006230C8"/>
    <w:rsid w:val="00623498"/>
    <w:rsid w:val="006235DA"/>
    <w:rsid w:val="00623832"/>
    <w:rsid w:val="00623F3A"/>
    <w:rsid w:val="00624388"/>
    <w:rsid w:val="006250AC"/>
    <w:rsid w:val="006250CD"/>
    <w:rsid w:val="0062511C"/>
    <w:rsid w:val="00625CBF"/>
    <w:rsid w:val="00625D79"/>
    <w:rsid w:val="00625DC2"/>
    <w:rsid w:val="006262B0"/>
    <w:rsid w:val="00626492"/>
    <w:rsid w:val="0062686A"/>
    <w:rsid w:val="00626B50"/>
    <w:rsid w:val="00627514"/>
    <w:rsid w:val="0062756B"/>
    <w:rsid w:val="00627F02"/>
    <w:rsid w:val="006300C1"/>
    <w:rsid w:val="0063039A"/>
    <w:rsid w:val="006303F0"/>
    <w:rsid w:val="0063040A"/>
    <w:rsid w:val="006305D2"/>
    <w:rsid w:val="0063080A"/>
    <w:rsid w:val="00630B64"/>
    <w:rsid w:val="00630CA0"/>
    <w:rsid w:val="006310AC"/>
    <w:rsid w:val="0063158E"/>
    <w:rsid w:val="006315AF"/>
    <w:rsid w:val="006316FA"/>
    <w:rsid w:val="006317F0"/>
    <w:rsid w:val="006327F5"/>
    <w:rsid w:val="00632B5C"/>
    <w:rsid w:val="006334BD"/>
    <w:rsid w:val="00633680"/>
    <w:rsid w:val="0063379C"/>
    <w:rsid w:val="00633EE1"/>
    <w:rsid w:val="00633F84"/>
    <w:rsid w:val="00633FF1"/>
    <w:rsid w:val="00634398"/>
    <w:rsid w:val="006343C1"/>
    <w:rsid w:val="0063458E"/>
    <w:rsid w:val="00634700"/>
    <w:rsid w:val="00634742"/>
    <w:rsid w:val="006347FE"/>
    <w:rsid w:val="00634A6D"/>
    <w:rsid w:val="00634B1E"/>
    <w:rsid w:val="00635F50"/>
    <w:rsid w:val="00635F81"/>
    <w:rsid w:val="00635F8E"/>
    <w:rsid w:val="00636527"/>
    <w:rsid w:val="0063654B"/>
    <w:rsid w:val="006372E2"/>
    <w:rsid w:val="00637381"/>
    <w:rsid w:val="00637DB0"/>
    <w:rsid w:val="00637EEC"/>
    <w:rsid w:val="00640150"/>
    <w:rsid w:val="006401D9"/>
    <w:rsid w:val="006402DD"/>
    <w:rsid w:val="00640BAF"/>
    <w:rsid w:val="0064102B"/>
    <w:rsid w:val="006410A6"/>
    <w:rsid w:val="0064155B"/>
    <w:rsid w:val="00641E8F"/>
    <w:rsid w:val="00642301"/>
    <w:rsid w:val="006427CB"/>
    <w:rsid w:val="006428BE"/>
    <w:rsid w:val="0064293B"/>
    <w:rsid w:val="006433A1"/>
    <w:rsid w:val="00644A57"/>
    <w:rsid w:val="00644A6F"/>
    <w:rsid w:val="00644E3B"/>
    <w:rsid w:val="0064520A"/>
    <w:rsid w:val="00645384"/>
    <w:rsid w:val="006453B9"/>
    <w:rsid w:val="00645518"/>
    <w:rsid w:val="006457B8"/>
    <w:rsid w:val="00645CF8"/>
    <w:rsid w:val="00645F3E"/>
    <w:rsid w:val="00646397"/>
    <w:rsid w:val="006463ED"/>
    <w:rsid w:val="006465E9"/>
    <w:rsid w:val="00646FEE"/>
    <w:rsid w:val="00647325"/>
    <w:rsid w:val="00647B6D"/>
    <w:rsid w:val="00647DEF"/>
    <w:rsid w:val="00647EA1"/>
    <w:rsid w:val="00647FFB"/>
    <w:rsid w:val="00650450"/>
    <w:rsid w:val="00650B26"/>
    <w:rsid w:val="00650F11"/>
    <w:rsid w:val="0065103A"/>
    <w:rsid w:val="006516B2"/>
    <w:rsid w:val="006519FB"/>
    <w:rsid w:val="00651C36"/>
    <w:rsid w:val="00652353"/>
    <w:rsid w:val="00652897"/>
    <w:rsid w:val="00653542"/>
    <w:rsid w:val="00653564"/>
    <w:rsid w:val="00653A86"/>
    <w:rsid w:val="0065470B"/>
    <w:rsid w:val="00655B8B"/>
    <w:rsid w:val="00655D0C"/>
    <w:rsid w:val="006563DB"/>
    <w:rsid w:val="0065651B"/>
    <w:rsid w:val="00656C77"/>
    <w:rsid w:val="006570CB"/>
    <w:rsid w:val="00657579"/>
    <w:rsid w:val="006576E9"/>
    <w:rsid w:val="006607FA"/>
    <w:rsid w:val="00660937"/>
    <w:rsid w:val="00660959"/>
    <w:rsid w:val="00660AE4"/>
    <w:rsid w:val="00660EE3"/>
    <w:rsid w:val="006610A6"/>
    <w:rsid w:val="0066176E"/>
    <w:rsid w:val="00661EB5"/>
    <w:rsid w:val="00662066"/>
    <w:rsid w:val="00662603"/>
    <w:rsid w:val="00662793"/>
    <w:rsid w:val="00662DC1"/>
    <w:rsid w:val="0066306D"/>
    <w:rsid w:val="0066317B"/>
    <w:rsid w:val="00663998"/>
    <w:rsid w:val="00663A53"/>
    <w:rsid w:val="00663C98"/>
    <w:rsid w:val="00663FFC"/>
    <w:rsid w:val="0066402C"/>
    <w:rsid w:val="006640B5"/>
    <w:rsid w:val="00664133"/>
    <w:rsid w:val="006642DF"/>
    <w:rsid w:val="00664367"/>
    <w:rsid w:val="006643D8"/>
    <w:rsid w:val="006646E2"/>
    <w:rsid w:val="00664721"/>
    <w:rsid w:val="00665A2F"/>
    <w:rsid w:val="00666F72"/>
    <w:rsid w:val="006675D4"/>
    <w:rsid w:val="006679E8"/>
    <w:rsid w:val="00667B85"/>
    <w:rsid w:val="00667BDE"/>
    <w:rsid w:val="00667F94"/>
    <w:rsid w:val="006701A9"/>
    <w:rsid w:val="00670AB0"/>
    <w:rsid w:val="00670FED"/>
    <w:rsid w:val="0067121C"/>
    <w:rsid w:val="00671430"/>
    <w:rsid w:val="00672229"/>
    <w:rsid w:val="00672257"/>
    <w:rsid w:val="0067237B"/>
    <w:rsid w:val="006726D4"/>
    <w:rsid w:val="006730DD"/>
    <w:rsid w:val="00673479"/>
    <w:rsid w:val="00674348"/>
    <w:rsid w:val="006743EA"/>
    <w:rsid w:val="0067449F"/>
    <w:rsid w:val="006748CA"/>
    <w:rsid w:val="006749B6"/>
    <w:rsid w:val="00674C6D"/>
    <w:rsid w:val="00675C57"/>
    <w:rsid w:val="0067640A"/>
    <w:rsid w:val="0067671B"/>
    <w:rsid w:val="00676858"/>
    <w:rsid w:val="00676A65"/>
    <w:rsid w:val="0067768D"/>
    <w:rsid w:val="00677FD5"/>
    <w:rsid w:val="0068038D"/>
    <w:rsid w:val="0068079A"/>
    <w:rsid w:val="00680884"/>
    <w:rsid w:val="006809F7"/>
    <w:rsid w:val="00680BC4"/>
    <w:rsid w:val="006810A9"/>
    <w:rsid w:val="0068158B"/>
    <w:rsid w:val="006821CD"/>
    <w:rsid w:val="00682236"/>
    <w:rsid w:val="006824EA"/>
    <w:rsid w:val="00682679"/>
    <w:rsid w:val="006828CC"/>
    <w:rsid w:val="00682ABF"/>
    <w:rsid w:val="00682AE1"/>
    <w:rsid w:val="00683124"/>
    <w:rsid w:val="00683868"/>
    <w:rsid w:val="0068399D"/>
    <w:rsid w:val="00683ABB"/>
    <w:rsid w:val="00683BC0"/>
    <w:rsid w:val="00683F97"/>
    <w:rsid w:val="006842F2"/>
    <w:rsid w:val="00684D69"/>
    <w:rsid w:val="00684EF4"/>
    <w:rsid w:val="00685022"/>
    <w:rsid w:val="006855BA"/>
    <w:rsid w:val="006858B7"/>
    <w:rsid w:val="0068621D"/>
    <w:rsid w:val="006864B8"/>
    <w:rsid w:val="00686754"/>
    <w:rsid w:val="00686778"/>
    <w:rsid w:val="0068696E"/>
    <w:rsid w:val="00686D52"/>
    <w:rsid w:val="00686E11"/>
    <w:rsid w:val="00686F29"/>
    <w:rsid w:val="006871FC"/>
    <w:rsid w:val="00687CBB"/>
    <w:rsid w:val="0069050E"/>
    <w:rsid w:val="0069133C"/>
    <w:rsid w:val="00691471"/>
    <w:rsid w:val="00691661"/>
    <w:rsid w:val="00691A0D"/>
    <w:rsid w:val="00691CE1"/>
    <w:rsid w:val="00691D72"/>
    <w:rsid w:val="0069218D"/>
    <w:rsid w:val="0069228F"/>
    <w:rsid w:val="006928EC"/>
    <w:rsid w:val="0069296B"/>
    <w:rsid w:val="00692C30"/>
    <w:rsid w:val="00693188"/>
    <w:rsid w:val="006932A8"/>
    <w:rsid w:val="00693386"/>
    <w:rsid w:val="00693DD9"/>
    <w:rsid w:val="00694058"/>
    <w:rsid w:val="0069406C"/>
    <w:rsid w:val="0069433D"/>
    <w:rsid w:val="00694418"/>
    <w:rsid w:val="00694671"/>
    <w:rsid w:val="00694BAB"/>
    <w:rsid w:val="00695864"/>
    <w:rsid w:val="00695B63"/>
    <w:rsid w:val="00695F58"/>
    <w:rsid w:val="0069613A"/>
    <w:rsid w:val="006962C7"/>
    <w:rsid w:val="00696586"/>
    <w:rsid w:val="006965BF"/>
    <w:rsid w:val="006968CE"/>
    <w:rsid w:val="00697113"/>
    <w:rsid w:val="00697205"/>
    <w:rsid w:val="006972D8"/>
    <w:rsid w:val="00697361"/>
    <w:rsid w:val="00697E36"/>
    <w:rsid w:val="006A0249"/>
    <w:rsid w:val="006A088F"/>
    <w:rsid w:val="006A0948"/>
    <w:rsid w:val="006A10DF"/>
    <w:rsid w:val="006A14FD"/>
    <w:rsid w:val="006A17D1"/>
    <w:rsid w:val="006A18A4"/>
    <w:rsid w:val="006A1B7D"/>
    <w:rsid w:val="006A21CB"/>
    <w:rsid w:val="006A2255"/>
    <w:rsid w:val="006A24AC"/>
    <w:rsid w:val="006A25B7"/>
    <w:rsid w:val="006A2686"/>
    <w:rsid w:val="006A2978"/>
    <w:rsid w:val="006A2C62"/>
    <w:rsid w:val="006A2DE2"/>
    <w:rsid w:val="006A2DE4"/>
    <w:rsid w:val="006A3214"/>
    <w:rsid w:val="006A36AD"/>
    <w:rsid w:val="006A3CEA"/>
    <w:rsid w:val="006A406F"/>
    <w:rsid w:val="006A4159"/>
    <w:rsid w:val="006A41A1"/>
    <w:rsid w:val="006A41D1"/>
    <w:rsid w:val="006A4922"/>
    <w:rsid w:val="006A4A34"/>
    <w:rsid w:val="006A4AF7"/>
    <w:rsid w:val="006A5078"/>
    <w:rsid w:val="006A50F8"/>
    <w:rsid w:val="006A54BB"/>
    <w:rsid w:val="006A5638"/>
    <w:rsid w:val="006A5A16"/>
    <w:rsid w:val="006A5E2E"/>
    <w:rsid w:val="006A5EBD"/>
    <w:rsid w:val="006A6252"/>
    <w:rsid w:val="006A66E5"/>
    <w:rsid w:val="006A6BB5"/>
    <w:rsid w:val="006A7216"/>
    <w:rsid w:val="006A73A2"/>
    <w:rsid w:val="006A7D01"/>
    <w:rsid w:val="006A7FE5"/>
    <w:rsid w:val="006B0A59"/>
    <w:rsid w:val="006B127A"/>
    <w:rsid w:val="006B128F"/>
    <w:rsid w:val="006B13DA"/>
    <w:rsid w:val="006B159A"/>
    <w:rsid w:val="006B1B2E"/>
    <w:rsid w:val="006B1BFF"/>
    <w:rsid w:val="006B1CB7"/>
    <w:rsid w:val="006B2508"/>
    <w:rsid w:val="006B2783"/>
    <w:rsid w:val="006B2F51"/>
    <w:rsid w:val="006B3546"/>
    <w:rsid w:val="006B3CA1"/>
    <w:rsid w:val="006B3D51"/>
    <w:rsid w:val="006B408E"/>
    <w:rsid w:val="006B4330"/>
    <w:rsid w:val="006B492D"/>
    <w:rsid w:val="006B53CA"/>
    <w:rsid w:val="006B55AE"/>
    <w:rsid w:val="006B5F39"/>
    <w:rsid w:val="006B601C"/>
    <w:rsid w:val="006B6126"/>
    <w:rsid w:val="006B63BD"/>
    <w:rsid w:val="006B665E"/>
    <w:rsid w:val="006B6732"/>
    <w:rsid w:val="006B6772"/>
    <w:rsid w:val="006B6D2E"/>
    <w:rsid w:val="006B71D4"/>
    <w:rsid w:val="006B7354"/>
    <w:rsid w:val="006B7442"/>
    <w:rsid w:val="006B7695"/>
    <w:rsid w:val="006B79B6"/>
    <w:rsid w:val="006B79F6"/>
    <w:rsid w:val="006C00CD"/>
    <w:rsid w:val="006C0541"/>
    <w:rsid w:val="006C07EF"/>
    <w:rsid w:val="006C0B55"/>
    <w:rsid w:val="006C142B"/>
    <w:rsid w:val="006C16AF"/>
    <w:rsid w:val="006C1A46"/>
    <w:rsid w:val="006C1B2B"/>
    <w:rsid w:val="006C1C2E"/>
    <w:rsid w:val="006C1F2F"/>
    <w:rsid w:val="006C27B3"/>
    <w:rsid w:val="006C2AA2"/>
    <w:rsid w:val="006C351B"/>
    <w:rsid w:val="006C3A6C"/>
    <w:rsid w:val="006C3B22"/>
    <w:rsid w:val="006C3C5E"/>
    <w:rsid w:val="006C3EA3"/>
    <w:rsid w:val="006C41BC"/>
    <w:rsid w:val="006C428E"/>
    <w:rsid w:val="006C4942"/>
    <w:rsid w:val="006C4D25"/>
    <w:rsid w:val="006C4F5D"/>
    <w:rsid w:val="006C5657"/>
    <w:rsid w:val="006C58DE"/>
    <w:rsid w:val="006C5B5F"/>
    <w:rsid w:val="006C5EBB"/>
    <w:rsid w:val="006C6042"/>
    <w:rsid w:val="006C619B"/>
    <w:rsid w:val="006C647C"/>
    <w:rsid w:val="006C6506"/>
    <w:rsid w:val="006C6761"/>
    <w:rsid w:val="006C6BA5"/>
    <w:rsid w:val="006C6E56"/>
    <w:rsid w:val="006C6F20"/>
    <w:rsid w:val="006C700F"/>
    <w:rsid w:val="006C7754"/>
    <w:rsid w:val="006C78A9"/>
    <w:rsid w:val="006C7A37"/>
    <w:rsid w:val="006C7B39"/>
    <w:rsid w:val="006C7C21"/>
    <w:rsid w:val="006D08F9"/>
    <w:rsid w:val="006D0E3D"/>
    <w:rsid w:val="006D0F7B"/>
    <w:rsid w:val="006D10B2"/>
    <w:rsid w:val="006D1267"/>
    <w:rsid w:val="006D152F"/>
    <w:rsid w:val="006D19E9"/>
    <w:rsid w:val="006D1A35"/>
    <w:rsid w:val="006D1BD6"/>
    <w:rsid w:val="006D1C6C"/>
    <w:rsid w:val="006D2118"/>
    <w:rsid w:val="006D23DF"/>
    <w:rsid w:val="006D2DD2"/>
    <w:rsid w:val="006D2E00"/>
    <w:rsid w:val="006D2FFE"/>
    <w:rsid w:val="006D3B99"/>
    <w:rsid w:val="006D4172"/>
    <w:rsid w:val="006D4370"/>
    <w:rsid w:val="006D4401"/>
    <w:rsid w:val="006D459B"/>
    <w:rsid w:val="006D45DC"/>
    <w:rsid w:val="006D4810"/>
    <w:rsid w:val="006D4BCC"/>
    <w:rsid w:val="006D561D"/>
    <w:rsid w:val="006D58B6"/>
    <w:rsid w:val="006D5D8F"/>
    <w:rsid w:val="006D5E8A"/>
    <w:rsid w:val="006D6224"/>
    <w:rsid w:val="006D7481"/>
    <w:rsid w:val="006D7DF5"/>
    <w:rsid w:val="006D7E0A"/>
    <w:rsid w:val="006E071A"/>
    <w:rsid w:val="006E1031"/>
    <w:rsid w:val="006E126E"/>
    <w:rsid w:val="006E1D0E"/>
    <w:rsid w:val="006E2262"/>
    <w:rsid w:val="006E238E"/>
    <w:rsid w:val="006E24D9"/>
    <w:rsid w:val="006E2596"/>
    <w:rsid w:val="006E29A0"/>
    <w:rsid w:val="006E29B1"/>
    <w:rsid w:val="006E2C75"/>
    <w:rsid w:val="006E2D2A"/>
    <w:rsid w:val="006E3047"/>
    <w:rsid w:val="006E3056"/>
    <w:rsid w:val="006E3101"/>
    <w:rsid w:val="006E3201"/>
    <w:rsid w:val="006E35BA"/>
    <w:rsid w:val="006E38B1"/>
    <w:rsid w:val="006E3B83"/>
    <w:rsid w:val="006E3D92"/>
    <w:rsid w:val="006E3DD2"/>
    <w:rsid w:val="006E3E32"/>
    <w:rsid w:val="006E3F28"/>
    <w:rsid w:val="006E4269"/>
    <w:rsid w:val="006E44DE"/>
    <w:rsid w:val="006E45C4"/>
    <w:rsid w:val="006E47B8"/>
    <w:rsid w:val="006E512D"/>
    <w:rsid w:val="006E5208"/>
    <w:rsid w:val="006E52B6"/>
    <w:rsid w:val="006E5399"/>
    <w:rsid w:val="006E54C5"/>
    <w:rsid w:val="006E5565"/>
    <w:rsid w:val="006E5743"/>
    <w:rsid w:val="006E5BF0"/>
    <w:rsid w:val="006E60A5"/>
    <w:rsid w:val="006E6173"/>
    <w:rsid w:val="006E64C1"/>
    <w:rsid w:val="006E693E"/>
    <w:rsid w:val="006E6B4B"/>
    <w:rsid w:val="006E6C0D"/>
    <w:rsid w:val="006E71C2"/>
    <w:rsid w:val="006E78CC"/>
    <w:rsid w:val="006E78F1"/>
    <w:rsid w:val="006F014C"/>
    <w:rsid w:val="006F074A"/>
    <w:rsid w:val="006F0C37"/>
    <w:rsid w:val="006F0CC6"/>
    <w:rsid w:val="006F159E"/>
    <w:rsid w:val="006F16B0"/>
    <w:rsid w:val="006F176B"/>
    <w:rsid w:val="006F1A6A"/>
    <w:rsid w:val="006F1E1A"/>
    <w:rsid w:val="006F205E"/>
    <w:rsid w:val="006F2F17"/>
    <w:rsid w:val="006F302E"/>
    <w:rsid w:val="006F3420"/>
    <w:rsid w:val="006F34FF"/>
    <w:rsid w:val="006F4366"/>
    <w:rsid w:val="006F4499"/>
    <w:rsid w:val="006F4834"/>
    <w:rsid w:val="006F4BB5"/>
    <w:rsid w:val="006F4C1D"/>
    <w:rsid w:val="006F4D30"/>
    <w:rsid w:val="006F56F6"/>
    <w:rsid w:val="006F58FB"/>
    <w:rsid w:val="006F5B9F"/>
    <w:rsid w:val="006F5E49"/>
    <w:rsid w:val="006F6063"/>
    <w:rsid w:val="006F68BC"/>
    <w:rsid w:val="006F6D64"/>
    <w:rsid w:val="006F6DA3"/>
    <w:rsid w:val="006F6E8A"/>
    <w:rsid w:val="006F6F31"/>
    <w:rsid w:val="006F71F4"/>
    <w:rsid w:val="006F76FD"/>
    <w:rsid w:val="006F79CC"/>
    <w:rsid w:val="006F7E16"/>
    <w:rsid w:val="00700010"/>
    <w:rsid w:val="0070097C"/>
    <w:rsid w:val="007009C2"/>
    <w:rsid w:val="00701016"/>
    <w:rsid w:val="0070142E"/>
    <w:rsid w:val="00701448"/>
    <w:rsid w:val="007017C1"/>
    <w:rsid w:val="00701B56"/>
    <w:rsid w:val="00701B9C"/>
    <w:rsid w:val="00701D70"/>
    <w:rsid w:val="007020C9"/>
    <w:rsid w:val="00702874"/>
    <w:rsid w:val="00702911"/>
    <w:rsid w:val="0070327E"/>
    <w:rsid w:val="00703962"/>
    <w:rsid w:val="00704139"/>
    <w:rsid w:val="007046E0"/>
    <w:rsid w:val="00704A84"/>
    <w:rsid w:val="00704BC9"/>
    <w:rsid w:val="00704E79"/>
    <w:rsid w:val="007050C8"/>
    <w:rsid w:val="00705268"/>
    <w:rsid w:val="00705816"/>
    <w:rsid w:val="00706241"/>
    <w:rsid w:val="0070644B"/>
    <w:rsid w:val="007064D2"/>
    <w:rsid w:val="0070678E"/>
    <w:rsid w:val="007068EE"/>
    <w:rsid w:val="007069F8"/>
    <w:rsid w:val="00707569"/>
    <w:rsid w:val="00707AE5"/>
    <w:rsid w:val="00707BA1"/>
    <w:rsid w:val="00707EE7"/>
    <w:rsid w:val="00707F43"/>
    <w:rsid w:val="00707F62"/>
    <w:rsid w:val="007101FF"/>
    <w:rsid w:val="007106FE"/>
    <w:rsid w:val="007107B3"/>
    <w:rsid w:val="00710F8B"/>
    <w:rsid w:val="0071146D"/>
    <w:rsid w:val="007115F9"/>
    <w:rsid w:val="00711EA5"/>
    <w:rsid w:val="00712222"/>
    <w:rsid w:val="007123E7"/>
    <w:rsid w:val="00712819"/>
    <w:rsid w:val="00712C4D"/>
    <w:rsid w:val="00712D44"/>
    <w:rsid w:val="00712F83"/>
    <w:rsid w:val="00712FF5"/>
    <w:rsid w:val="007131CC"/>
    <w:rsid w:val="00713262"/>
    <w:rsid w:val="007134D2"/>
    <w:rsid w:val="00713982"/>
    <w:rsid w:val="00713A20"/>
    <w:rsid w:val="00713CA2"/>
    <w:rsid w:val="00714E57"/>
    <w:rsid w:val="00715380"/>
    <w:rsid w:val="00715DCC"/>
    <w:rsid w:val="0071615B"/>
    <w:rsid w:val="0071626F"/>
    <w:rsid w:val="0071650F"/>
    <w:rsid w:val="0071655F"/>
    <w:rsid w:val="007165F1"/>
    <w:rsid w:val="007168F3"/>
    <w:rsid w:val="00716D8B"/>
    <w:rsid w:val="00717043"/>
    <w:rsid w:val="007174C5"/>
    <w:rsid w:val="00717786"/>
    <w:rsid w:val="00717824"/>
    <w:rsid w:val="00717E4F"/>
    <w:rsid w:val="00720C04"/>
    <w:rsid w:val="00720E3B"/>
    <w:rsid w:val="00721809"/>
    <w:rsid w:val="00721F07"/>
    <w:rsid w:val="00722206"/>
    <w:rsid w:val="00722417"/>
    <w:rsid w:val="007224D9"/>
    <w:rsid w:val="00722B68"/>
    <w:rsid w:val="007232FF"/>
    <w:rsid w:val="00723428"/>
    <w:rsid w:val="0072343A"/>
    <w:rsid w:val="0072378C"/>
    <w:rsid w:val="0072399C"/>
    <w:rsid w:val="00723D81"/>
    <w:rsid w:val="00723DA1"/>
    <w:rsid w:val="00723E03"/>
    <w:rsid w:val="00723EB9"/>
    <w:rsid w:val="0072434C"/>
    <w:rsid w:val="00724507"/>
    <w:rsid w:val="00724E9B"/>
    <w:rsid w:val="0072522B"/>
    <w:rsid w:val="007257CB"/>
    <w:rsid w:val="00725D2C"/>
    <w:rsid w:val="00725E1B"/>
    <w:rsid w:val="00725E59"/>
    <w:rsid w:val="00725F94"/>
    <w:rsid w:val="0072612F"/>
    <w:rsid w:val="0072692C"/>
    <w:rsid w:val="00726FB3"/>
    <w:rsid w:val="00727E6E"/>
    <w:rsid w:val="00727EFE"/>
    <w:rsid w:val="00730179"/>
    <w:rsid w:val="00730277"/>
    <w:rsid w:val="00730BC8"/>
    <w:rsid w:val="0073137E"/>
    <w:rsid w:val="0073156F"/>
    <w:rsid w:val="00731748"/>
    <w:rsid w:val="00731933"/>
    <w:rsid w:val="00731A1E"/>
    <w:rsid w:val="00731C33"/>
    <w:rsid w:val="00731DAF"/>
    <w:rsid w:val="0073226F"/>
    <w:rsid w:val="00732DE8"/>
    <w:rsid w:val="00733F05"/>
    <w:rsid w:val="00733FFB"/>
    <w:rsid w:val="00734571"/>
    <w:rsid w:val="007348BA"/>
    <w:rsid w:val="00734978"/>
    <w:rsid w:val="00734C2D"/>
    <w:rsid w:val="00734C82"/>
    <w:rsid w:val="00734CA6"/>
    <w:rsid w:val="007350DD"/>
    <w:rsid w:val="0073513F"/>
    <w:rsid w:val="007357E9"/>
    <w:rsid w:val="00735AC7"/>
    <w:rsid w:val="00735C2B"/>
    <w:rsid w:val="00735F42"/>
    <w:rsid w:val="007369FE"/>
    <w:rsid w:val="00736BCD"/>
    <w:rsid w:val="00736DDD"/>
    <w:rsid w:val="0073710B"/>
    <w:rsid w:val="00737B27"/>
    <w:rsid w:val="00737C16"/>
    <w:rsid w:val="007400EC"/>
    <w:rsid w:val="00740282"/>
    <w:rsid w:val="0074038E"/>
    <w:rsid w:val="00740560"/>
    <w:rsid w:val="007405A6"/>
    <w:rsid w:val="007406E7"/>
    <w:rsid w:val="00740E59"/>
    <w:rsid w:val="00741D1C"/>
    <w:rsid w:val="00742094"/>
    <w:rsid w:val="00742866"/>
    <w:rsid w:val="007428A0"/>
    <w:rsid w:val="00743061"/>
    <w:rsid w:val="007434FF"/>
    <w:rsid w:val="00743773"/>
    <w:rsid w:val="00743954"/>
    <w:rsid w:val="00743FDA"/>
    <w:rsid w:val="00744BB9"/>
    <w:rsid w:val="00745213"/>
    <w:rsid w:val="0074538E"/>
    <w:rsid w:val="00745547"/>
    <w:rsid w:val="0074556E"/>
    <w:rsid w:val="00745946"/>
    <w:rsid w:val="00745A55"/>
    <w:rsid w:val="00745A64"/>
    <w:rsid w:val="00745C4F"/>
    <w:rsid w:val="00746182"/>
    <w:rsid w:val="0074639D"/>
    <w:rsid w:val="00746576"/>
    <w:rsid w:val="00746915"/>
    <w:rsid w:val="007469F6"/>
    <w:rsid w:val="00747096"/>
    <w:rsid w:val="0074716B"/>
    <w:rsid w:val="00747395"/>
    <w:rsid w:val="007474E0"/>
    <w:rsid w:val="007475A2"/>
    <w:rsid w:val="007479B5"/>
    <w:rsid w:val="00747A88"/>
    <w:rsid w:val="00747EDF"/>
    <w:rsid w:val="00750157"/>
    <w:rsid w:val="00750161"/>
    <w:rsid w:val="007506DE"/>
    <w:rsid w:val="00750BA6"/>
    <w:rsid w:val="007510FE"/>
    <w:rsid w:val="00751B52"/>
    <w:rsid w:val="00752121"/>
    <w:rsid w:val="00752609"/>
    <w:rsid w:val="0075268A"/>
    <w:rsid w:val="0075275F"/>
    <w:rsid w:val="00752977"/>
    <w:rsid w:val="00752DE9"/>
    <w:rsid w:val="00752E42"/>
    <w:rsid w:val="007533D7"/>
    <w:rsid w:val="0075367D"/>
    <w:rsid w:val="00753727"/>
    <w:rsid w:val="00753872"/>
    <w:rsid w:val="00753F52"/>
    <w:rsid w:val="00754012"/>
    <w:rsid w:val="00754046"/>
    <w:rsid w:val="0075413B"/>
    <w:rsid w:val="00754AEA"/>
    <w:rsid w:val="00754D86"/>
    <w:rsid w:val="0075501C"/>
    <w:rsid w:val="00755454"/>
    <w:rsid w:val="00755674"/>
    <w:rsid w:val="0075591F"/>
    <w:rsid w:val="00755B69"/>
    <w:rsid w:val="00755CE8"/>
    <w:rsid w:val="00756358"/>
    <w:rsid w:val="007563B0"/>
    <w:rsid w:val="00756D60"/>
    <w:rsid w:val="00756EF7"/>
    <w:rsid w:val="00756FE4"/>
    <w:rsid w:val="00757F0A"/>
    <w:rsid w:val="007600B6"/>
    <w:rsid w:val="00760A94"/>
    <w:rsid w:val="00760B2A"/>
    <w:rsid w:val="007614F2"/>
    <w:rsid w:val="007615D7"/>
    <w:rsid w:val="007616F1"/>
    <w:rsid w:val="00761C64"/>
    <w:rsid w:val="00761D8B"/>
    <w:rsid w:val="00761EBF"/>
    <w:rsid w:val="00762024"/>
    <w:rsid w:val="007620C2"/>
    <w:rsid w:val="00762D46"/>
    <w:rsid w:val="00762F16"/>
    <w:rsid w:val="007635B2"/>
    <w:rsid w:val="00763E2B"/>
    <w:rsid w:val="00764498"/>
    <w:rsid w:val="00764719"/>
    <w:rsid w:val="00764817"/>
    <w:rsid w:val="00764AEE"/>
    <w:rsid w:val="00764DE6"/>
    <w:rsid w:val="00764EC8"/>
    <w:rsid w:val="00766F44"/>
    <w:rsid w:val="007670AF"/>
    <w:rsid w:val="0077011F"/>
    <w:rsid w:val="007702DA"/>
    <w:rsid w:val="007707EC"/>
    <w:rsid w:val="00770B4F"/>
    <w:rsid w:val="00770D03"/>
    <w:rsid w:val="00771939"/>
    <w:rsid w:val="00772241"/>
    <w:rsid w:val="0077285F"/>
    <w:rsid w:val="00773378"/>
    <w:rsid w:val="00773393"/>
    <w:rsid w:val="007733B5"/>
    <w:rsid w:val="00773F28"/>
    <w:rsid w:val="0077481E"/>
    <w:rsid w:val="007748CC"/>
    <w:rsid w:val="00774F2C"/>
    <w:rsid w:val="007750D7"/>
    <w:rsid w:val="0077580B"/>
    <w:rsid w:val="00775BFB"/>
    <w:rsid w:val="00775CDF"/>
    <w:rsid w:val="00775D68"/>
    <w:rsid w:val="007763DB"/>
    <w:rsid w:val="00776625"/>
    <w:rsid w:val="00776A03"/>
    <w:rsid w:val="00776F39"/>
    <w:rsid w:val="00777CA8"/>
    <w:rsid w:val="007809AD"/>
    <w:rsid w:val="00780B95"/>
    <w:rsid w:val="00780F75"/>
    <w:rsid w:val="00780F78"/>
    <w:rsid w:val="00781136"/>
    <w:rsid w:val="007813AA"/>
    <w:rsid w:val="00781625"/>
    <w:rsid w:val="007818DB"/>
    <w:rsid w:val="00781BDF"/>
    <w:rsid w:val="00781FD6"/>
    <w:rsid w:val="00782FB2"/>
    <w:rsid w:val="00783D8C"/>
    <w:rsid w:val="00784304"/>
    <w:rsid w:val="0078450C"/>
    <w:rsid w:val="00784698"/>
    <w:rsid w:val="00784763"/>
    <w:rsid w:val="007848B9"/>
    <w:rsid w:val="00784AE7"/>
    <w:rsid w:val="00784C01"/>
    <w:rsid w:val="00784F6F"/>
    <w:rsid w:val="007859ED"/>
    <w:rsid w:val="00785D3F"/>
    <w:rsid w:val="00785D77"/>
    <w:rsid w:val="00785FB6"/>
    <w:rsid w:val="00786866"/>
    <w:rsid w:val="007869FF"/>
    <w:rsid w:val="00786CEE"/>
    <w:rsid w:val="00786E0E"/>
    <w:rsid w:val="00786E21"/>
    <w:rsid w:val="00786E26"/>
    <w:rsid w:val="0078718B"/>
    <w:rsid w:val="007871FD"/>
    <w:rsid w:val="00787556"/>
    <w:rsid w:val="00787D90"/>
    <w:rsid w:val="007901BE"/>
    <w:rsid w:val="00790286"/>
    <w:rsid w:val="007902A1"/>
    <w:rsid w:val="007907CE"/>
    <w:rsid w:val="007907E9"/>
    <w:rsid w:val="00790867"/>
    <w:rsid w:val="00790A9D"/>
    <w:rsid w:val="0079105F"/>
    <w:rsid w:val="00791317"/>
    <w:rsid w:val="007919E3"/>
    <w:rsid w:val="00791F8E"/>
    <w:rsid w:val="00792323"/>
    <w:rsid w:val="0079257A"/>
    <w:rsid w:val="00792957"/>
    <w:rsid w:val="007929B7"/>
    <w:rsid w:val="00792AAB"/>
    <w:rsid w:val="00793A6D"/>
    <w:rsid w:val="00793F15"/>
    <w:rsid w:val="0079431F"/>
    <w:rsid w:val="00794BB4"/>
    <w:rsid w:val="00794E20"/>
    <w:rsid w:val="007954E5"/>
    <w:rsid w:val="007955DC"/>
    <w:rsid w:val="007957A4"/>
    <w:rsid w:val="00795ED3"/>
    <w:rsid w:val="007962E6"/>
    <w:rsid w:val="007968A2"/>
    <w:rsid w:val="007968C2"/>
    <w:rsid w:val="007968ED"/>
    <w:rsid w:val="00796B9F"/>
    <w:rsid w:val="00796D44"/>
    <w:rsid w:val="007972A3"/>
    <w:rsid w:val="0079763E"/>
    <w:rsid w:val="00797A0F"/>
    <w:rsid w:val="007A014D"/>
    <w:rsid w:val="007A08B2"/>
    <w:rsid w:val="007A0E00"/>
    <w:rsid w:val="007A163C"/>
    <w:rsid w:val="007A1699"/>
    <w:rsid w:val="007A17EB"/>
    <w:rsid w:val="007A195F"/>
    <w:rsid w:val="007A1BEF"/>
    <w:rsid w:val="007A1C39"/>
    <w:rsid w:val="007A1CDB"/>
    <w:rsid w:val="007A1FA9"/>
    <w:rsid w:val="007A20B3"/>
    <w:rsid w:val="007A20C5"/>
    <w:rsid w:val="007A249F"/>
    <w:rsid w:val="007A262D"/>
    <w:rsid w:val="007A278E"/>
    <w:rsid w:val="007A2AAE"/>
    <w:rsid w:val="007A2FAB"/>
    <w:rsid w:val="007A3494"/>
    <w:rsid w:val="007A3545"/>
    <w:rsid w:val="007A39B0"/>
    <w:rsid w:val="007A42EA"/>
    <w:rsid w:val="007A4A81"/>
    <w:rsid w:val="007A4D00"/>
    <w:rsid w:val="007A5185"/>
    <w:rsid w:val="007A51A9"/>
    <w:rsid w:val="007A593B"/>
    <w:rsid w:val="007A5E0E"/>
    <w:rsid w:val="007A65A0"/>
    <w:rsid w:val="007A662D"/>
    <w:rsid w:val="007A6718"/>
    <w:rsid w:val="007A6A9D"/>
    <w:rsid w:val="007A6AE6"/>
    <w:rsid w:val="007A6E49"/>
    <w:rsid w:val="007A6FBE"/>
    <w:rsid w:val="007A72B0"/>
    <w:rsid w:val="007A730C"/>
    <w:rsid w:val="007A73B4"/>
    <w:rsid w:val="007A78AC"/>
    <w:rsid w:val="007A7E07"/>
    <w:rsid w:val="007A7EFE"/>
    <w:rsid w:val="007B0211"/>
    <w:rsid w:val="007B06CF"/>
    <w:rsid w:val="007B090A"/>
    <w:rsid w:val="007B0C16"/>
    <w:rsid w:val="007B0DD6"/>
    <w:rsid w:val="007B0F81"/>
    <w:rsid w:val="007B10E8"/>
    <w:rsid w:val="007B148C"/>
    <w:rsid w:val="007B1619"/>
    <w:rsid w:val="007B1DB1"/>
    <w:rsid w:val="007B2A6E"/>
    <w:rsid w:val="007B34C5"/>
    <w:rsid w:val="007B34D6"/>
    <w:rsid w:val="007B34E8"/>
    <w:rsid w:val="007B38FA"/>
    <w:rsid w:val="007B3EC9"/>
    <w:rsid w:val="007B42E2"/>
    <w:rsid w:val="007B4773"/>
    <w:rsid w:val="007B4F54"/>
    <w:rsid w:val="007B5156"/>
    <w:rsid w:val="007B532D"/>
    <w:rsid w:val="007B5599"/>
    <w:rsid w:val="007B565F"/>
    <w:rsid w:val="007B5B87"/>
    <w:rsid w:val="007B603B"/>
    <w:rsid w:val="007B6780"/>
    <w:rsid w:val="007B67D6"/>
    <w:rsid w:val="007B6954"/>
    <w:rsid w:val="007B6CC3"/>
    <w:rsid w:val="007B723C"/>
    <w:rsid w:val="007B7E1D"/>
    <w:rsid w:val="007C01DD"/>
    <w:rsid w:val="007C064C"/>
    <w:rsid w:val="007C0EB0"/>
    <w:rsid w:val="007C0F9F"/>
    <w:rsid w:val="007C102A"/>
    <w:rsid w:val="007C13CF"/>
    <w:rsid w:val="007C160A"/>
    <w:rsid w:val="007C1D52"/>
    <w:rsid w:val="007C2680"/>
    <w:rsid w:val="007C2B5F"/>
    <w:rsid w:val="007C32FF"/>
    <w:rsid w:val="007C3827"/>
    <w:rsid w:val="007C3F88"/>
    <w:rsid w:val="007C3FDC"/>
    <w:rsid w:val="007C44EF"/>
    <w:rsid w:val="007C4842"/>
    <w:rsid w:val="007C4992"/>
    <w:rsid w:val="007C4BCD"/>
    <w:rsid w:val="007C4D36"/>
    <w:rsid w:val="007C4FDD"/>
    <w:rsid w:val="007C5157"/>
    <w:rsid w:val="007C5183"/>
    <w:rsid w:val="007C5568"/>
    <w:rsid w:val="007C5600"/>
    <w:rsid w:val="007C5903"/>
    <w:rsid w:val="007C5ACE"/>
    <w:rsid w:val="007C6ADC"/>
    <w:rsid w:val="007C6DB3"/>
    <w:rsid w:val="007C70E0"/>
    <w:rsid w:val="007C71DC"/>
    <w:rsid w:val="007C7407"/>
    <w:rsid w:val="007C7E58"/>
    <w:rsid w:val="007C7F5E"/>
    <w:rsid w:val="007D0082"/>
    <w:rsid w:val="007D0DB2"/>
    <w:rsid w:val="007D12A0"/>
    <w:rsid w:val="007D1319"/>
    <w:rsid w:val="007D15AD"/>
    <w:rsid w:val="007D1621"/>
    <w:rsid w:val="007D17DA"/>
    <w:rsid w:val="007D1EEF"/>
    <w:rsid w:val="007D1F9D"/>
    <w:rsid w:val="007D206F"/>
    <w:rsid w:val="007D2187"/>
    <w:rsid w:val="007D232F"/>
    <w:rsid w:val="007D2CE7"/>
    <w:rsid w:val="007D2F84"/>
    <w:rsid w:val="007D31C5"/>
    <w:rsid w:val="007D3AC6"/>
    <w:rsid w:val="007D3BEC"/>
    <w:rsid w:val="007D3CA6"/>
    <w:rsid w:val="007D47E8"/>
    <w:rsid w:val="007D5291"/>
    <w:rsid w:val="007D52E1"/>
    <w:rsid w:val="007D52E2"/>
    <w:rsid w:val="007D5341"/>
    <w:rsid w:val="007D5419"/>
    <w:rsid w:val="007D5488"/>
    <w:rsid w:val="007D55AC"/>
    <w:rsid w:val="007D5663"/>
    <w:rsid w:val="007D5A3B"/>
    <w:rsid w:val="007D5E6F"/>
    <w:rsid w:val="007D5E8F"/>
    <w:rsid w:val="007D6A63"/>
    <w:rsid w:val="007D6D35"/>
    <w:rsid w:val="007D6EFE"/>
    <w:rsid w:val="007D73FE"/>
    <w:rsid w:val="007D7646"/>
    <w:rsid w:val="007E004A"/>
    <w:rsid w:val="007E0420"/>
    <w:rsid w:val="007E09CB"/>
    <w:rsid w:val="007E0BAD"/>
    <w:rsid w:val="007E0BE1"/>
    <w:rsid w:val="007E0C74"/>
    <w:rsid w:val="007E16B9"/>
    <w:rsid w:val="007E1C90"/>
    <w:rsid w:val="007E22AE"/>
    <w:rsid w:val="007E2304"/>
    <w:rsid w:val="007E296E"/>
    <w:rsid w:val="007E2EDE"/>
    <w:rsid w:val="007E30DF"/>
    <w:rsid w:val="007E3239"/>
    <w:rsid w:val="007E3481"/>
    <w:rsid w:val="007E3519"/>
    <w:rsid w:val="007E3628"/>
    <w:rsid w:val="007E37EC"/>
    <w:rsid w:val="007E469A"/>
    <w:rsid w:val="007E47FB"/>
    <w:rsid w:val="007E4BCD"/>
    <w:rsid w:val="007E4CD1"/>
    <w:rsid w:val="007E58D2"/>
    <w:rsid w:val="007E58FD"/>
    <w:rsid w:val="007E5A72"/>
    <w:rsid w:val="007E5F5D"/>
    <w:rsid w:val="007E61FC"/>
    <w:rsid w:val="007E6556"/>
    <w:rsid w:val="007E67D4"/>
    <w:rsid w:val="007E7203"/>
    <w:rsid w:val="007E751B"/>
    <w:rsid w:val="007E778D"/>
    <w:rsid w:val="007E7815"/>
    <w:rsid w:val="007E7821"/>
    <w:rsid w:val="007E7C48"/>
    <w:rsid w:val="007F0244"/>
    <w:rsid w:val="007F08EE"/>
    <w:rsid w:val="007F10FE"/>
    <w:rsid w:val="007F15D5"/>
    <w:rsid w:val="007F1622"/>
    <w:rsid w:val="007F1F7D"/>
    <w:rsid w:val="007F2095"/>
    <w:rsid w:val="007F20A3"/>
    <w:rsid w:val="007F288D"/>
    <w:rsid w:val="007F2AA0"/>
    <w:rsid w:val="007F2B86"/>
    <w:rsid w:val="007F2D6E"/>
    <w:rsid w:val="007F301A"/>
    <w:rsid w:val="007F333B"/>
    <w:rsid w:val="007F3388"/>
    <w:rsid w:val="007F33E9"/>
    <w:rsid w:val="007F3AA9"/>
    <w:rsid w:val="007F4351"/>
    <w:rsid w:val="007F4483"/>
    <w:rsid w:val="007F4516"/>
    <w:rsid w:val="007F4877"/>
    <w:rsid w:val="007F49B3"/>
    <w:rsid w:val="007F51A6"/>
    <w:rsid w:val="007F54EE"/>
    <w:rsid w:val="007F558A"/>
    <w:rsid w:val="007F59A3"/>
    <w:rsid w:val="007F5C98"/>
    <w:rsid w:val="007F6033"/>
    <w:rsid w:val="007F617B"/>
    <w:rsid w:val="007F633F"/>
    <w:rsid w:val="007F6711"/>
    <w:rsid w:val="007F672D"/>
    <w:rsid w:val="007F6A70"/>
    <w:rsid w:val="007F6C64"/>
    <w:rsid w:val="007F7076"/>
    <w:rsid w:val="007F72D8"/>
    <w:rsid w:val="008002F4"/>
    <w:rsid w:val="0080068F"/>
    <w:rsid w:val="008009B4"/>
    <w:rsid w:val="008009FD"/>
    <w:rsid w:val="00800DD3"/>
    <w:rsid w:val="008012B2"/>
    <w:rsid w:val="008018E9"/>
    <w:rsid w:val="00801AD3"/>
    <w:rsid w:val="00802649"/>
    <w:rsid w:val="0080299E"/>
    <w:rsid w:val="00802C2C"/>
    <w:rsid w:val="00802F1C"/>
    <w:rsid w:val="008036DE"/>
    <w:rsid w:val="00803E1D"/>
    <w:rsid w:val="00803FB9"/>
    <w:rsid w:val="0080432C"/>
    <w:rsid w:val="00804AEF"/>
    <w:rsid w:val="00804C1A"/>
    <w:rsid w:val="00804E43"/>
    <w:rsid w:val="00804E48"/>
    <w:rsid w:val="0080520E"/>
    <w:rsid w:val="008052DE"/>
    <w:rsid w:val="00805672"/>
    <w:rsid w:val="008056A8"/>
    <w:rsid w:val="00805891"/>
    <w:rsid w:val="00805A81"/>
    <w:rsid w:val="0080616F"/>
    <w:rsid w:val="008061EE"/>
    <w:rsid w:val="00806385"/>
    <w:rsid w:val="0080657B"/>
    <w:rsid w:val="00806795"/>
    <w:rsid w:val="00806D34"/>
    <w:rsid w:val="00806FCA"/>
    <w:rsid w:val="0080704C"/>
    <w:rsid w:val="0081037B"/>
    <w:rsid w:val="00810A76"/>
    <w:rsid w:val="00810DCA"/>
    <w:rsid w:val="0081143B"/>
    <w:rsid w:val="008114B6"/>
    <w:rsid w:val="00812E47"/>
    <w:rsid w:val="008132A0"/>
    <w:rsid w:val="0081338F"/>
    <w:rsid w:val="008133DD"/>
    <w:rsid w:val="00813793"/>
    <w:rsid w:val="00813C36"/>
    <w:rsid w:val="00814108"/>
    <w:rsid w:val="008142F0"/>
    <w:rsid w:val="008148F1"/>
    <w:rsid w:val="00814ED5"/>
    <w:rsid w:val="0081595D"/>
    <w:rsid w:val="00815B57"/>
    <w:rsid w:val="00815B67"/>
    <w:rsid w:val="00815BA9"/>
    <w:rsid w:val="00815E5F"/>
    <w:rsid w:val="008163A8"/>
    <w:rsid w:val="00816BD6"/>
    <w:rsid w:val="00816D19"/>
    <w:rsid w:val="00816EE4"/>
    <w:rsid w:val="00817388"/>
    <w:rsid w:val="008174C2"/>
    <w:rsid w:val="00817A39"/>
    <w:rsid w:val="00817A91"/>
    <w:rsid w:val="00817CAE"/>
    <w:rsid w:val="0082065C"/>
    <w:rsid w:val="008209B3"/>
    <w:rsid w:val="00820D8C"/>
    <w:rsid w:val="00820E96"/>
    <w:rsid w:val="00820FF4"/>
    <w:rsid w:val="008212C0"/>
    <w:rsid w:val="00821C79"/>
    <w:rsid w:val="00821E95"/>
    <w:rsid w:val="00821EC7"/>
    <w:rsid w:val="008220F5"/>
    <w:rsid w:val="00822C9D"/>
    <w:rsid w:val="00823551"/>
    <w:rsid w:val="00823598"/>
    <w:rsid w:val="00823768"/>
    <w:rsid w:val="008239BD"/>
    <w:rsid w:val="008241B4"/>
    <w:rsid w:val="00824211"/>
    <w:rsid w:val="008243D8"/>
    <w:rsid w:val="008244B3"/>
    <w:rsid w:val="0082495F"/>
    <w:rsid w:val="00824C99"/>
    <w:rsid w:val="008255BB"/>
    <w:rsid w:val="00825A09"/>
    <w:rsid w:val="00825E33"/>
    <w:rsid w:val="00826003"/>
    <w:rsid w:val="008263DF"/>
    <w:rsid w:val="00826804"/>
    <w:rsid w:val="008269B6"/>
    <w:rsid w:val="00826D44"/>
    <w:rsid w:val="00826E43"/>
    <w:rsid w:val="00826F36"/>
    <w:rsid w:val="00826F68"/>
    <w:rsid w:val="008277A5"/>
    <w:rsid w:val="00827DB1"/>
    <w:rsid w:val="008301A3"/>
    <w:rsid w:val="008302A5"/>
    <w:rsid w:val="0083030F"/>
    <w:rsid w:val="0083033F"/>
    <w:rsid w:val="0083051D"/>
    <w:rsid w:val="00830FBE"/>
    <w:rsid w:val="008314A1"/>
    <w:rsid w:val="00831C41"/>
    <w:rsid w:val="00832176"/>
    <w:rsid w:val="008326C4"/>
    <w:rsid w:val="008329E7"/>
    <w:rsid w:val="00833184"/>
    <w:rsid w:val="008333D0"/>
    <w:rsid w:val="00833851"/>
    <w:rsid w:val="0083400A"/>
    <w:rsid w:val="0083400F"/>
    <w:rsid w:val="00834260"/>
    <w:rsid w:val="008344B3"/>
    <w:rsid w:val="00834569"/>
    <w:rsid w:val="00834B17"/>
    <w:rsid w:val="00835962"/>
    <w:rsid w:val="00835D85"/>
    <w:rsid w:val="00836402"/>
    <w:rsid w:val="0083685E"/>
    <w:rsid w:val="00836B08"/>
    <w:rsid w:val="00836DB8"/>
    <w:rsid w:val="00837087"/>
    <w:rsid w:val="00840259"/>
    <w:rsid w:val="00840A3D"/>
    <w:rsid w:val="00840E13"/>
    <w:rsid w:val="00840E94"/>
    <w:rsid w:val="008410C6"/>
    <w:rsid w:val="0084134E"/>
    <w:rsid w:val="00841379"/>
    <w:rsid w:val="008413E6"/>
    <w:rsid w:val="008413E8"/>
    <w:rsid w:val="008414CE"/>
    <w:rsid w:val="00841531"/>
    <w:rsid w:val="008416F9"/>
    <w:rsid w:val="00842172"/>
    <w:rsid w:val="00843716"/>
    <w:rsid w:val="00843AAB"/>
    <w:rsid w:val="00843E1F"/>
    <w:rsid w:val="00843E33"/>
    <w:rsid w:val="0084462D"/>
    <w:rsid w:val="00844747"/>
    <w:rsid w:val="00845309"/>
    <w:rsid w:val="00845B37"/>
    <w:rsid w:val="00845ED7"/>
    <w:rsid w:val="00845F89"/>
    <w:rsid w:val="0084613D"/>
    <w:rsid w:val="0084638A"/>
    <w:rsid w:val="00846CBB"/>
    <w:rsid w:val="008471A8"/>
    <w:rsid w:val="00847DD3"/>
    <w:rsid w:val="00847E61"/>
    <w:rsid w:val="00850883"/>
    <w:rsid w:val="008508AA"/>
    <w:rsid w:val="00850E37"/>
    <w:rsid w:val="00850E68"/>
    <w:rsid w:val="00851080"/>
    <w:rsid w:val="0085131F"/>
    <w:rsid w:val="00851432"/>
    <w:rsid w:val="008514C1"/>
    <w:rsid w:val="008516F9"/>
    <w:rsid w:val="008526B0"/>
    <w:rsid w:val="00853102"/>
    <w:rsid w:val="008536F4"/>
    <w:rsid w:val="00853B69"/>
    <w:rsid w:val="00853BDB"/>
    <w:rsid w:val="00853C63"/>
    <w:rsid w:val="00853DF8"/>
    <w:rsid w:val="008542A9"/>
    <w:rsid w:val="00854366"/>
    <w:rsid w:val="008544AE"/>
    <w:rsid w:val="00854623"/>
    <w:rsid w:val="00854E02"/>
    <w:rsid w:val="008554F3"/>
    <w:rsid w:val="008559F4"/>
    <w:rsid w:val="00855CE8"/>
    <w:rsid w:val="00855E37"/>
    <w:rsid w:val="00855FA0"/>
    <w:rsid w:val="00856075"/>
    <w:rsid w:val="008560A4"/>
    <w:rsid w:val="008560E4"/>
    <w:rsid w:val="008565F5"/>
    <w:rsid w:val="0085668B"/>
    <w:rsid w:val="008568A1"/>
    <w:rsid w:val="00856949"/>
    <w:rsid w:val="00856AED"/>
    <w:rsid w:val="00856F59"/>
    <w:rsid w:val="00857295"/>
    <w:rsid w:val="0085772C"/>
    <w:rsid w:val="008578F9"/>
    <w:rsid w:val="0086046C"/>
    <w:rsid w:val="0086070D"/>
    <w:rsid w:val="008607E3"/>
    <w:rsid w:val="00860B3A"/>
    <w:rsid w:val="00861136"/>
    <w:rsid w:val="00861478"/>
    <w:rsid w:val="0086159C"/>
    <w:rsid w:val="00861828"/>
    <w:rsid w:val="0086229E"/>
    <w:rsid w:val="00862341"/>
    <w:rsid w:val="008625D4"/>
    <w:rsid w:val="00862671"/>
    <w:rsid w:val="00862D19"/>
    <w:rsid w:val="00862EEA"/>
    <w:rsid w:val="0086363A"/>
    <w:rsid w:val="00863671"/>
    <w:rsid w:val="008637A0"/>
    <w:rsid w:val="0086390C"/>
    <w:rsid w:val="00863A91"/>
    <w:rsid w:val="00863A98"/>
    <w:rsid w:val="00863D5C"/>
    <w:rsid w:val="00863FF7"/>
    <w:rsid w:val="00864315"/>
    <w:rsid w:val="00864931"/>
    <w:rsid w:val="00864A8C"/>
    <w:rsid w:val="00864CB1"/>
    <w:rsid w:val="00864D88"/>
    <w:rsid w:val="00864F63"/>
    <w:rsid w:val="008652AE"/>
    <w:rsid w:val="0086560F"/>
    <w:rsid w:val="0086598E"/>
    <w:rsid w:val="00865E5E"/>
    <w:rsid w:val="00866651"/>
    <w:rsid w:val="0086736B"/>
    <w:rsid w:val="00867CEC"/>
    <w:rsid w:val="00867E1E"/>
    <w:rsid w:val="00870458"/>
    <w:rsid w:val="00870730"/>
    <w:rsid w:val="00870734"/>
    <w:rsid w:val="00871E63"/>
    <w:rsid w:val="008720AE"/>
    <w:rsid w:val="00873362"/>
    <w:rsid w:val="0087337C"/>
    <w:rsid w:val="008737AC"/>
    <w:rsid w:val="0087391F"/>
    <w:rsid w:val="00873ACA"/>
    <w:rsid w:val="00874151"/>
    <w:rsid w:val="0087420F"/>
    <w:rsid w:val="00874398"/>
    <w:rsid w:val="00874435"/>
    <w:rsid w:val="008746F0"/>
    <w:rsid w:val="00874A4C"/>
    <w:rsid w:val="00874F75"/>
    <w:rsid w:val="0087505D"/>
    <w:rsid w:val="00875B6B"/>
    <w:rsid w:val="00875E3A"/>
    <w:rsid w:val="0087649C"/>
    <w:rsid w:val="00876512"/>
    <w:rsid w:val="00876A62"/>
    <w:rsid w:val="0087713C"/>
    <w:rsid w:val="00877DCC"/>
    <w:rsid w:val="00877F9E"/>
    <w:rsid w:val="00880154"/>
    <w:rsid w:val="00880268"/>
    <w:rsid w:val="008804A2"/>
    <w:rsid w:val="008804FC"/>
    <w:rsid w:val="00880957"/>
    <w:rsid w:val="008809BF"/>
    <w:rsid w:val="008809D1"/>
    <w:rsid w:val="00880B91"/>
    <w:rsid w:val="00880C22"/>
    <w:rsid w:val="00880FF3"/>
    <w:rsid w:val="00881049"/>
    <w:rsid w:val="00881359"/>
    <w:rsid w:val="00881919"/>
    <w:rsid w:val="00881A39"/>
    <w:rsid w:val="00881BA0"/>
    <w:rsid w:val="008821E6"/>
    <w:rsid w:val="008827EB"/>
    <w:rsid w:val="008828F2"/>
    <w:rsid w:val="00882B58"/>
    <w:rsid w:val="00883027"/>
    <w:rsid w:val="008832F2"/>
    <w:rsid w:val="00883485"/>
    <w:rsid w:val="008835B1"/>
    <w:rsid w:val="00884287"/>
    <w:rsid w:val="00884558"/>
    <w:rsid w:val="008847AB"/>
    <w:rsid w:val="00884839"/>
    <w:rsid w:val="00884F66"/>
    <w:rsid w:val="00885536"/>
    <w:rsid w:val="0088583E"/>
    <w:rsid w:val="00885B58"/>
    <w:rsid w:val="00885FA9"/>
    <w:rsid w:val="0088616B"/>
    <w:rsid w:val="008865D1"/>
    <w:rsid w:val="00887412"/>
    <w:rsid w:val="008876BD"/>
    <w:rsid w:val="00887A68"/>
    <w:rsid w:val="00887D3F"/>
    <w:rsid w:val="008903AB"/>
    <w:rsid w:val="0089048A"/>
    <w:rsid w:val="008904B6"/>
    <w:rsid w:val="00890B79"/>
    <w:rsid w:val="00890C4F"/>
    <w:rsid w:val="00890F40"/>
    <w:rsid w:val="00891439"/>
    <w:rsid w:val="00891886"/>
    <w:rsid w:val="00891CF6"/>
    <w:rsid w:val="00891E9E"/>
    <w:rsid w:val="00891EE9"/>
    <w:rsid w:val="008929D0"/>
    <w:rsid w:val="00892EDC"/>
    <w:rsid w:val="00892F51"/>
    <w:rsid w:val="0089337F"/>
    <w:rsid w:val="00893786"/>
    <w:rsid w:val="008941C3"/>
    <w:rsid w:val="008943A1"/>
    <w:rsid w:val="00894584"/>
    <w:rsid w:val="00894860"/>
    <w:rsid w:val="00894F42"/>
    <w:rsid w:val="00895191"/>
    <w:rsid w:val="0089535C"/>
    <w:rsid w:val="008957C9"/>
    <w:rsid w:val="008959B0"/>
    <w:rsid w:val="00895C42"/>
    <w:rsid w:val="00895D3B"/>
    <w:rsid w:val="0089640C"/>
    <w:rsid w:val="008964E2"/>
    <w:rsid w:val="00897005"/>
    <w:rsid w:val="00897038"/>
    <w:rsid w:val="0089755C"/>
    <w:rsid w:val="008978A6"/>
    <w:rsid w:val="00897AFB"/>
    <w:rsid w:val="00897B84"/>
    <w:rsid w:val="008A0864"/>
    <w:rsid w:val="008A09AA"/>
    <w:rsid w:val="008A1253"/>
    <w:rsid w:val="008A1DCD"/>
    <w:rsid w:val="008A1EBD"/>
    <w:rsid w:val="008A2301"/>
    <w:rsid w:val="008A278A"/>
    <w:rsid w:val="008A285C"/>
    <w:rsid w:val="008A2A2D"/>
    <w:rsid w:val="008A2D54"/>
    <w:rsid w:val="008A2F2B"/>
    <w:rsid w:val="008A32EA"/>
    <w:rsid w:val="008A411C"/>
    <w:rsid w:val="008A4666"/>
    <w:rsid w:val="008A4CC6"/>
    <w:rsid w:val="008A5044"/>
    <w:rsid w:val="008A589B"/>
    <w:rsid w:val="008A5EBC"/>
    <w:rsid w:val="008A612F"/>
    <w:rsid w:val="008A6211"/>
    <w:rsid w:val="008A646C"/>
    <w:rsid w:val="008A64DC"/>
    <w:rsid w:val="008A6952"/>
    <w:rsid w:val="008A69A6"/>
    <w:rsid w:val="008A6A8C"/>
    <w:rsid w:val="008A6C24"/>
    <w:rsid w:val="008A6C5C"/>
    <w:rsid w:val="008A7BFC"/>
    <w:rsid w:val="008B0637"/>
    <w:rsid w:val="008B1364"/>
    <w:rsid w:val="008B1F1C"/>
    <w:rsid w:val="008B21E6"/>
    <w:rsid w:val="008B22F5"/>
    <w:rsid w:val="008B23FD"/>
    <w:rsid w:val="008B2884"/>
    <w:rsid w:val="008B289D"/>
    <w:rsid w:val="008B3075"/>
    <w:rsid w:val="008B32B4"/>
    <w:rsid w:val="008B3C2D"/>
    <w:rsid w:val="008B438F"/>
    <w:rsid w:val="008B44ED"/>
    <w:rsid w:val="008B45C0"/>
    <w:rsid w:val="008B4934"/>
    <w:rsid w:val="008B49DB"/>
    <w:rsid w:val="008B4C43"/>
    <w:rsid w:val="008B517A"/>
    <w:rsid w:val="008B56C8"/>
    <w:rsid w:val="008B58B1"/>
    <w:rsid w:val="008B669C"/>
    <w:rsid w:val="008B6800"/>
    <w:rsid w:val="008B6CD1"/>
    <w:rsid w:val="008B74BE"/>
    <w:rsid w:val="008B7DE5"/>
    <w:rsid w:val="008C0AAD"/>
    <w:rsid w:val="008C101E"/>
    <w:rsid w:val="008C10DE"/>
    <w:rsid w:val="008C10EC"/>
    <w:rsid w:val="008C15C4"/>
    <w:rsid w:val="008C1AC7"/>
    <w:rsid w:val="008C1CA4"/>
    <w:rsid w:val="008C20CA"/>
    <w:rsid w:val="008C20D9"/>
    <w:rsid w:val="008C214F"/>
    <w:rsid w:val="008C21D2"/>
    <w:rsid w:val="008C2906"/>
    <w:rsid w:val="008C2A82"/>
    <w:rsid w:val="008C2B27"/>
    <w:rsid w:val="008C2B38"/>
    <w:rsid w:val="008C2E11"/>
    <w:rsid w:val="008C3140"/>
    <w:rsid w:val="008C3365"/>
    <w:rsid w:val="008C3663"/>
    <w:rsid w:val="008C3695"/>
    <w:rsid w:val="008C36A9"/>
    <w:rsid w:val="008C380A"/>
    <w:rsid w:val="008C3835"/>
    <w:rsid w:val="008C3AF7"/>
    <w:rsid w:val="008C3C2F"/>
    <w:rsid w:val="008C3CD9"/>
    <w:rsid w:val="008C41F1"/>
    <w:rsid w:val="008C46EB"/>
    <w:rsid w:val="008C59E4"/>
    <w:rsid w:val="008C5F62"/>
    <w:rsid w:val="008C6433"/>
    <w:rsid w:val="008C64C0"/>
    <w:rsid w:val="008C684A"/>
    <w:rsid w:val="008C6C20"/>
    <w:rsid w:val="008C6CC7"/>
    <w:rsid w:val="008C7229"/>
    <w:rsid w:val="008C7586"/>
    <w:rsid w:val="008C7D07"/>
    <w:rsid w:val="008C7F53"/>
    <w:rsid w:val="008D0027"/>
    <w:rsid w:val="008D073A"/>
    <w:rsid w:val="008D0DAE"/>
    <w:rsid w:val="008D0F1D"/>
    <w:rsid w:val="008D14F0"/>
    <w:rsid w:val="008D192C"/>
    <w:rsid w:val="008D1FA4"/>
    <w:rsid w:val="008D1FFC"/>
    <w:rsid w:val="008D237E"/>
    <w:rsid w:val="008D2473"/>
    <w:rsid w:val="008D2A42"/>
    <w:rsid w:val="008D2D6F"/>
    <w:rsid w:val="008D3694"/>
    <w:rsid w:val="008D3D6F"/>
    <w:rsid w:val="008D3E5B"/>
    <w:rsid w:val="008D3E94"/>
    <w:rsid w:val="008D4047"/>
    <w:rsid w:val="008D46D4"/>
    <w:rsid w:val="008D4B97"/>
    <w:rsid w:val="008D4E49"/>
    <w:rsid w:val="008D5174"/>
    <w:rsid w:val="008D57B6"/>
    <w:rsid w:val="008D5988"/>
    <w:rsid w:val="008D5F2B"/>
    <w:rsid w:val="008D60D2"/>
    <w:rsid w:val="008D61E7"/>
    <w:rsid w:val="008D62D1"/>
    <w:rsid w:val="008D6B85"/>
    <w:rsid w:val="008D6C62"/>
    <w:rsid w:val="008D6D46"/>
    <w:rsid w:val="008D6F71"/>
    <w:rsid w:val="008D733B"/>
    <w:rsid w:val="008D7B37"/>
    <w:rsid w:val="008D7BAB"/>
    <w:rsid w:val="008E05CB"/>
    <w:rsid w:val="008E063B"/>
    <w:rsid w:val="008E0641"/>
    <w:rsid w:val="008E0667"/>
    <w:rsid w:val="008E0BCD"/>
    <w:rsid w:val="008E0F33"/>
    <w:rsid w:val="008E10FA"/>
    <w:rsid w:val="008E11DF"/>
    <w:rsid w:val="008E1494"/>
    <w:rsid w:val="008E1D0D"/>
    <w:rsid w:val="008E1DB9"/>
    <w:rsid w:val="008E1DE3"/>
    <w:rsid w:val="008E288B"/>
    <w:rsid w:val="008E3070"/>
    <w:rsid w:val="008E30DC"/>
    <w:rsid w:val="008E33F9"/>
    <w:rsid w:val="008E341A"/>
    <w:rsid w:val="008E341F"/>
    <w:rsid w:val="008E38A6"/>
    <w:rsid w:val="008E3C6A"/>
    <w:rsid w:val="008E3C9D"/>
    <w:rsid w:val="008E3D6B"/>
    <w:rsid w:val="008E4250"/>
    <w:rsid w:val="008E498A"/>
    <w:rsid w:val="008E4B24"/>
    <w:rsid w:val="008E5A06"/>
    <w:rsid w:val="008E5C3F"/>
    <w:rsid w:val="008E6053"/>
    <w:rsid w:val="008E6514"/>
    <w:rsid w:val="008E7655"/>
    <w:rsid w:val="008E7953"/>
    <w:rsid w:val="008E7ADC"/>
    <w:rsid w:val="008F0352"/>
    <w:rsid w:val="008F067A"/>
    <w:rsid w:val="008F0846"/>
    <w:rsid w:val="008F098F"/>
    <w:rsid w:val="008F0D16"/>
    <w:rsid w:val="008F145B"/>
    <w:rsid w:val="008F1ACE"/>
    <w:rsid w:val="008F2C80"/>
    <w:rsid w:val="008F34D4"/>
    <w:rsid w:val="008F34E5"/>
    <w:rsid w:val="008F3C72"/>
    <w:rsid w:val="008F40F3"/>
    <w:rsid w:val="008F4597"/>
    <w:rsid w:val="008F47B2"/>
    <w:rsid w:val="008F4B55"/>
    <w:rsid w:val="008F4DA4"/>
    <w:rsid w:val="008F50E7"/>
    <w:rsid w:val="008F5126"/>
    <w:rsid w:val="008F5A80"/>
    <w:rsid w:val="008F5FA7"/>
    <w:rsid w:val="008F5FB9"/>
    <w:rsid w:val="008F685A"/>
    <w:rsid w:val="008F6945"/>
    <w:rsid w:val="008F6A7D"/>
    <w:rsid w:val="008F6ED6"/>
    <w:rsid w:val="008F6F44"/>
    <w:rsid w:val="008F7610"/>
    <w:rsid w:val="00900096"/>
    <w:rsid w:val="00900A36"/>
    <w:rsid w:val="00901081"/>
    <w:rsid w:val="009013D3"/>
    <w:rsid w:val="00901A4A"/>
    <w:rsid w:val="00901A95"/>
    <w:rsid w:val="00901AE9"/>
    <w:rsid w:val="00901BB2"/>
    <w:rsid w:val="00901C39"/>
    <w:rsid w:val="00901CC9"/>
    <w:rsid w:val="009022F5"/>
    <w:rsid w:val="00902846"/>
    <w:rsid w:val="00902E21"/>
    <w:rsid w:val="0090345B"/>
    <w:rsid w:val="0090366A"/>
    <w:rsid w:val="0090371D"/>
    <w:rsid w:val="00903742"/>
    <w:rsid w:val="009037A8"/>
    <w:rsid w:val="00903B2A"/>
    <w:rsid w:val="00903E58"/>
    <w:rsid w:val="0090479C"/>
    <w:rsid w:val="00904AE5"/>
    <w:rsid w:val="00904CF5"/>
    <w:rsid w:val="00904DA3"/>
    <w:rsid w:val="0090526C"/>
    <w:rsid w:val="00905557"/>
    <w:rsid w:val="0090560E"/>
    <w:rsid w:val="009057B9"/>
    <w:rsid w:val="00905CE9"/>
    <w:rsid w:val="00906292"/>
    <w:rsid w:val="0090660A"/>
    <w:rsid w:val="009066AE"/>
    <w:rsid w:val="00906C49"/>
    <w:rsid w:val="00906D43"/>
    <w:rsid w:val="0090748C"/>
    <w:rsid w:val="009076B7"/>
    <w:rsid w:val="00907782"/>
    <w:rsid w:val="00907BA1"/>
    <w:rsid w:val="00907BCD"/>
    <w:rsid w:val="00907C8E"/>
    <w:rsid w:val="00907D27"/>
    <w:rsid w:val="00907FA1"/>
    <w:rsid w:val="00910064"/>
    <w:rsid w:val="00910113"/>
    <w:rsid w:val="00910D34"/>
    <w:rsid w:val="00911424"/>
    <w:rsid w:val="00911FFC"/>
    <w:rsid w:val="00912531"/>
    <w:rsid w:val="00912A50"/>
    <w:rsid w:val="00912BF5"/>
    <w:rsid w:val="009134F4"/>
    <w:rsid w:val="009135DC"/>
    <w:rsid w:val="00913659"/>
    <w:rsid w:val="0091375C"/>
    <w:rsid w:val="00913D9C"/>
    <w:rsid w:val="00914187"/>
    <w:rsid w:val="00914401"/>
    <w:rsid w:val="0091585B"/>
    <w:rsid w:val="00915A84"/>
    <w:rsid w:val="009161ED"/>
    <w:rsid w:val="00916431"/>
    <w:rsid w:val="00916D8D"/>
    <w:rsid w:val="00917040"/>
    <w:rsid w:val="00917439"/>
    <w:rsid w:val="009179DF"/>
    <w:rsid w:val="00917C50"/>
    <w:rsid w:val="00917CAE"/>
    <w:rsid w:val="00917D31"/>
    <w:rsid w:val="009203F7"/>
    <w:rsid w:val="0092059C"/>
    <w:rsid w:val="009208E2"/>
    <w:rsid w:val="00920B44"/>
    <w:rsid w:val="00921F07"/>
    <w:rsid w:val="009221C4"/>
    <w:rsid w:val="009225EC"/>
    <w:rsid w:val="00922654"/>
    <w:rsid w:val="00922A5C"/>
    <w:rsid w:val="00922BD4"/>
    <w:rsid w:val="00922F2C"/>
    <w:rsid w:val="0092303D"/>
    <w:rsid w:val="0092331F"/>
    <w:rsid w:val="009234F5"/>
    <w:rsid w:val="00924D78"/>
    <w:rsid w:val="0092532C"/>
    <w:rsid w:val="00925825"/>
    <w:rsid w:val="00925872"/>
    <w:rsid w:val="0092596E"/>
    <w:rsid w:val="00925A44"/>
    <w:rsid w:val="00925CC9"/>
    <w:rsid w:val="00925EFE"/>
    <w:rsid w:val="009260F2"/>
    <w:rsid w:val="00926494"/>
    <w:rsid w:val="00926798"/>
    <w:rsid w:val="00926C7D"/>
    <w:rsid w:val="00926DF0"/>
    <w:rsid w:val="00926EE1"/>
    <w:rsid w:val="0092736E"/>
    <w:rsid w:val="00927841"/>
    <w:rsid w:val="009302E7"/>
    <w:rsid w:val="00930611"/>
    <w:rsid w:val="009306BF"/>
    <w:rsid w:val="009307C9"/>
    <w:rsid w:val="009308DD"/>
    <w:rsid w:val="00930FFD"/>
    <w:rsid w:val="009318AD"/>
    <w:rsid w:val="00931E72"/>
    <w:rsid w:val="00931EF6"/>
    <w:rsid w:val="00931F5D"/>
    <w:rsid w:val="00931FE4"/>
    <w:rsid w:val="009321D7"/>
    <w:rsid w:val="0093248D"/>
    <w:rsid w:val="00932597"/>
    <w:rsid w:val="0093298A"/>
    <w:rsid w:val="009331CF"/>
    <w:rsid w:val="00933224"/>
    <w:rsid w:val="0093336D"/>
    <w:rsid w:val="00933531"/>
    <w:rsid w:val="00934014"/>
    <w:rsid w:val="00934B7A"/>
    <w:rsid w:val="00934CAE"/>
    <w:rsid w:val="00934EA2"/>
    <w:rsid w:val="00934FD8"/>
    <w:rsid w:val="00935495"/>
    <w:rsid w:val="009354FD"/>
    <w:rsid w:val="00935772"/>
    <w:rsid w:val="00935D9D"/>
    <w:rsid w:val="00935F8B"/>
    <w:rsid w:val="0093731C"/>
    <w:rsid w:val="00937786"/>
    <w:rsid w:val="00937C61"/>
    <w:rsid w:val="0094050C"/>
    <w:rsid w:val="00940A79"/>
    <w:rsid w:val="00941337"/>
    <w:rsid w:val="009413DA"/>
    <w:rsid w:val="00941625"/>
    <w:rsid w:val="009416E6"/>
    <w:rsid w:val="00941753"/>
    <w:rsid w:val="00941920"/>
    <w:rsid w:val="00941EC4"/>
    <w:rsid w:val="00941F6D"/>
    <w:rsid w:val="00942956"/>
    <w:rsid w:val="00942A9F"/>
    <w:rsid w:val="00942CEB"/>
    <w:rsid w:val="009431AE"/>
    <w:rsid w:val="0094354D"/>
    <w:rsid w:val="00943C36"/>
    <w:rsid w:val="00943D04"/>
    <w:rsid w:val="00943DB3"/>
    <w:rsid w:val="00944271"/>
    <w:rsid w:val="00945155"/>
    <w:rsid w:val="0094554E"/>
    <w:rsid w:val="00945551"/>
    <w:rsid w:val="0094564F"/>
    <w:rsid w:val="009458C0"/>
    <w:rsid w:val="00945961"/>
    <w:rsid w:val="00945AA6"/>
    <w:rsid w:val="0094611E"/>
    <w:rsid w:val="00946F03"/>
    <w:rsid w:val="00947207"/>
    <w:rsid w:val="0094799B"/>
    <w:rsid w:val="00947A2A"/>
    <w:rsid w:val="00947FDF"/>
    <w:rsid w:val="009501FE"/>
    <w:rsid w:val="009502F4"/>
    <w:rsid w:val="00950BD4"/>
    <w:rsid w:val="00950EEA"/>
    <w:rsid w:val="009514E6"/>
    <w:rsid w:val="009518DA"/>
    <w:rsid w:val="00952277"/>
    <w:rsid w:val="0095246A"/>
    <w:rsid w:val="009524B9"/>
    <w:rsid w:val="00952520"/>
    <w:rsid w:val="00952815"/>
    <w:rsid w:val="009528E0"/>
    <w:rsid w:val="009529EB"/>
    <w:rsid w:val="009531E1"/>
    <w:rsid w:val="009532A6"/>
    <w:rsid w:val="0095358E"/>
    <w:rsid w:val="00953805"/>
    <w:rsid w:val="00953BED"/>
    <w:rsid w:val="00953D90"/>
    <w:rsid w:val="00953F55"/>
    <w:rsid w:val="009540CE"/>
    <w:rsid w:val="009540DB"/>
    <w:rsid w:val="00955527"/>
    <w:rsid w:val="00955686"/>
    <w:rsid w:val="00955A7F"/>
    <w:rsid w:val="00956118"/>
    <w:rsid w:val="009566B5"/>
    <w:rsid w:val="009566C2"/>
    <w:rsid w:val="00956A27"/>
    <w:rsid w:val="00956D25"/>
    <w:rsid w:val="00956E33"/>
    <w:rsid w:val="009578C0"/>
    <w:rsid w:val="009579BA"/>
    <w:rsid w:val="00957A43"/>
    <w:rsid w:val="00960735"/>
    <w:rsid w:val="0096161E"/>
    <w:rsid w:val="0096191C"/>
    <w:rsid w:val="00961EA5"/>
    <w:rsid w:val="00961EB9"/>
    <w:rsid w:val="00961F89"/>
    <w:rsid w:val="009623C1"/>
    <w:rsid w:val="00962CDE"/>
    <w:rsid w:val="00963233"/>
    <w:rsid w:val="0096345C"/>
    <w:rsid w:val="009637A5"/>
    <w:rsid w:val="00963BC0"/>
    <w:rsid w:val="0096425B"/>
    <w:rsid w:val="009642BE"/>
    <w:rsid w:val="0096445B"/>
    <w:rsid w:val="009647D1"/>
    <w:rsid w:val="009648D8"/>
    <w:rsid w:val="00964F0B"/>
    <w:rsid w:val="009654C9"/>
    <w:rsid w:val="0096580C"/>
    <w:rsid w:val="00965B82"/>
    <w:rsid w:val="00965E07"/>
    <w:rsid w:val="00966119"/>
    <w:rsid w:val="0096644B"/>
    <w:rsid w:val="0096669C"/>
    <w:rsid w:val="00966D24"/>
    <w:rsid w:val="00966F3F"/>
    <w:rsid w:val="00967400"/>
    <w:rsid w:val="00967726"/>
    <w:rsid w:val="009679FD"/>
    <w:rsid w:val="00967BD2"/>
    <w:rsid w:val="0097017B"/>
    <w:rsid w:val="0097033D"/>
    <w:rsid w:val="00971137"/>
    <w:rsid w:val="009712DA"/>
    <w:rsid w:val="00971B6D"/>
    <w:rsid w:val="00972870"/>
    <w:rsid w:val="009730FC"/>
    <w:rsid w:val="00973140"/>
    <w:rsid w:val="00973D90"/>
    <w:rsid w:val="00973FB8"/>
    <w:rsid w:val="00973FEB"/>
    <w:rsid w:val="009741FE"/>
    <w:rsid w:val="00974F51"/>
    <w:rsid w:val="00974F69"/>
    <w:rsid w:val="009758E1"/>
    <w:rsid w:val="00976027"/>
    <w:rsid w:val="00976053"/>
    <w:rsid w:val="00976226"/>
    <w:rsid w:val="0097645F"/>
    <w:rsid w:val="0097649C"/>
    <w:rsid w:val="00976A1A"/>
    <w:rsid w:val="00976B49"/>
    <w:rsid w:val="00976BA5"/>
    <w:rsid w:val="00977125"/>
    <w:rsid w:val="009776F3"/>
    <w:rsid w:val="00977C91"/>
    <w:rsid w:val="00977F6E"/>
    <w:rsid w:val="00980402"/>
    <w:rsid w:val="00980481"/>
    <w:rsid w:val="009804AF"/>
    <w:rsid w:val="00981230"/>
    <w:rsid w:val="00981F9C"/>
    <w:rsid w:val="00982072"/>
    <w:rsid w:val="009822A8"/>
    <w:rsid w:val="00982531"/>
    <w:rsid w:val="009828C5"/>
    <w:rsid w:val="00982918"/>
    <w:rsid w:val="00982B57"/>
    <w:rsid w:val="00982C67"/>
    <w:rsid w:val="00983CF7"/>
    <w:rsid w:val="00983EAB"/>
    <w:rsid w:val="00983F4B"/>
    <w:rsid w:val="009843CD"/>
    <w:rsid w:val="0098443F"/>
    <w:rsid w:val="00984499"/>
    <w:rsid w:val="00984717"/>
    <w:rsid w:val="009847D7"/>
    <w:rsid w:val="00984AE5"/>
    <w:rsid w:val="00984C95"/>
    <w:rsid w:val="0098502D"/>
    <w:rsid w:val="00985329"/>
    <w:rsid w:val="00985564"/>
    <w:rsid w:val="0098609E"/>
    <w:rsid w:val="00986108"/>
    <w:rsid w:val="009862E6"/>
    <w:rsid w:val="00986B4A"/>
    <w:rsid w:val="00986CDC"/>
    <w:rsid w:val="00987148"/>
    <w:rsid w:val="009873FC"/>
    <w:rsid w:val="00990B5D"/>
    <w:rsid w:val="00990C94"/>
    <w:rsid w:val="00990D10"/>
    <w:rsid w:val="009911B6"/>
    <w:rsid w:val="009911FF"/>
    <w:rsid w:val="009913A1"/>
    <w:rsid w:val="00991D0F"/>
    <w:rsid w:val="009921BD"/>
    <w:rsid w:val="00992C8C"/>
    <w:rsid w:val="00993340"/>
    <w:rsid w:val="00993954"/>
    <w:rsid w:val="00993A37"/>
    <w:rsid w:val="00993B01"/>
    <w:rsid w:val="009941EF"/>
    <w:rsid w:val="00994578"/>
    <w:rsid w:val="009947CB"/>
    <w:rsid w:val="0099491A"/>
    <w:rsid w:val="009949B9"/>
    <w:rsid w:val="009949BC"/>
    <w:rsid w:val="00994EAC"/>
    <w:rsid w:val="00995604"/>
    <w:rsid w:val="00996205"/>
    <w:rsid w:val="0099635D"/>
    <w:rsid w:val="009963A7"/>
    <w:rsid w:val="009963E5"/>
    <w:rsid w:val="00996ADD"/>
    <w:rsid w:val="0099740D"/>
    <w:rsid w:val="00997633"/>
    <w:rsid w:val="00997950"/>
    <w:rsid w:val="00997E13"/>
    <w:rsid w:val="009A011C"/>
    <w:rsid w:val="009A014B"/>
    <w:rsid w:val="009A01C1"/>
    <w:rsid w:val="009A048A"/>
    <w:rsid w:val="009A058C"/>
    <w:rsid w:val="009A058E"/>
    <w:rsid w:val="009A09BE"/>
    <w:rsid w:val="009A11AB"/>
    <w:rsid w:val="009A147C"/>
    <w:rsid w:val="009A14DE"/>
    <w:rsid w:val="009A1A8D"/>
    <w:rsid w:val="009A1F30"/>
    <w:rsid w:val="009A2361"/>
    <w:rsid w:val="009A27C4"/>
    <w:rsid w:val="009A2967"/>
    <w:rsid w:val="009A4304"/>
    <w:rsid w:val="009A5390"/>
    <w:rsid w:val="009A53F4"/>
    <w:rsid w:val="009A56A8"/>
    <w:rsid w:val="009A56CA"/>
    <w:rsid w:val="009A56EC"/>
    <w:rsid w:val="009A5711"/>
    <w:rsid w:val="009A5971"/>
    <w:rsid w:val="009A5A97"/>
    <w:rsid w:val="009A5B10"/>
    <w:rsid w:val="009A5CD7"/>
    <w:rsid w:val="009A6104"/>
    <w:rsid w:val="009A6218"/>
    <w:rsid w:val="009A624E"/>
    <w:rsid w:val="009A6C25"/>
    <w:rsid w:val="009A7342"/>
    <w:rsid w:val="009A7471"/>
    <w:rsid w:val="009A7C22"/>
    <w:rsid w:val="009A7FA0"/>
    <w:rsid w:val="009B0A21"/>
    <w:rsid w:val="009B0BC1"/>
    <w:rsid w:val="009B0D58"/>
    <w:rsid w:val="009B1395"/>
    <w:rsid w:val="009B13B6"/>
    <w:rsid w:val="009B14EE"/>
    <w:rsid w:val="009B1628"/>
    <w:rsid w:val="009B18F9"/>
    <w:rsid w:val="009B1B7C"/>
    <w:rsid w:val="009B1DBD"/>
    <w:rsid w:val="009B1E63"/>
    <w:rsid w:val="009B22D7"/>
    <w:rsid w:val="009B2A5B"/>
    <w:rsid w:val="009B2DE9"/>
    <w:rsid w:val="009B313F"/>
    <w:rsid w:val="009B3CE3"/>
    <w:rsid w:val="009B417F"/>
    <w:rsid w:val="009B42FB"/>
    <w:rsid w:val="009B448C"/>
    <w:rsid w:val="009B45A8"/>
    <w:rsid w:val="009B4ACE"/>
    <w:rsid w:val="009B4B48"/>
    <w:rsid w:val="009B503D"/>
    <w:rsid w:val="009B5040"/>
    <w:rsid w:val="009B509A"/>
    <w:rsid w:val="009B5556"/>
    <w:rsid w:val="009B5EAD"/>
    <w:rsid w:val="009B6074"/>
    <w:rsid w:val="009B641E"/>
    <w:rsid w:val="009B6644"/>
    <w:rsid w:val="009B674E"/>
    <w:rsid w:val="009B73D0"/>
    <w:rsid w:val="009B77D4"/>
    <w:rsid w:val="009B7A25"/>
    <w:rsid w:val="009B7BBD"/>
    <w:rsid w:val="009B7CE1"/>
    <w:rsid w:val="009B7E18"/>
    <w:rsid w:val="009B7F8D"/>
    <w:rsid w:val="009C0028"/>
    <w:rsid w:val="009C0553"/>
    <w:rsid w:val="009C0A31"/>
    <w:rsid w:val="009C0DF3"/>
    <w:rsid w:val="009C1311"/>
    <w:rsid w:val="009C16A8"/>
    <w:rsid w:val="009C1866"/>
    <w:rsid w:val="009C192B"/>
    <w:rsid w:val="009C2319"/>
    <w:rsid w:val="009C271C"/>
    <w:rsid w:val="009C29C9"/>
    <w:rsid w:val="009C29CF"/>
    <w:rsid w:val="009C3025"/>
    <w:rsid w:val="009C358B"/>
    <w:rsid w:val="009C3667"/>
    <w:rsid w:val="009C3912"/>
    <w:rsid w:val="009C3B00"/>
    <w:rsid w:val="009C415C"/>
    <w:rsid w:val="009C4285"/>
    <w:rsid w:val="009C43C4"/>
    <w:rsid w:val="009C48C5"/>
    <w:rsid w:val="009C4B8D"/>
    <w:rsid w:val="009C571B"/>
    <w:rsid w:val="009C61E1"/>
    <w:rsid w:val="009C6480"/>
    <w:rsid w:val="009C6554"/>
    <w:rsid w:val="009C660F"/>
    <w:rsid w:val="009C6924"/>
    <w:rsid w:val="009C75ED"/>
    <w:rsid w:val="009C7D02"/>
    <w:rsid w:val="009D015F"/>
    <w:rsid w:val="009D02A0"/>
    <w:rsid w:val="009D0C5C"/>
    <w:rsid w:val="009D0FCF"/>
    <w:rsid w:val="009D1995"/>
    <w:rsid w:val="009D1A23"/>
    <w:rsid w:val="009D1BB6"/>
    <w:rsid w:val="009D1FB0"/>
    <w:rsid w:val="009D21CB"/>
    <w:rsid w:val="009D2521"/>
    <w:rsid w:val="009D26AF"/>
    <w:rsid w:val="009D27D4"/>
    <w:rsid w:val="009D286D"/>
    <w:rsid w:val="009D29A1"/>
    <w:rsid w:val="009D2F8D"/>
    <w:rsid w:val="009D3378"/>
    <w:rsid w:val="009D3D23"/>
    <w:rsid w:val="009D4780"/>
    <w:rsid w:val="009D4A86"/>
    <w:rsid w:val="009D5234"/>
    <w:rsid w:val="009D53A3"/>
    <w:rsid w:val="009D5BCB"/>
    <w:rsid w:val="009D63D3"/>
    <w:rsid w:val="009D6AFC"/>
    <w:rsid w:val="009D74C6"/>
    <w:rsid w:val="009D7533"/>
    <w:rsid w:val="009D7597"/>
    <w:rsid w:val="009E00D0"/>
    <w:rsid w:val="009E014C"/>
    <w:rsid w:val="009E025D"/>
    <w:rsid w:val="009E045B"/>
    <w:rsid w:val="009E0A81"/>
    <w:rsid w:val="009E1387"/>
    <w:rsid w:val="009E189E"/>
    <w:rsid w:val="009E196F"/>
    <w:rsid w:val="009E1983"/>
    <w:rsid w:val="009E1CC9"/>
    <w:rsid w:val="009E24CB"/>
    <w:rsid w:val="009E25F6"/>
    <w:rsid w:val="009E2F2E"/>
    <w:rsid w:val="009E3B75"/>
    <w:rsid w:val="009E4043"/>
    <w:rsid w:val="009E4065"/>
    <w:rsid w:val="009E424D"/>
    <w:rsid w:val="009E53CD"/>
    <w:rsid w:val="009E5716"/>
    <w:rsid w:val="009E57AE"/>
    <w:rsid w:val="009E652D"/>
    <w:rsid w:val="009E65DD"/>
    <w:rsid w:val="009E668B"/>
    <w:rsid w:val="009E69FB"/>
    <w:rsid w:val="009E6CF2"/>
    <w:rsid w:val="009E6E0C"/>
    <w:rsid w:val="009E73A3"/>
    <w:rsid w:val="009E7984"/>
    <w:rsid w:val="009E7CB7"/>
    <w:rsid w:val="009E7D70"/>
    <w:rsid w:val="009E7DB3"/>
    <w:rsid w:val="009F1167"/>
    <w:rsid w:val="009F1439"/>
    <w:rsid w:val="009F168B"/>
    <w:rsid w:val="009F1A5C"/>
    <w:rsid w:val="009F1B6A"/>
    <w:rsid w:val="009F2028"/>
    <w:rsid w:val="009F238B"/>
    <w:rsid w:val="009F2B91"/>
    <w:rsid w:val="009F2E14"/>
    <w:rsid w:val="009F2E15"/>
    <w:rsid w:val="009F30B3"/>
    <w:rsid w:val="009F320B"/>
    <w:rsid w:val="009F343B"/>
    <w:rsid w:val="009F4711"/>
    <w:rsid w:val="009F4C64"/>
    <w:rsid w:val="009F51BF"/>
    <w:rsid w:val="009F5348"/>
    <w:rsid w:val="009F53AA"/>
    <w:rsid w:val="009F55F3"/>
    <w:rsid w:val="009F5A78"/>
    <w:rsid w:val="009F5D50"/>
    <w:rsid w:val="009F5D95"/>
    <w:rsid w:val="009F66F1"/>
    <w:rsid w:val="009F69F6"/>
    <w:rsid w:val="009F6DAB"/>
    <w:rsid w:val="009F7143"/>
    <w:rsid w:val="009F731A"/>
    <w:rsid w:val="009F75B2"/>
    <w:rsid w:val="00A0042A"/>
    <w:rsid w:val="00A006A4"/>
    <w:rsid w:val="00A00CC0"/>
    <w:rsid w:val="00A010FB"/>
    <w:rsid w:val="00A01F9D"/>
    <w:rsid w:val="00A020DD"/>
    <w:rsid w:val="00A0284F"/>
    <w:rsid w:val="00A029AB"/>
    <w:rsid w:val="00A02C04"/>
    <w:rsid w:val="00A02F85"/>
    <w:rsid w:val="00A034B0"/>
    <w:rsid w:val="00A03801"/>
    <w:rsid w:val="00A039F8"/>
    <w:rsid w:val="00A03A03"/>
    <w:rsid w:val="00A03A89"/>
    <w:rsid w:val="00A0459A"/>
    <w:rsid w:val="00A0472C"/>
    <w:rsid w:val="00A04971"/>
    <w:rsid w:val="00A04A3A"/>
    <w:rsid w:val="00A04E51"/>
    <w:rsid w:val="00A04E87"/>
    <w:rsid w:val="00A053D0"/>
    <w:rsid w:val="00A056EC"/>
    <w:rsid w:val="00A05A60"/>
    <w:rsid w:val="00A05B85"/>
    <w:rsid w:val="00A061CC"/>
    <w:rsid w:val="00A0645B"/>
    <w:rsid w:val="00A06737"/>
    <w:rsid w:val="00A067D9"/>
    <w:rsid w:val="00A06BD6"/>
    <w:rsid w:val="00A06CA9"/>
    <w:rsid w:val="00A06DDB"/>
    <w:rsid w:val="00A06EDB"/>
    <w:rsid w:val="00A06FD7"/>
    <w:rsid w:val="00A071F1"/>
    <w:rsid w:val="00A072CE"/>
    <w:rsid w:val="00A0784A"/>
    <w:rsid w:val="00A1005D"/>
    <w:rsid w:val="00A11414"/>
    <w:rsid w:val="00A11541"/>
    <w:rsid w:val="00A11633"/>
    <w:rsid w:val="00A11D9B"/>
    <w:rsid w:val="00A11EC0"/>
    <w:rsid w:val="00A122E7"/>
    <w:rsid w:val="00A1293B"/>
    <w:rsid w:val="00A12A1C"/>
    <w:rsid w:val="00A12AEB"/>
    <w:rsid w:val="00A12AFB"/>
    <w:rsid w:val="00A12B1E"/>
    <w:rsid w:val="00A12E00"/>
    <w:rsid w:val="00A12E2E"/>
    <w:rsid w:val="00A13305"/>
    <w:rsid w:val="00A13396"/>
    <w:rsid w:val="00A134F7"/>
    <w:rsid w:val="00A13A86"/>
    <w:rsid w:val="00A13BF1"/>
    <w:rsid w:val="00A15319"/>
    <w:rsid w:val="00A155EB"/>
    <w:rsid w:val="00A156FE"/>
    <w:rsid w:val="00A15B98"/>
    <w:rsid w:val="00A15E20"/>
    <w:rsid w:val="00A160B3"/>
    <w:rsid w:val="00A16243"/>
    <w:rsid w:val="00A163C8"/>
    <w:rsid w:val="00A17041"/>
    <w:rsid w:val="00A176F7"/>
    <w:rsid w:val="00A17BD1"/>
    <w:rsid w:val="00A17C03"/>
    <w:rsid w:val="00A17DE9"/>
    <w:rsid w:val="00A200F3"/>
    <w:rsid w:val="00A20ACA"/>
    <w:rsid w:val="00A2116C"/>
    <w:rsid w:val="00A211E5"/>
    <w:rsid w:val="00A21867"/>
    <w:rsid w:val="00A22301"/>
    <w:rsid w:val="00A22739"/>
    <w:rsid w:val="00A2273B"/>
    <w:rsid w:val="00A228DA"/>
    <w:rsid w:val="00A22A0C"/>
    <w:rsid w:val="00A22EDE"/>
    <w:rsid w:val="00A22FFC"/>
    <w:rsid w:val="00A231A6"/>
    <w:rsid w:val="00A2369A"/>
    <w:rsid w:val="00A23B07"/>
    <w:rsid w:val="00A23E88"/>
    <w:rsid w:val="00A24138"/>
    <w:rsid w:val="00A2473B"/>
    <w:rsid w:val="00A24DB9"/>
    <w:rsid w:val="00A253AD"/>
    <w:rsid w:val="00A258E9"/>
    <w:rsid w:val="00A26002"/>
    <w:rsid w:val="00A26165"/>
    <w:rsid w:val="00A26530"/>
    <w:rsid w:val="00A271A2"/>
    <w:rsid w:val="00A27877"/>
    <w:rsid w:val="00A278F0"/>
    <w:rsid w:val="00A27B26"/>
    <w:rsid w:val="00A27D03"/>
    <w:rsid w:val="00A30A05"/>
    <w:rsid w:val="00A30CF3"/>
    <w:rsid w:val="00A31098"/>
    <w:rsid w:val="00A31338"/>
    <w:rsid w:val="00A31834"/>
    <w:rsid w:val="00A31FFD"/>
    <w:rsid w:val="00A32156"/>
    <w:rsid w:val="00A32159"/>
    <w:rsid w:val="00A32206"/>
    <w:rsid w:val="00A32316"/>
    <w:rsid w:val="00A32400"/>
    <w:rsid w:val="00A3283A"/>
    <w:rsid w:val="00A32914"/>
    <w:rsid w:val="00A32BFA"/>
    <w:rsid w:val="00A331A4"/>
    <w:rsid w:val="00A331B9"/>
    <w:rsid w:val="00A333B7"/>
    <w:rsid w:val="00A33542"/>
    <w:rsid w:val="00A337BC"/>
    <w:rsid w:val="00A33998"/>
    <w:rsid w:val="00A341D0"/>
    <w:rsid w:val="00A3436D"/>
    <w:rsid w:val="00A3441C"/>
    <w:rsid w:val="00A34B64"/>
    <w:rsid w:val="00A34DC8"/>
    <w:rsid w:val="00A35114"/>
    <w:rsid w:val="00A3548B"/>
    <w:rsid w:val="00A35990"/>
    <w:rsid w:val="00A35A43"/>
    <w:rsid w:val="00A35CEA"/>
    <w:rsid w:val="00A35DF6"/>
    <w:rsid w:val="00A3612C"/>
    <w:rsid w:val="00A368C7"/>
    <w:rsid w:val="00A36E44"/>
    <w:rsid w:val="00A37B6B"/>
    <w:rsid w:val="00A37FBE"/>
    <w:rsid w:val="00A405CD"/>
    <w:rsid w:val="00A40D57"/>
    <w:rsid w:val="00A40FD4"/>
    <w:rsid w:val="00A4129B"/>
    <w:rsid w:val="00A42231"/>
    <w:rsid w:val="00A42619"/>
    <w:rsid w:val="00A429D8"/>
    <w:rsid w:val="00A42DA2"/>
    <w:rsid w:val="00A43094"/>
    <w:rsid w:val="00A43F6F"/>
    <w:rsid w:val="00A44670"/>
    <w:rsid w:val="00A44988"/>
    <w:rsid w:val="00A44AB3"/>
    <w:rsid w:val="00A44BE0"/>
    <w:rsid w:val="00A44C58"/>
    <w:rsid w:val="00A4552E"/>
    <w:rsid w:val="00A45931"/>
    <w:rsid w:val="00A45BBA"/>
    <w:rsid w:val="00A45C0B"/>
    <w:rsid w:val="00A4601B"/>
    <w:rsid w:val="00A46870"/>
    <w:rsid w:val="00A468FD"/>
    <w:rsid w:val="00A46A1E"/>
    <w:rsid w:val="00A47039"/>
    <w:rsid w:val="00A47825"/>
    <w:rsid w:val="00A478A0"/>
    <w:rsid w:val="00A4790A"/>
    <w:rsid w:val="00A5004D"/>
    <w:rsid w:val="00A5024F"/>
    <w:rsid w:val="00A506EB"/>
    <w:rsid w:val="00A50951"/>
    <w:rsid w:val="00A50DB8"/>
    <w:rsid w:val="00A51598"/>
    <w:rsid w:val="00A51736"/>
    <w:rsid w:val="00A5249C"/>
    <w:rsid w:val="00A52C84"/>
    <w:rsid w:val="00A52E93"/>
    <w:rsid w:val="00A52F70"/>
    <w:rsid w:val="00A5320C"/>
    <w:rsid w:val="00A53282"/>
    <w:rsid w:val="00A53620"/>
    <w:rsid w:val="00A53AE7"/>
    <w:rsid w:val="00A53D00"/>
    <w:rsid w:val="00A544BA"/>
    <w:rsid w:val="00A54FC2"/>
    <w:rsid w:val="00A564A2"/>
    <w:rsid w:val="00A564C0"/>
    <w:rsid w:val="00A567C4"/>
    <w:rsid w:val="00A57F81"/>
    <w:rsid w:val="00A57F96"/>
    <w:rsid w:val="00A60459"/>
    <w:rsid w:val="00A607F8"/>
    <w:rsid w:val="00A60B16"/>
    <w:rsid w:val="00A60B64"/>
    <w:rsid w:val="00A60B9D"/>
    <w:rsid w:val="00A60C70"/>
    <w:rsid w:val="00A616AB"/>
    <w:rsid w:val="00A62319"/>
    <w:rsid w:val="00A624FD"/>
    <w:rsid w:val="00A629FC"/>
    <w:rsid w:val="00A62BF6"/>
    <w:rsid w:val="00A62EE6"/>
    <w:rsid w:val="00A63145"/>
    <w:rsid w:val="00A63262"/>
    <w:rsid w:val="00A633B7"/>
    <w:rsid w:val="00A636E7"/>
    <w:rsid w:val="00A63862"/>
    <w:rsid w:val="00A642A2"/>
    <w:rsid w:val="00A65676"/>
    <w:rsid w:val="00A65BE6"/>
    <w:rsid w:val="00A65F7C"/>
    <w:rsid w:val="00A6735C"/>
    <w:rsid w:val="00A6740C"/>
    <w:rsid w:val="00A679CE"/>
    <w:rsid w:val="00A70016"/>
    <w:rsid w:val="00A700E9"/>
    <w:rsid w:val="00A70AC7"/>
    <w:rsid w:val="00A70B45"/>
    <w:rsid w:val="00A70E9F"/>
    <w:rsid w:val="00A70EB4"/>
    <w:rsid w:val="00A7209D"/>
    <w:rsid w:val="00A73312"/>
    <w:rsid w:val="00A73394"/>
    <w:rsid w:val="00A73409"/>
    <w:rsid w:val="00A736F0"/>
    <w:rsid w:val="00A7371D"/>
    <w:rsid w:val="00A73CFD"/>
    <w:rsid w:val="00A73E78"/>
    <w:rsid w:val="00A73F0E"/>
    <w:rsid w:val="00A751D5"/>
    <w:rsid w:val="00A752AA"/>
    <w:rsid w:val="00A75381"/>
    <w:rsid w:val="00A75C92"/>
    <w:rsid w:val="00A76B97"/>
    <w:rsid w:val="00A76E96"/>
    <w:rsid w:val="00A76F73"/>
    <w:rsid w:val="00A770C5"/>
    <w:rsid w:val="00A771BF"/>
    <w:rsid w:val="00A7728C"/>
    <w:rsid w:val="00A77317"/>
    <w:rsid w:val="00A77330"/>
    <w:rsid w:val="00A776F7"/>
    <w:rsid w:val="00A77A16"/>
    <w:rsid w:val="00A77E10"/>
    <w:rsid w:val="00A77F39"/>
    <w:rsid w:val="00A8032B"/>
    <w:rsid w:val="00A80A98"/>
    <w:rsid w:val="00A81399"/>
    <w:rsid w:val="00A81BA4"/>
    <w:rsid w:val="00A81DE0"/>
    <w:rsid w:val="00A82216"/>
    <w:rsid w:val="00A8244E"/>
    <w:rsid w:val="00A82921"/>
    <w:rsid w:val="00A82C06"/>
    <w:rsid w:val="00A82F14"/>
    <w:rsid w:val="00A82F38"/>
    <w:rsid w:val="00A82FDD"/>
    <w:rsid w:val="00A84567"/>
    <w:rsid w:val="00A84B69"/>
    <w:rsid w:val="00A84D6D"/>
    <w:rsid w:val="00A85241"/>
    <w:rsid w:val="00A85CED"/>
    <w:rsid w:val="00A85DFF"/>
    <w:rsid w:val="00A85F47"/>
    <w:rsid w:val="00A866A8"/>
    <w:rsid w:val="00A86885"/>
    <w:rsid w:val="00A86CBB"/>
    <w:rsid w:val="00A87170"/>
    <w:rsid w:val="00A8720B"/>
    <w:rsid w:val="00A87219"/>
    <w:rsid w:val="00A8751E"/>
    <w:rsid w:val="00A87812"/>
    <w:rsid w:val="00A87B4D"/>
    <w:rsid w:val="00A87B92"/>
    <w:rsid w:val="00A87F1A"/>
    <w:rsid w:val="00A901CC"/>
    <w:rsid w:val="00A906F1"/>
    <w:rsid w:val="00A90DBE"/>
    <w:rsid w:val="00A90E17"/>
    <w:rsid w:val="00A9181A"/>
    <w:rsid w:val="00A9258B"/>
    <w:rsid w:val="00A92D9C"/>
    <w:rsid w:val="00A93181"/>
    <w:rsid w:val="00A932A3"/>
    <w:rsid w:val="00A935A1"/>
    <w:rsid w:val="00A93601"/>
    <w:rsid w:val="00A93740"/>
    <w:rsid w:val="00A950D0"/>
    <w:rsid w:val="00A958B7"/>
    <w:rsid w:val="00A95BB1"/>
    <w:rsid w:val="00A9651B"/>
    <w:rsid w:val="00A96539"/>
    <w:rsid w:val="00A965AB"/>
    <w:rsid w:val="00A96E09"/>
    <w:rsid w:val="00A97BAC"/>
    <w:rsid w:val="00A97F49"/>
    <w:rsid w:val="00A97F5E"/>
    <w:rsid w:val="00AA03D3"/>
    <w:rsid w:val="00AA08F9"/>
    <w:rsid w:val="00AA095D"/>
    <w:rsid w:val="00AA0ADA"/>
    <w:rsid w:val="00AA0F0F"/>
    <w:rsid w:val="00AA18A0"/>
    <w:rsid w:val="00AA2143"/>
    <w:rsid w:val="00AA2288"/>
    <w:rsid w:val="00AA23B5"/>
    <w:rsid w:val="00AA2678"/>
    <w:rsid w:val="00AA31E2"/>
    <w:rsid w:val="00AA3EA2"/>
    <w:rsid w:val="00AA4266"/>
    <w:rsid w:val="00AA4A7D"/>
    <w:rsid w:val="00AA4BE2"/>
    <w:rsid w:val="00AA4DE7"/>
    <w:rsid w:val="00AA4E8D"/>
    <w:rsid w:val="00AA5026"/>
    <w:rsid w:val="00AA518E"/>
    <w:rsid w:val="00AA5643"/>
    <w:rsid w:val="00AA5849"/>
    <w:rsid w:val="00AA5FAF"/>
    <w:rsid w:val="00AA617D"/>
    <w:rsid w:val="00AA61F1"/>
    <w:rsid w:val="00AA6776"/>
    <w:rsid w:val="00AA6878"/>
    <w:rsid w:val="00AA6DA5"/>
    <w:rsid w:val="00AA72C5"/>
    <w:rsid w:val="00AA76DB"/>
    <w:rsid w:val="00AA7854"/>
    <w:rsid w:val="00AA7AFA"/>
    <w:rsid w:val="00AA7D8E"/>
    <w:rsid w:val="00AB0545"/>
    <w:rsid w:val="00AB05CE"/>
    <w:rsid w:val="00AB1093"/>
    <w:rsid w:val="00AB110C"/>
    <w:rsid w:val="00AB16F7"/>
    <w:rsid w:val="00AB182C"/>
    <w:rsid w:val="00AB2B74"/>
    <w:rsid w:val="00AB2D9C"/>
    <w:rsid w:val="00AB2EB3"/>
    <w:rsid w:val="00AB2EF6"/>
    <w:rsid w:val="00AB30CC"/>
    <w:rsid w:val="00AB3277"/>
    <w:rsid w:val="00AB365F"/>
    <w:rsid w:val="00AB37FE"/>
    <w:rsid w:val="00AB3C90"/>
    <w:rsid w:val="00AB433D"/>
    <w:rsid w:val="00AB4409"/>
    <w:rsid w:val="00AB443A"/>
    <w:rsid w:val="00AB48DA"/>
    <w:rsid w:val="00AB4C35"/>
    <w:rsid w:val="00AB4FB5"/>
    <w:rsid w:val="00AB56A0"/>
    <w:rsid w:val="00AB5A8C"/>
    <w:rsid w:val="00AB5F20"/>
    <w:rsid w:val="00AB6079"/>
    <w:rsid w:val="00AB62FF"/>
    <w:rsid w:val="00AB6661"/>
    <w:rsid w:val="00AB69EC"/>
    <w:rsid w:val="00AB6AE9"/>
    <w:rsid w:val="00AB7A55"/>
    <w:rsid w:val="00AB7C70"/>
    <w:rsid w:val="00AB7FC2"/>
    <w:rsid w:val="00AC0277"/>
    <w:rsid w:val="00AC02E3"/>
    <w:rsid w:val="00AC08E9"/>
    <w:rsid w:val="00AC0A84"/>
    <w:rsid w:val="00AC1337"/>
    <w:rsid w:val="00AC1396"/>
    <w:rsid w:val="00AC1E00"/>
    <w:rsid w:val="00AC1FB9"/>
    <w:rsid w:val="00AC2327"/>
    <w:rsid w:val="00AC26C3"/>
    <w:rsid w:val="00AC2A6D"/>
    <w:rsid w:val="00AC2DA7"/>
    <w:rsid w:val="00AC2F5D"/>
    <w:rsid w:val="00AC338B"/>
    <w:rsid w:val="00AC391E"/>
    <w:rsid w:val="00AC4049"/>
    <w:rsid w:val="00AC4133"/>
    <w:rsid w:val="00AC4909"/>
    <w:rsid w:val="00AC52DE"/>
    <w:rsid w:val="00AC5603"/>
    <w:rsid w:val="00AC5A44"/>
    <w:rsid w:val="00AC6C00"/>
    <w:rsid w:val="00AC70A3"/>
    <w:rsid w:val="00AC750A"/>
    <w:rsid w:val="00AC76FC"/>
    <w:rsid w:val="00AC7792"/>
    <w:rsid w:val="00AC7865"/>
    <w:rsid w:val="00AC7948"/>
    <w:rsid w:val="00AC79DC"/>
    <w:rsid w:val="00AD0051"/>
    <w:rsid w:val="00AD0C54"/>
    <w:rsid w:val="00AD0F4A"/>
    <w:rsid w:val="00AD15C8"/>
    <w:rsid w:val="00AD168A"/>
    <w:rsid w:val="00AD194B"/>
    <w:rsid w:val="00AD1CF0"/>
    <w:rsid w:val="00AD1D0D"/>
    <w:rsid w:val="00AD254B"/>
    <w:rsid w:val="00AD2752"/>
    <w:rsid w:val="00AD2E6B"/>
    <w:rsid w:val="00AD364F"/>
    <w:rsid w:val="00AD37C2"/>
    <w:rsid w:val="00AD38CA"/>
    <w:rsid w:val="00AD3C67"/>
    <w:rsid w:val="00AD40A4"/>
    <w:rsid w:val="00AD44A7"/>
    <w:rsid w:val="00AD4D0D"/>
    <w:rsid w:val="00AD4E93"/>
    <w:rsid w:val="00AD53EB"/>
    <w:rsid w:val="00AD5E57"/>
    <w:rsid w:val="00AD62DA"/>
    <w:rsid w:val="00AD635E"/>
    <w:rsid w:val="00AD6387"/>
    <w:rsid w:val="00AD6622"/>
    <w:rsid w:val="00AD69CE"/>
    <w:rsid w:val="00AD6D98"/>
    <w:rsid w:val="00AD6DDA"/>
    <w:rsid w:val="00AE0545"/>
    <w:rsid w:val="00AE08A3"/>
    <w:rsid w:val="00AE0AAA"/>
    <w:rsid w:val="00AE145A"/>
    <w:rsid w:val="00AE1F13"/>
    <w:rsid w:val="00AE21C4"/>
    <w:rsid w:val="00AE2485"/>
    <w:rsid w:val="00AE2989"/>
    <w:rsid w:val="00AE2BC8"/>
    <w:rsid w:val="00AE2C00"/>
    <w:rsid w:val="00AE31D8"/>
    <w:rsid w:val="00AE3258"/>
    <w:rsid w:val="00AE37E1"/>
    <w:rsid w:val="00AE39B8"/>
    <w:rsid w:val="00AE3B74"/>
    <w:rsid w:val="00AE3D21"/>
    <w:rsid w:val="00AE3FBD"/>
    <w:rsid w:val="00AE43CC"/>
    <w:rsid w:val="00AE466F"/>
    <w:rsid w:val="00AE48C3"/>
    <w:rsid w:val="00AE4A25"/>
    <w:rsid w:val="00AE4D45"/>
    <w:rsid w:val="00AE4E40"/>
    <w:rsid w:val="00AE4E7F"/>
    <w:rsid w:val="00AE52E3"/>
    <w:rsid w:val="00AE546E"/>
    <w:rsid w:val="00AE58E6"/>
    <w:rsid w:val="00AE5956"/>
    <w:rsid w:val="00AE59EC"/>
    <w:rsid w:val="00AE5BED"/>
    <w:rsid w:val="00AE5EE5"/>
    <w:rsid w:val="00AE6551"/>
    <w:rsid w:val="00AE6616"/>
    <w:rsid w:val="00AE667A"/>
    <w:rsid w:val="00AE6B35"/>
    <w:rsid w:val="00AE6D88"/>
    <w:rsid w:val="00AE6DD5"/>
    <w:rsid w:val="00AE7334"/>
    <w:rsid w:val="00AE7451"/>
    <w:rsid w:val="00AE793A"/>
    <w:rsid w:val="00AE7DCF"/>
    <w:rsid w:val="00AF0068"/>
    <w:rsid w:val="00AF00F3"/>
    <w:rsid w:val="00AF02BE"/>
    <w:rsid w:val="00AF031B"/>
    <w:rsid w:val="00AF0631"/>
    <w:rsid w:val="00AF0A48"/>
    <w:rsid w:val="00AF0C7C"/>
    <w:rsid w:val="00AF0DCE"/>
    <w:rsid w:val="00AF113E"/>
    <w:rsid w:val="00AF1210"/>
    <w:rsid w:val="00AF1475"/>
    <w:rsid w:val="00AF2235"/>
    <w:rsid w:val="00AF23A1"/>
    <w:rsid w:val="00AF2B39"/>
    <w:rsid w:val="00AF3461"/>
    <w:rsid w:val="00AF362A"/>
    <w:rsid w:val="00AF379F"/>
    <w:rsid w:val="00AF3B47"/>
    <w:rsid w:val="00AF4003"/>
    <w:rsid w:val="00AF4D66"/>
    <w:rsid w:val="00AF4EFB"/>
    <w:rsid w:val="00AF5427"/>
    <w:rsid w:val="00AF546F"/>
    <w:rsid w:val="00AF5581"/>
    <w:rsid w:val="00AF55B9"/>
    <w:rsid w:val="00AF570B"/>
    <w:rsid w:val="00AF5878"/>
    <w:rsid w:val="00AF597C"/>
    <w:rsid w:val="00AF5A80"/>
    <w:rsid w:val="00AF5AE9"/>
    <w:rsid w:val="00AF5D74"/>
    <w:rsid w:val="00AF5E1C"/>
    <w:rsid w:val="00AF5F03"/>
    <w:rsid w:val="00AF60BD"/>
    <w:rsid w:val="00AF62B0"/>
    <w:rsid w:val="00AF65F9"/>
    <w:rsid w:val="00AF6802"/>
    <w:rsid w:val="00AF699D"/>
    <w:rsid w:val="00AF6AA4"/>
    <w:rsid w:val="00AF6AD7"/>
    <w:rsid w:val="00AF6B6C"/>
    <w:rsid w:val="00AF6C7B"/>
    <w:rsid w:val="00AF6EB4"/>
    <w:rsid w:val="00AF7030"/>
    <w:rsid w:val="00AF70AC"/>
    <w:rsid w:val="00AF7505"/>
    <w:rsid w:val="00AF75B7"/>
    <w:rsid w:val="00B00DF9"/>
    <w:rsid w:val="00B00EA6"/>
    <w:rsid w:val="00B00F9E"/>
    <w:rsid w:val="00B010BA"/>
    <w:rsid w:val="00B01313"/>
    <w:rsid w:val="00B01786"/>
    <w:rsid w:val="00B0196A"/>
    <w:rsid w:val="00B01AA3"/>
    <w:rsid w:val="00B01D10"/>
    <w:rsid w:val="00B01FA8"/>
    <w:rsid w:val="00B0222B"/>
    <w:rsid w:val="00B026C5"/>
    <w:rsid w:val="00B028F8"/>
    <w:rsid w:val="00B02C1D"/>
    <w:rsid w:val="00B031DD"/>
    <w:rsid w:val="00B034A0"/>
    <w:rsid w:val="00B037B4"/>
    <w:rsid w:val="00B03B29"/>
    <w:rsid w:val="00B0429D"/>
    <w:rsid w:val="00B04578"/>
    <w:rsid w:val="00B04601"/>
    <w:rsid w:val="00B048F9"/>
    <w:rsid w:val="00B049B0"/>
    <w:rsid w:val="00B04BDD"/>
    <w:rsid w:val="00B04F10"/>
    <w:rsid w:val="00B04F6D"/>
    <w:rsid w:val="00B051C8"/>
    <w:rsid w:val="00B051E8"/>
    <w:rsid w:val="00B05424"/>
    <w:rsid w:val="00B055FC"/>
    <w:rsid w:val="00B0595C"/>
    <w:rsid w:val="00B05B6A"/>
    <w:rsid w:val="00B06186"/>
    <w:rsid w:val="00B069CA"/>
    <w:rsid w:val="00B06ABF"/>
    <w:rsid w:val="00B07617"/>
    <w:rsid w:val="00B076B2"/>
    <w:rsid w:val="00B07CB5"/>
    <w:rsid w:val="00B07FD5"/>
    <w:rsid w:val="00B10271"/>
    <w:rsid w:val="00B10444"/>
    <w:rsid w:val="00B10827"/>
    <w:rsid w:val="00B1082C"/>
    <w:rsid w:val="00B10C58"/>
    <w:rsid w:val="00B11BDD"/>
    <w:rsid w:val="00B11D09"/>
    <w:rsid w:val="00B124B5"/>
    <w:rsid w:val="00B12560"/>
    <w:rsid w:val="00B12846"/>
    <w:rsid w:val="00B128CC"/>
    <w:rsid w:val="00B128E8"/>
    <w:rsid w:val="00B12B1A"/>
    <w:rsid w:val="00B12D47"/>
    <w:rsid w:val="00B13059"/>
    <w:rsid w:val="00B13278"/>
    <w:rsid w:val="00B13E01"/>
    <w:rsid w:val="00B13E3B"/>
    <w:rsid w:val="00B13EC3"/>
    <w:rsid w:val="00B13F6A"/>
    <w:rsid w:val="00B14019"/>
    <w:rsid w:val="00B141DC"/>
    <w:rsid w:val="00B147A5"/>
    <w:rsid w:val="00B15207"/>
    <w:rsid w:val="00B154D3"/>
    <w:rsid w:val="00B15A1B"/>
    <w:rsid w:val="00B15A33"/>
    <w:rsid w:val="00B15A82"/>
    <w:rsid w:val="00B161D4"/>
    <w:rsid w:val="00B1623D"/>
    <w:rsid w:val="00B164DF"/>
    <w:rsid w:val="00B16708"/>
    <w:rsid w:val="00B16988"/>
    <w:rsid w:val="00B16F54"/>
    <w:rsid w:val="00B174FB"/>
    <w:rsid w:val="00B177C7"/>
    <w:rsid w:val="00B17A3F"/>
    <w:rsid w:val="00B17DD7"/>
    <w:rsid w:val="00B17F55"/>
    <w:rsid w:val="00B20210"/>
    <w:rsid w:val="00B20832"/>
    <w:rsid w:val="00B20AEA"/>
    <w:rsid w:val="00B21855"/>
    <w:rsid w:val="00B2189E"/>
    <w:rsid w:val="00B22055"/>
    <w:rsid w:val="00B2212B"/>
    <w:rsid w:val="00B22206"/>
    <w:rsid w:val="00B22C20"/>
    <w:rsid w:val="00B232FE"/>
    <w:rsid w:val="00B234FE"/>
    <w:rsid w:val="00B2355E"/>
    <w:rsid w:val="00B2362F"/>
    <w:rsid w:val="00B239B0"/>
    <w:rsid w:val="00B240A4"/>
    <w:rsid w:val="00B24461"/>
    <w:rsid w:val="00B244FC"/>
    <w:rsid w:val="00B2461C"/>
    <w:rsid w:val="00B2478D"/>
    <w:rsid w:val="00B24A55"/>
    <w:rsid w:val="00B24DC4"/>
    <w:rsid w:val="00B24E93"/>
    <w:rsid w:val="00B252A0"/>
    <w:rsid w:val="00B25796"/>
    <w:rsid w:val="00B25943"/>
    <w:rsid w:val="00B25C05"/>
    <w:rsid w:val="00B25C34"/>
    <w:rsid w:val="00B26095"/>
    <w:rsid w:val="00B26BEB"/>
    <w:rsid w:val="00B270ED"/>
    <w:rsid w:val="00B27529"/>
    <w:rsid w:val="00B2795A"/>
    <w:rsid w:val="00B27E84"/>
    <w:rsid w:val="00B3017D"/>
    <w:rsid w:val="00B30987"/>
    <w:rsid w:val="00B30FB3"/>
    <w:rsid w:val="00B31340"/>
    <w:rsid w:val="00B3137E"/>
    <w:rsid w:val="00B315BB"/>
    <w:rsid w:val="00B31BE3"/>
    <w:rsid w:val="00B31DB9"/>
    <w:rsid w:val="00B31F74"/>
    <w:rsid w:val="00B32521"/>
    <w:rsid w:val="00B33386"/>
    <w:rsid w:val="00B336A6"/>
    <w:rsid w:val="00B33DAF"/>
    <w:rsid w:val="00B33E83"/>
    <w:rsid w:val="00B3412E"/>
    <w:rsid w:val="00B3477C"/>
    <w:rsid w:val="00B350D0"/>
    <w:rsid w:val="00B3511D"/>
    <w:rsid w:val="00B352E9"/>
    <w:rsid w:val="00B3540A"/>
    <w:rsid w:val="00B35651"/>
    <w:rsid w:val="00B35874"/>
    <w:rsid w:val="00B3588D"/>
    <w:rsid w:val="00B358F2"/>
    <w:rsid w:val="00B359E5"/>
    <w:rsid w:val="00B35D5E"/>
    <w:rsid w:val="00B35E57"/>
    <w:rsid w:val="00B3601E"/>
    <w:rsid w:val="00B36328"/>
    <w:rsid w:val="00B3685B"/>
    <w:rsid w:val="00B3712C"/>
    <w:rsid w:val="00B37237"/>
    <w:rsid w:val="00B37384"/>
    <w:rsid w:val="00B3754B"/>
    <w:rsid w:val="00B3791E"/>
    <w:rsid w:val="00B379CC"/>
    <w:rsid w:val="00B379E5"/>
    <w:rsid w:val="00B402D7"/>
    <w:rsid w:val="00B4048B"/>
    <w:rsid w:val="00B40745"/>
    <w:rsid w:val="00B410F8"/>
    <w:rsid w:val="00B4112F"/>
    <w:rsid w:val="00B4203E"/>
    <w:rsid w:val="00B423B6"/>
    <w:rsid w:val="00B42EBA"/>
    <w:rsid w:val="00B42F41"/>
    <w:rsid w:val="00B43402"/>
    <w:rsid w:val="00B4398C"/>
    <w:rsid w:val="00B44116"/>
    <w:rsid w:val="00B44254"/>
    <w:rsid w:val="00B4436A"/>
    <w:rsid w:val="00B447AF"/>
    <w:rsid w:val="00B44B3F"/>
    <w:rsid w:val="00B44B45"/>
    <w:rsid w:val="00B4522A"/>
    <w:rsid w:val="00B4532E"/>
    <w:rsid w:val="00B4560C"/>
    <w:rsid w:val="00B457FA"/>
    <w:rsid w:val="00B45F94"/>
    <w:rsid w:val="00B460C9"/>
    <w:rsid w:val="00B460E1"/>
    <w:rsid w:val="00B461DD"/>
    <w:rsid w:val="00B46587"/>
    <w:rsid w:val="00B46944"/>
    <w:rsid w:val="00B46B2E"/>
    <w:rsid w:val="00B46FA6"/>
    <w:rsid w:val="00B47334"/>
    <w:rsid w:val="00B502A3"/>
    <w:rsid w:val="00B506DB"/>
    <w:rsid w:val="00B50CFF"/>
    <w:rsid w:val="00B510D6"/>
    <w:rsid w:val="00B51349"/>
    <w:rsid w:val="00B513E5"/>
    <w:rsid w:val="00B51D3E"/>
    <w:rsid w:val="00B51E70"/>
    <w:rsid w:val="00B51F71"/>
    <w:rsid w:val="00B52198"/>
    <w:rsid w:val="00B52973"/>
    <w:rsid w:val="00B5323C"/>
    <w:rsid w:val="00B53B3A"/>
    <w:rsid w:val="00B53C2F"/>
    <w:rsid w:val="00B53C87"/>
    <w:rsid w:val="00B54139"/>
    <w:rsid w:val="00B54570"/>
    <w:rsid w:val="00B54798"/>
    <w:rsid w:val="00B54988"/>
    <w:rsid w:val="00B54BD5"/>
    <w:rsid w:val="00B551BB"/>
    <w:rsid w:val="00B559BD"/>
    <w:rsid w:val="00B55A72"/>
    <w:rsid w:val="00B560FA"/>
    <w:rsid w:val="00B56593"/>
    <w:rsid w:val="00B565DB"/>
    <w:rsid w:val="00B56771"/>
    <w:rsid w:val="00B56E65"/>
    <w:rsid w:val="00B570F4"/>
    <w:rsid w:val="00B57735"/>
    <w:rsid w:val="00B60158"/>
    <w:rsid w:val="00B608FF"/>
    <w:rsid w:val="00B60F08"/>
    <w:rsid w:val="00B6131F"/>
    <w:rsid w:val="00B613CA"/>
    <w:rsid w:val="00B61695"/>
    <w:rsid w:val="00B61967"/>
    <w:rsid w:val="00B62305"/>
    <w:rsid w:val="00B62842"/>
    <w:rsid w:val="00B628C1"/>
    <w:rsid w:val="00B629A6"/>
    <w:rsid w:val="00B62FCE"/>
    <w:rsid w:val="00B6395F"/>
    <w:rsid w:val="00B639B0"/>
    <w:rsid w:val="00B63A21"/>
    <w:rsid w:val="00B64734"/>
    <w:rsid w:val="00B64DEC"/>
    <w:rsid w:val="00B650E2"/>
    <w:rsid w:val="00B654F1"/>
    <w:rsid w:val="00B656FA"/>
    <w:rsid w:val="00B65FD1"/>
    <w:rsid w:val="00B661DD"/>
    <w:rsid w:val="00B6658B"/>
    <w:rsid w:val="00B66873"/>
    <w:rsid w:val="00B66BBA"/>
    <w:rsid w:val="00B66E17"/>
    <w:rsid w:val="00B67039"/>
    <w:rsid w:val="00B67246"/>
    <w:rsid w:val="00B67A9F"/>
    <w:rsid w:val="00B67FD5"/>
    <w:rsid w:val="00B700DF"/>
    <w:rsid w:val="00B702CE"/>
    <w:rsid w:val="00B707A9"/>
    <w:rsid w:val="00B70AF6"/>
    <w:rsid w:val="00B713B9"/>
    <w:rsid w:val="00B72131"/>
    <w:rsid w:val="00B7216F"/>
    <w:rsid w:val="00B72501"/>
    <w:rsid w:val="00B7295A"/>
    <w:rsid w:val="00B72CFB"/>
    <w:rsid w:val="00B731AC"/>
    <w:rsid w:val="00B7326C"/>
    <w:rsid w:val="00B736A7"/>
    <w:rsid w:val="00B73864"/>
    <w:rsid w:val="00B73B16"/>
    <w:rsid w:val="00B73D29"/>
    <w:rsid w:val="00B74131"/>
    <w:rsid w:val="00B741F2"/>
    <w:rsid w:val="00B743AA"/>
    <w:rsid w:val="00B74466"/>
    <w:rsid w:val="00B7469B"/>
    <w:rsid w:val="00B749A9"/>
    <w:rsid w:val="00B749F7"/>
    <w:rsid w:val="00B74A4A"/>
    <w:rsid w:val="00B74BBC"/>
    <w:rsid w:val="00B75213"/>
    <w:rsid w:val="00B75A14"/>
    <w:rsid w:val="00B75D84"/>
    <w:rsid w:val="00B75EBD"/>
    <w:rsid w:val="00B76709"/>
    <w:rsid w:val="00B76938"/>
    <w:rsid w:val="00B76CF7"/>
    <w:rsid w:val="00B76EFD"/>
    <w:rsid w:val="00B7716B"/>
    <w:rsid w:val="00B77430"/>
    <w:rsid w:val="00B7766F"/>
    <w:rsid w:val="00B80252"/>
    <w:rsid w:val="00B806C2"/>
    <w:rsid w:val="00B80BC6"/>
    <w:rsid w:val="00B80DD5"/>
    <w:rsid w:val="00B80E02"/>
    <w:rsid w:val="00B80FD5"/>
    <w:rsid w:val="00B812F7"/>
    <w:rsid w:val="00B816C4"/>
    <w:rsid w:val="00B81DCE"/>
    <w:rsid w:val="00B82232"/>
    <w:rsid w:val="00B82461"/>
    <w:rsid w:val="00B8248A"/>
    <w:rsid w:val="00B8270B"/>
    <w:rsid w:val="00B82C38"/>
    <w:rsid w:val="00B835F9"/>
    <w:rsid w:val="00B83783"/>
    <w:rsid w:val="00B8382A"/>
    <w:rsid w:val="00B83DD7"/>
    <w:rsid w:val="00B8430F"/>
    <w:rsid w:val="00B84DB3"/>
    <w:rsid w:val="00B84E56"/>
    <w:rsid w:val="00B859C0"/>
    <w:rsid w:val="00B859F2"/>
    <w:rsid w:val="00B8607A"/>
    <w:rsid w:val="00B86549"/>
    <w:rsid w:val="00B869F7"/>
    <w:rsid w:val="00B86FD9"/>
    <w:rsid w:val="00B87708"/>
    <w:rsid w:val="00B878B1"/>
    <w:rsid w:val="00B87B0E"/>
    <w:rsid w:val="00B87D93"/>
    <w:rsid w:val="00B901DB"/>
    <w:rsid w:val="00B90349"/>
    <w:rsid w:val="00B90C9B"/>
    <w:rsid w:val="00B90EA4"/>
    <w:rsid w:val="00B911C7"/>
    <w:rsid w:val="00B9127E"/>
    <w:rsid w:val="00B91597"/>
    <w:rsid w:val="00B91DE1"/>
    <w:rsid w:val="00B928AC"/>
    <w:rsid w:val="00B928FD"/>
    <w:rsid w:val="00B92AEB"/>
    <w:rsid w:val="00B930A1"/>
    <w:rsid w:val="00B930BE"/>
    <w:rsid w:val="00B93843"/>
    <w:rsid w:val="00B93CD3"/>
    <w:rsid w:val="00B93DA4"/>
    <w:rsid w:val="00B94011"/>
    <w:rsid w:val="00B944D1"/>
    <w:rsid w:val="00B9450A"/>
    <w:rsid w:val="00B9461F"/>
    <w:rsid w:val="00B94796"/>
    <w:rsid w:val="00B94D7E"/>
    <w:rsid w:val="00B955FB"/>
    <w:rsid w:val="00B957C0"/>
    <w:rsid w:val="00B96124"/>
    <w:rsid w:val="00B9626D"/>
    <w:rsid w:val="00B96BA3"/>
    <w:rsid w:val="00B9770D"/>
    <w:rsid w:val="00B977AD"/>
    <w:rsid w:val="00BA01B1"/>
    <w:rsid w:val="00BA0321"/>
    <w:rsid w:val="00BA0375"/>
    <w:rsid w:val="00BA0882"/>
    <w:rsid w:val="00BA08CD"/>
    <w:rsid w:val="00BA0B3A"/>
    <w:rsid w:val="00BA1A55"/>
    <w:rsid w:val="00BA1B90"/>
    <w:rsid w:val="00BA1EF2"/>
    <w:rsid w:val="00BA1F51"/>
    <w:rsid w:val="00BA2404"/>
    <w:rsid w:val="00BA24AE"/>
    <w:rsid w:val="00BA2833"/>
    <w:rsid w:val="00BA2AD7"/>
    <w:rsid w:val="00BA2BFE"/>
    <w:rsid w:val="00BA2DDD"/>
    <w:rsid w:val="00BA33FD"/>
    <w:rsid w:val="00BA3790"/>
    <w:rsid w:val="00BA3A38"/>
    <w:rsid w:val="00BA3E51"/>
    <w:rsid w:val="00BA467A"/>
    <w:rsid w:val="00BA495A"/>
    <w:rsid w:val="00BA4C23"/>
    <w:rsid w:val="00BA5379"/>
    <w:rsid w:val="00BA5416"/>
    <w:rsid w:val="00BA5AB6"/>
    <w:rsid w:val="00BA5D75"/>
    <w:rsid w:val="00BA5E0A"/>
    <w:rsid w:val="00BA62A2"/>
    <w:rsid w:val="00BA6699"/>
    <w:rsid w:val="00BA6A38"/>
    <w:rsid w:val="00BA6D10"/>
    <w:rsid w:val="00BA7347"/>
    <w:rsid w:val="00BA75AF"/>
    <w:rsid w:val="00BA7665"/>
    <w:rsid w:val="00BA7E13"/>
    <w:rsid w:val="00BA7FC3"/>
    <w:rsid w:val="00BB0183"/>
    <w:rsid w:val="00BB062C"/>
    <w:rsid w:val="00BB097A"/>
    <w:rsid w:val="00BB15F5"/>
    <w:rsid w:val="00BB1FFB"/>
    <w:rsid w:val="00BB24FF"/>
    <w:rsid w:val="00BB26DF"/>
    <w:rsid w:val="00BB2A94"/>
    <w:rsid w:val="00BB2BB3"/>
    <w:rsid w:val="00BB2FA8"/>
    <w:rsid w:val="00BB3041"/>
    <w:rsid w:val="00BB331C"/>
    <w:rsid w:val="00BB3505"/>
    <w:rsid w:val="00BB367B"/>
    <w:rsid w:val="00BB367D"/>
    <w:rsid w:val="00BB37D3"/>
    <w:rsid w:val="00BB382C"/>
    <w:rsid w:val="00BB3ADC"/>
    <w:rsid w:val="00BB3D53"/>
    <w:rsid w:val="00BB416C"/>
    <w:rsid w:val="00BB4990"/>
    <w:rsid w:val="00BB49EC"/>
    <w:rsid w:val="00BB4C2F"/>
    <w:rsid w:val="00BB4E48"/>
    <w:rsid w:val="00BB5107"/>
    <w:rsid w:val="00BB5562"/>
    <w:rsid w:val="00BB5634"/>
    <w:rsid w:val="00BB564D"/>
    <w:rsid w:val="00BB5805"/>
    <w:rsid w:val="00BB58D1"/>
    <w:rsid w:val="00BB5ED0"/>
    <w:rsid w:val="00BB604A"/>
    <w:rsid w:val="00BB6A5E"/>
    <w:rsid w:val="00BB6CB7"/>
    <w:rsid w:val="00BB7196"/>
    <w:rsid w:val="00BB72B6"/>
    <w:rsid w:val="00BB7486"/>
    <w:rsid w:val="00BB7C60"/>
    <w:rsid w:val="00BC09F1"/>
    <w:rsid w:val="00BC19BC"/>
    <w:rsid w:val="00BC19FC"/>
    <w:rsid w:val="00BC1CBD"/>
    <w:rsid w:val="00BC1EB0"/>
    <w:rsid w:val="00BC23C1"/>
    <w:rsid w:val="00BC3166"/>
    <w:rsid w:val="00BC31C5"/>
    <w:rsid w:val="00BC3447"/>
    <w:rsid w:val="00BC384B"/>
    <w:rsid w:val="00BC3E3A"/>
    <w:rsid w:val="00BC3F98"/>
    <w:rsid w:val="00BC40AE"/>
    <w:rsid w:val="00BC42C7"/>
    <w:rsid w:val="00BC4564"/>
    <w:rsid w:val="00BC48BB"/>
    <w:rsid w:val="00BC4AE6"/>
    <w:rsid w:val="00BC515F"/>
    <w:rsid w:val="00BC51D9"/>
    <w:rsid w:val="00BC522B"/>
    <w:rsid w:val="00BC5295"/>
    <w:rsid w:val="00BC55A3"/>
    <w:rsid w:val="00BC5B8C"/>
    <w:rsid w:val="00BC5E83"/>
    <w:rsid w:val="00BC5F9A"/>
    <w:rsid w:val="00BC622F"/>
    <w:rsid w:val="00BC62C0"/>
    <w:rsid w:val="00BC6496"/>
    <w:rsid w:val="00BC64FC"/>
    <w:rsid w:val="00BC66E7"/>
    <w:rsid w:val="00BC6FD8"/>
    <w:rsid w:val="00BC707B"/>
    <w:rsid w:val="00BC7256"/>
    <w:rsid w:val="00BC72D3"/>
    <w:rsid w:val="00BC767E"/>
    <w:rsid w:val="00BD0ED2"/>
    <w:rsid w:val="00BD14B9"/>
    <w:rsid w:val="00BD1539"/>
    <w:rsid w:val="00BD17AF"/>
    <w:rsid w:val="00BD192B"/>
    <w:rsid w:val="00BD19BA"/>
    <w:rsid w:val="00BD20AF"/>
    <w:rsid w:val="00BD2216"/>
    <w:rsid w:val="00BD333E"/>
    <w:rsid w:val="00BD38A7"/>
    <w:rsid w:val="00BD3A7D"/>
    <w:rsid w:val="00BD3CC5"/>
    <w:rsid w:val="00BD3F74"/>
    <w:rsid w:val="00BD431C"/>
    <w:rsid w:val="00BD4BFF"/>
    <w:rsid w:val="00BD4E00"/>
    <w:rsid w:val="00BD528E"/>
    <w:rsid w:val="00BD543A"/>
    <w:rsid w:val="00BD58C9"/>
    <w:rsid w:val="00BD5CA8"/>
    <w:rsid w:val="00BD5F03"/>
    <w:rsid w:val="00BD65B0"/>
    <w:rsid w:val="00BD66E0"/>
    <w:rsid w:val="00BD6DEC"/>
    <w:rsid w:val="00BD6EC1"/>
    <w:rsid w:val="00BD6F68"/>
    <w:rsid w:val="00BD707F"/>
    <w:rsid w:val="00BD74C2"/>
    <w:rsid w:val="00BD7668"/>
    <w:rsid w:val="00BD76C2"/>
    <w:rsid w:val="00BD7DB6"/>
    <w:rsid w:val="00BD7E8B"/>
    <w:rsid w:val="00BD7F52"/>
    <w:rsid w:val="00BE008B"/>
    <w:rsid w:val="00BE0141"/>
    <w:rsid w:val="00BE06FE"/>
    <w:rsid w:val="00BE0981"/>
    <w:rsid w:val="00BE0A09"/>
    <w:rsid w:val="00BE0C27"/>
    <w:rsid w:val="00BE12F0"/>
    <w:rsid w:val="00BE159C"/>
    <w:rsid w:val="00BE1946"/>
    <w:rsid w:val="00BE22A1"/>
    <w:rsid w:val="00BE241B"/>
    <w:rsid w:val="00BE2967"/>
    <w:rsid w:val="00BE2F5D"/>
    <w:rsid w:val="00BE3223"/>
    <w:rsid w:val="00BE3611"/>
    <w:rsid w:val="00BE4096"/>
    <w:rsid w:val="00BE41EB"/>
    <w:rsid w:val="00BE4727"/>
    <w:rsid w:val="00BE47A3"/>
    <w:rsid w:val="00BE4A8A"/>
    <w:rsid w:val="00BE4ED1"/>
    <w:rsid w:val="00BE5082"/>
    <w:rsid w:val="00BE55EF"/>
    <w:rsid w:val="00BE56EB"/>
    <w:rsid w:val="00BE6142"/>
    <w:rsid w:val="00BE655E"/>
    <w:rsid w:val="00BE6A71"/>
    <w:rsid w:val="00BE6FEB"/>
    <w:rsid w:val="00BE71BD"/>
    <w:rsid w:val="00BE7633"/>
    <w:rsid w:val="00BE77DF"/>
    <w:rsid w:val="00BE7B4D"/>
    <w:rsid w:val="00BF017F"/>
    <w:rsid w:val="00BF02EA"/>
    <w:rsid w:val="00BF0A3F"/>
    <w:rsid w:val="00BF0A83"/>
    <w:rsid w:val="00BF115E"/>
    <w:rsid w:val="00BF1D7B"/>
    <w:rsid w:val="00BF2261"/>
    <w:rsid w:val="00BF2641"/>
    <w:rsid w:val="00BF2654"/>
    <w:rsid w:val="00BF294B"/>
    <w:rsid w:val="00BF2A37"/>
    <w:rsid w:val="00BF2EB7"/>
    <w:rsid w:val="00BF2FC9"/>
    <w:rsid w:val="00BF373E"/>
    <w:rsid w:val="00BF3A72"/>
    <w:rsid w:val="00BF42C1"/>
    <w:rsid w:val="00BF4900"/>
    <w:rsid w:val="00BF4FB2"/>
    <w:rsid w:val="00BF518A"/>
    <w:rsid w:val="00BF59A1"/>
    <w:rsid w:val="00BF63A7"/>
    <w:rsid w:val="00BF649D"/>
    <w:rsid w:val="00BF67DB"/>
    <w:rsid w:val="00BF6B10"/>
    <w:rsid w:val="00BF6E14"/>
    <w:rsid w:val="00BF6EA9"/>
    <w:rsid w:val="00BF7718"/>
    <w:rsid w:val="00BF7926"/>
    <w:rsid w:val="00BF7CED"/>
    <w:rsid w:val="00BF7EAF"/>
    <w:rsid w:val="00C0002B"/>
    <w:rsid w:val="00C00E04"/>
    <w:rsid w:val="00C00F0F"/>
    <w:rsid w:val="00C014CD"/>
    <w:rsid w:val="00C01609"/>
    <w:rsid w:val="00C01659"/>
    <w:rsid w:val="00C017D2"/>
    <w:rsid w:val="00C01C57"/>
    <w:rsid w:val="00C02200"/>
    <w:rsid w:val="00C02301"/>
    <w:rsid w:val="00C026AE"/>
    <w:rsid w:val="00C02DBC"/>
    <w:rsid w:val="00C02FF5"/>
    <w:rsid w:val="00C0318F"/>
    <w:rsid w:val="00C03253"/>
    <w:rsid w:val="00C03490"/>
    <w:rsid w:val="00C03863"/>
    <w:rsid w:val="00C039AA"/>
    <w:rsid w:val="00C04483"/>
    <w:rsid w:val="00C0459F"/>
    <w:rsid w:val="00C046BA"/>
    <w:rsid w:val="00C04DD8"/>
    <w:rsid w:val="00C04FBF"/>
    <w:rsid w:val="00C053D6"/>
    <w:rsid w:val="00C05D0A"/>
    <w:rsid w:val="00C06435"/>
    <w:rsid w:val="00C06C98"/>
    <w:rsid w:val="00C070CD"/>
    <w:rsid w:val="00C075FE"/>
    <w:rsid w:val="00C079F2"/>
    <w:rsid w:val="00C10FD3"/>
    <w:rsid w:val="00C11096"/>
    <w:rsid w:val="00C110FE"/>
    <w:rsid w:val="00C1123A"/>
    <w:rsid w:val="00C11287"/>
    <w:rsid w:val="00C11DCB"/>
    <w:rsid w:val="00C11E7A"/>
    <w:rsid w:val="00C127FB"/>
    <w:rsid w:val="00C12853"/>
    <w:rsid w:val="00C1291C"/>
    <w:rsid w:val="00C12920"/>
    <w:rsid w:val="00C12DD1"/>
    <w:rsid w:val="00C12FA0"/>
    <w:rsid w:val="00C13468"/>
    <w:rsid w:val="00C13AD5"/>
    <w:rsid w:val="00C1480B"/>
    <w:rsid w:val="00C14E4F"/>
    <w:rsid w:val="00C150BB"/>
    <w:rsid w:val="00C1541C"/>
    <w:rsid w:val="00C15A91"/>
    <w:rsid w:val="00C15BE2"/>
    <w:rsid w:val="00C15C1A"/>
    <w:rsid w:val="00C16096"/>
    <w:rsid w:val="00C160A1"/>
    <w:rsid w:val="00C16785"/>
    <w:rsid w:val="00C16CB9"/>
    <w:rsid w:val="00C16CD2"/>
    <w:rsid w:val="00C16CD3"/>
    <w:rsid w:val="00C171D3"/>
    <w:rsid w:val="00C1730C"/>
    <w:rsid w:val="00C176A8"/>
    <w:rsid w:val="00C178D8"/>
    <w:rsid w:val="00C1795B"/>
    <w:rsid w:val="00C17D6F"/>
    <w:rsid w:val="00C2096F"/>
    <w:rsid w:val="00C2234F"/>
    <w:rsid w:val="00C225BF"/>
    <w:rsid w:val="00C22C3D"/>
    <w:rsid w:val="00C2317E"/>
    <w:rsid w:val="00C237DF"/>
    <w:rsid w:val="00C23D0E"/>
    <w:rsid w:val="00C23DD6"/>
    <w:rsid w:val="00C23DEA"/>
    <w:rsid w:val="00C2429D"/>
    <w:rsid w:val="00C24350"/>
    <w:rsid w:val="00C24A51"/>
    <w:rsid w:val="00C24B5E"/>
    <w:rsid w:val="00C25114"/>
    <w:rsid w:val="00C25330"/>
    <w:rsid w:val="00C2546F"/>
    <w:rsid w:val="00C2558B"/>
    <w:rsid w:val="00C256C1"/>
    <w:rsid w:val="00C258B4"/>
    <w:rsid w:val="00C25FCA"/>
    <w:rsid w:val="00C2604D"/>
    <w:rsid w:val="00C2620F"/>
    <w:rsid w:val="00C26300"/>
    <w:rsid w:val="00C267A6"/>
    <w:rsid w:val="00C26D6E"/>
    <w:rsid w:val="00C26D89"/>
    <w:rsid w:val="00C26DAA"/>
    <w:rsid w:val="00C2784A"/>
    <w:rsid w:val="00C27BE6"/>
    <w:rsid w:val="00C27FDA"/>
    <w:rsid w:val="00C3011A"/>
    <w:rsid w:val="00C30317"/>
    <w:rsid w:val="00C3042F"/>
    <w:rsid w:val="00C3077A"/>
    <w:rsid w:val="00C30C21"/>
    <w:rsid w:val="00C31499"/>
    <w:rsid w:val="00C315F0"/>
    <w:rsid w:val="00C317A9"/>
    <w:rsid w:val="00C31D7E"/>
    <w:rsid w:val="00C31E61"/>
    <w:rsid w:val="00C323FC"/>
    <w:rsid w:val="00C32CFB"/>
    <w:rsid w:val="00C33142"/>
    <w:rsid w:val="00C3323C"/>
    <w:rsid w:val="00C339C7"/>
    <w:rsid w:val="00C33A91"/>
    <w:rsid w:val="00C33E0E"/>
    <w:rsid w:val="00C3464C"/>
    <w:rsid w:val="00C3522F"/>
    <w:rsid w:val="00C35522"/>
    <w:rsid w:val="00C35C35"/>
    <w:rsid w:val="00C35D06"/>
    <w:rsid w:val="00C35D74"/>
    <w:rsid w:val="00C36018"/>
    <w:rsid w:val="00C36117"/>
    <w:rsid w:val="00C3612C"/>
    <w:rsid w:val="00C365BB"/>
    <w:rsid w:val="00C36A1F"/>
    <w:rsid w:val="00C36F71"/>
    <w:rsid w:val="00C37290"/>
    <w:rsid w:val="00C372B8"/>
    <w:rsid w:val="00C37E2A"/>
    <w:rsid w:val="00C405E6"/>
    <w:rsid w:val="00C412B2"/>
    <w:rsid w:val="00C417D5"/>
    <w:rsid w:val="00C41B94"/>
    <w:rsid w:val="00C41CA6"/>
    <w:rsid w:val="00C41EDC"/>
    <w:rsid w:val="00C42118"/>
    <w:rsid w:val="00C428EA"/>
    <w:rsid w:val="00C42C05"/>
    <w:rsid w:val="00C42C47"/>
    <w:rsid w:val="00C42CF9"/>
    <w:rsid w:val="00C42D3A"/>
    <w:rsid w:val="00C42EAE"/>
    <w:rsid w:val="00C43186"/>
    <w:rsid w:val="00C4331B"/>
    <w:rsid w:val="00C43F80"/>
    <w:rsid w:val="00C448E7"/>
    <w:rsid w:val="00C448FD"/>
    <w:rsid w:val="00C44BC4"/>
    <w:rsid w:val="00C45054"/>
    <w:rsid w:val="00C458B4"/>
    <w:rsid w:val="00C46307"/>
    <w:rsid w:val="00C469BC"/>
    <w:rsid w:val="00C46F3D"/>
    <w:rsid w:val="00C47091"/>
    <w:rsid w:val="00C471CE"/>
    <w:rsid w:val="00C4758D"/>
    <w:rsid w:val="00C500CA"/>
    <w:rsid w:val="00C501D2"/>
    <w:rsid w:val="00C50977"/>
    <w:rsid w:val="00C50BB6"/>
    <w:rsid w:val="00C5120F"/>
    <w:rsid w:val="00C514C2"/>
    <w:rsid w:val="00C51C61"/>
    <w:rsid w:val="00C51FC9"/>
    <w:rsid w:val="00C522CB"/>
    <w:rsid w:val="00C524DE"/>
    <w:rsid w:val="00C52E22"/>
    <w:rsid w:val="00C52F25"/>
    <w:rsid w:val="00C52F36"/>
    <w:rsid w:val="00C52F4C"/>
    <w:rsid w:val="00C5306E"/>
    <w:rsid w:val="00C53C51"/>
    <w:rsid w:val="00C540FA"/>
    <w:rsid w:val="00C541AE"/>
    <w:rsid w:val="00C548AB"/>
    <w:rsid w:val="00C54AC7"/>
    <w:rsid w:val="00C54AF0"/>
    <w:rsid w:val="00C54E76"/>
    <w:rsid w:val="00C55227"/>
    <w:rsid w:val="00C5582C"/>
    <w:rsid w:val="00C55978"/>
    <w:rsid w:val="00C560A1"/>
    <w:rsid w:val="00C5621E"/>
    <w:rsid w:val="00C562DD"/>
    <w:rsid w:val="00C567D6"/>
    <w:rsid w:val="00C570B5"/>
    <w:rsid w:val="00C57241"/>
    <w:rsid w:val="00C57841"/>
    <w:rsid w:val="00C5790F"/>
    <w:rsid w:val="00C57AAF"/>
    <w:rsid w:val="00C57FA1"/>
    <w:rsid w:val="00C60743"/>
    <w:rsid w:val="00C61044"/>
    <w:rsid w:val="00C614E7"/>
    <w:rsid w:val="00C6154D"/>
    <w:rsid w:val="00C61960"/>
    <w:rsid w:val="00C619DD"/>
    <w:rsid w:val="00C62021"/>
    <w:rsid w:val="00C6208E"/>
    <w:rsid w:val="00C62114"/>
    <w:rsid w:val="00C62818"/>
    <w:rsid w:val="00C62928"/>
    <w:rsid w:val="00C62FC6"/>
    <w:rsid w:val="00C63CC6"/>
    <w:rsid w:val="00C63D11"/>
    <w:rsid w:val="00C63EEB"/>
    <w:rsid w:val="00C641A1"/>
    <w:rsid w:val="00C64458"/>
    <w:rsid w:val="00C64503"/>
    <w:rsid w:val="00C64847"/>
    <w:rsid w:val="00C64B78"/>
    <w:rsid w:val="00C64C9C"/>
    <w:rsid w:val="00C66283"/>
    <w:rsid w:val="00C66665"/>
    <w:rsid w:val="00C669F6"/>
    <w:rsid w:val="00C67377"/>
    <w:rsid w:val="00C67411"/>
    <w:rsid w:val="00C67477"/>
    <w:rsid w:val="00C67819"/>
    <w:rsid w:val="00C67893"/>
    <w:rsid w:val="00C67DE4"/>
    <w:rsid w:val="00C7038C"/>
    <w:rsid w:val="00C71808"/>
    <w:rsid w:val="00C7186F"/>
    <w:rsid w:val="00C71949"/>
    <w:rsid w:val="00C71A30"/>
    <w:rsid w:val="00C71C22"/>
    <w:rsid w:val="00C71EFB"/>
    <w:rsid w:val="00C7268C"/>
    <w:rsid w:val="00C72A90"/>
    <w:rsid w:val="00C72BA7"/>
    <w:rsid w:val="00C72E62"/>
    <w:rsid w:val="00C7344A"/>
    <w:rsid w:val="00C734CA"/>
    <w:rsid w:val="00C73DDE"/>
    <w:rsid w:val="00C73F35"/>
    <w:rsid w:val="00C741FC"/>
    <w:rsid w:val="00C744D3"/>
    <w:rsid w:val="00C7452D"/>
    <w:rsid w:val="00C746C9"/>
    <w:rsid w:val="00C747A5"/>
    <w:rsid w:val="00C74869"/>
    <w:rsid w:val="00C74937"/>
    <w:rsid w:val="00C74FD1"/>
    <w:rsid w:val="00C75743"/>
    <w:rsid w:val="00C75880"/>
    <w:rsid w:val="00C75D7B"/>
    <w:rsid w:val="00C75F7E"/>
    <w:rsid w:val="00C765B1"/>
    <w:rsid w:val="00C767E8"/>
    <w:rsid w:val="00C76878"/>
    <w:rsid w:val="00C779A1"/>
    <w:rsid w:val="00C77A4B"/>
    <w:rsid w:val="00C8018A"/>
    <w:rsid w:val="00C80452"/>
    <w:rsid w:val="00C80E2B"/>
    <w:rsid w:val="00C81535"/>
    <w:rsid w:val="00C81BA1"/>
    <w:rsid w:val="00C82129"/>
    <w:rsid w:val="00C82567"/>
    <w:rsid w:val="00C825D0"/>
    <w:rsid w:val="00C82EC5"/>
    <w:rsid w:val="00C8318E"/>
    <w:rsid w:val="00C83251"/>
    <w:rsid w:val="00C83643"/>
    <w:rsid w:val="00C83779"/>
    <w:rsid w:val="00C8386D"/>
    <w:rsid w:val="00C83B13"/>
    <w:rsid w:val="00C83E0F"/>
    <w:rsid w:val="00C84444"/>
    <w:rsid w:val="00C84682"/>
    <w:rsid w:val="00C848DB"/>
    <w:rsid w:val="00C84D39"/>
    <w:rsid w:val="00C85070"/>
    <w:rsid w:val="00C85785"/>
    <w:rsid w:val="00C8622C"/>
    <w:rsid w:val="00C86410"/>
    <w:rsid w:val="00C86888"/>
    <w:rsid w:val="00C868EC"/>
    <w:rsid w:val="00C86984"/>
    <w:rsid w:val="00C86E02"/>
    <w:rsid w:val="00C871F4"/>
    <w:rsid w:val="00C8798C"/>
    <w:rsid w:val="00C87C60"/>
    <w:rsid w:val="00C90835"/>
    <w:rsid w:val="00C90BD6"/>
    <w:rsid w:val="00C91076"/>
    <w:rsid w:val="00C9140D"/>
    <w:rsid w:val="00C917B6"/>
    <w:rsid w:val="00C91C52"/>
    <w:rsid w:val="00C91E8C"/>
    <w:rsid w:val="00C92183"/>
    <w:rsid w:val="00C92251"/>
    <w:rsid w:val="00C923F0"/>
    <w:rsid w:val="00C92696"/>
    <w:rsid w:val="00C92E99"/>
    <w:rsid w:val="00C934AF"/>
    <w:rsid w:val="00C93678"/>
    <w:rsid w:val="00C9380E"/>
    <w:rsid w:val="00C944C6"/>
    <w:rsid w:val="00C94DDE"/>
    <w:rsid w:val="00C9516B"/>
    <w:rsid w:val="00C951EF"/>
    <w:rsid w:val="00C95852"/>
    <w:rsid w:val="00C95861"/>
    <w:rsid w:val="00C959BA"/>
    <w:rsid w:val="00C96609"/>
    <w:rsid w:val="00C9665B"/>
    <w:rsid w:val="00C96D2C"/>
    <w:rsid w:val="00C97BFD"/>
    <w:rsid w:val="00CA0769"/>
    <w:rsid w:val="00CA08FE"/>
    <w:rsid w:val="00CA0978"/>
    <w:rsid w:val="00CA0A4D"/>
    <w:rsid w:val="00CA0B87"/>
    <w:rsid w:val="00CA19C5"/>
    <w:rsid w:val="00CA1A1D"/>
    <w:rsid w:val="00CA1B74"/>
    <w:rsid w:val="00CA1BB7"/>
    <w:rsid w:val="00CA1DAD"/>
    <w:rsid w:val="00CA27F2"/>
    <w:rsid w:val="00CA28A4"/>
    <w:rsid w:val="00CA2EC0"/>
    <w:rsid w:val="00CA3469"/>
    <w:rsid w:val="00CA3F0A"/>
    <w:rsid w:val="00CA459D"/>
    <w:rsid w:val="00CA4892"/>
    <w:rsid w:val="00CA49FF"/>
    <w:rsid w:val="00CA4A1E"/>
    <w:rsid w:val="00CA4ADB"/>
    <w:rsid w:val="00CA4BDE"/>
    <w:rsid w:val="00CA4C00"/>
    <w:rsid w:val="00CA56D2"/>
    <w:rsid w:val="00CA5E7D"/>
    <w:rsid w:val="00CA60DA"/>
    <w:rsid w:val="00CA6218"/>
    <w:rsid w:val="00CA6897"/>
    <w:rsid w:val="00CA6DBD"/>
    <w:rsid w:val="00CA7277"/>
    <w:rsid w:val="00CA76ED"/>
    <w:rsid w:val="00CA78D2"/>
    <w:rsid w:val="00CA79CE"/>
    <w:rsid w:val="00CA7A5B"/>
    <w:rsid w:val="00CA7AEE"/>
    <w:rsid w:val="00CA7D74"/>
    <w:rsid w:val="00CA7DDD"/>
    <w:rsid w:val="00CB0125"/>
    <w:rsid w:val="00CB0304"/>
    <w:rsid w:val="00CB0329"/>
    <w:rsid w:val="00CB0868"/>
    <w:rsid w:val="00CB0990"/>
    <w:rsid w:val="00CB0D3C"/>
    <w:rsid w:val="00CB0DC7"/>
    <w:rsid w:val="00CB0F5A"/>
    <w:rsid w:val="00CB10BD"/>
    <w:rsid w:val="00CB1510"/>
    <w:rsid w:val="00CB15F9"/>
    <w:rsid w:val="00CB16D3"/>
    <w:rsid w:val="00CB1861"/>
    <w:rsid w:val="00CB1A0E"/>
    <w:rsid w:val="00CB1E77"/>
    <w:rsid w:val="00CB33EB"/>
    <w:rsid w:val="00CB390F"/>
    <w:rsid w:val="00CB3A50"/>
    <w:rsid w:val="00CB3BFA"/>
    <w:rsid w:val="00CB3DED"/>
    <w:rsid w:val="00CB47A0"/>
    <w:rsid w:val="00CB48CE"/>
    <w:rsid w:val="00CB4C1B"/>
    <w:rsid w:val="00CB4C3C"/>
    <w:rsid w:val="00CB4F03"/>
    <w:rsid w:val="00CB534D"/>
    <w:rsid w:val="00CB53CA"/>
    <w:rsid w:val="00CB5701"/>
    <w:rsid w:val="00CB5737"/>
    <w:rsid w:val="00CB5823"/>
    <w:rsid w:val="00CB5D8C"/>
    <w:rsid w:val="00CB5E47"/>
    <w:rsid w:val="00CB5F83"/>
    <w:rsid w:val="00CB6871"/>
    <w:rsid w:val="00CB69F8"/>
    <w:rsid w:val="00CB6C7B"/>
    <w:rsid w:val="00CB6CDF"/>
    <w:rsid w:val="00CB7490"/>
    <w:rsid w:val="00CB74F4"/>
    <w:rsid w:val="00CB7BBD"/>
    <w:rsid w:val="00CB7C07"/>
    <w:rsid w:val="00CB7DED"/>
    <w:rsid w:val="00CB7FFD"/>
    <w:rsid w:val="00CC029D"/>
    <w:rsid w:val="00CC0C89"/>
    <w:rsid w:val="00CC1887"/>
    <w:rsid w:val="00CC1B79"/>
    <w:rsid w:val="00CC1C83"/>
    <w:rsid w:val="00CC1CDB"/>
    <w:rsid w:val="00CC22BC"/>
    <w:rsid w:val="00CC27F3"/>
    <w:rsid w:val="00CC2AB0"/>
    <w:rsid w:val="00CC2E32"/>
    <w:rsid w:val="00CC32FC"/>
    <w:rsid w:val="00CC3942"/>
    <w:rsid w:val="00CC3AC5"/>
    <w:rsid w:val="00CC3C97"/>
    <w:rsid w:val="00CC3D99"/>
    <w:rsid w:val="00CC40BC"/>
    <w:rsid w:val="00CC4296"/>
    <w:rsid w:val="00CC4618"/>
    <w:rsid w:val="00CC4781"/>
    <w:rsid w:val="00CC47B5"/>
    <w:rsid w:val="00CC48A0"/>
    <w:rsid w:val="00CC4D5A"/>
    <w:rsid w:val="00CC4DF9"/>
    <w:rsid w:val="00CC51EF"/>
    <w:rsid w:val="00CC53B7"/>
    <w:rsid w:val="00CC5493"/>
    <w:rsid w:val="00CC5FB2"/>
    <w:rsid w:val="00CC60CA"/>
    <w:rsid w:val="00CC6DFE"/>
    <w:rsid w:val="00CC7491"/>
    <w:rsid w:val="00CC793D"/>
    <w:rsid w:val="00CC7BA2"/>
    <w:rsid w:val="00CC7BA5"/>
    <w:rsid w:val="00CC7CAF"/>
    <w:rsid w:val="00CD09A3"/>
    <w:rsid w:val="00CD0A21"/>
    <w:rsid w:val="00CD1090"/>
    <w:rsid w:val="00CD11B9"/>
    <w:rsid w:val="00CD122C"/>
    <w:rsid w:val="00CD12C3"/>
    <w:rsid w:val="00CD175D"/>
    <w:rsid w:val="00CD183D"/>
    <w:rsid w:val="00CD18A2"/>
    <w:rsid w:val="00CD19AC"/>
    <w:rsid w:val="00CD1AF8"/>
    <w:rsid w:val="00CD22E6"/>
    <w:rsid w:val="00CD2615"/>
    <w:rsid w:val="00CD2AEF"/>
    <w:rsid w:val="00CD3067"/>
    <w:rsid w:val="00CD3073"/>
    <w:rsid w:val="00CD3AD4"/>
    <w:rsid w:val="00CD3B11"/>
    <w:rsid w:val="00CD3D95"/>
    <w:rsid w:val="00CD472E"/>
    <w:rsid w:val="00CD485B"/>
    <w:rsid w:val="00CD4D8D"/>
    <w:rsid w:val="00CD4DF5"/>
    <w:rsid w:val="00CD5522"/>
    <w:rsid w:val="00CD557F"/>
    <w:rsid w:val="00CD5601"/>
    <w:rsid w:val="00CD5A75"/>
    <w:rsid w:val="00CD5D68"/>
    <w:rsid w:val="00CD63B1"/>
    <w:rsid w:val="00CD65C2"/>
    <w:rsid w:val="00CD67A9"/>
    <w:rsid w:val="00CD6B15"/>
    <w:rsid w:val="00CD6B6B"/>
    <w:rsid w:val="00CD73FE"/>
    <w:rsid w:val="00CD7FA7"/>
    <w:rsid w:val="00CD7FCA"/>
    <w:rsid w:val="00CE07BE"/>
    <w:rsid w:val="00CE0B9E"/>
    <w:rsid w:val="00CE16BC"/>
    <w:rsid w:val="00CE1A8D"/>
    <w:rsid w:val="00CE1D62"/>
    <w:rsid w:val="00CE1DA3"/>
    <w:rsid w:val="00CE1F80"/>
    <w:rsid w:val="00CE209E"/>
    <w:rsid w:val="00CE2375"/>
    <w:rsid w:val="00CE2378"/>
    <w:rsid w:val="00CE324F"/>
    <w:rsid w:val="00CE361E"/>
    <w:rsid w:val="00CE36CF"/>
    <w:rsid w:val="00CE3B16"/>
    <w:rsid w:val="00CE409F"/>
    <w:rsid w:val="00CE430C"/>
    <w:rsid w:val="00CE43BD"/>
    <w:rsid w:val="00CE5DB3"/>
    <w:rsid w:val="00CE5F54"/>
    <w:rsid w:val="00CE72C1"/>
    <w:rsid w:val="00CE74EC"/>
    <w:rsid w:val="00CE77D3"/>
    <w:rsid w:val="00CE7EAD"/>
    <w:rsid w:val="00CE7F87"/>
    <w:rsid w:val="00CF01B3"/>
    <w:rsid w:val="00CF0C23"/>
    <w:rsid w:val="00CF1233"/>
    <w:rsid w:val="00CF1EB8"/>
    <w:rsid w:val="00CF23C8"/>
    <w:rsid w:val="00CF299C"/>
    <w:rsid w:val="00CF2F17"/>
    <w:rsid w:val="00CF3257"/>
    <w:rsid w:val="00CF334D"/>
    <w:rsid w:val="00CF3444"/>
    <w:rsid w:val="00CF3A37"/>
    <w:rsid w:val="00CF422E"/>
    <w:rsid w:val="00CF4E39"/>
    <w:rsid w:val="00CF5928"/>
    <w:rsid w:val="00CF5A1A"/>
    <w:rsid w:val="00CF5B14"/>
    <w:rsid w:val="00CF5C89"/>
    <w:rsid w:val="00CF5E98"/>
    <w:rsid w:val="00CF644E"/>
    <w:rsid w:val="00CF68FC"/>
    <w:rsid w:val="00CF6D72"/>
    <w:rsid w:val="00CF6F4A"/>
    <w:rsid w:val="00CF775D"/>
    <w:rsid w:val="00CF7F62"/>
    <w:rsid w:val="00D00997"/>
    <w:rsid w:val="00D00C1B"/>
    <w:rsid w:val="00D00F19"/>
    <w:rsid w:val="00D01E17"/>
    <w:rsid w:val="00D01E78"/>
    <w:rsid w:val="00D02277"/>
    <w:rsid w:val="00D0237F"/>
    <w:rsid w:val="00D02798"/>
    <w:rsid w:val="00D02EFF"/>
    <w:rsid w:val="00D02F77"/>
    <w:rsid w:val="00D03070"/>
    <w:rsid w:val="00D03C21"/>
    <w:rsid w:val="00D03C58"/>
    <w:rsid w:val="00D03F56"/>
    <w:rsid w:val="00D040C8"/>
    <w:rsid w:val="00D0415E"/>
    <w:rsid w:val="00D042D3"/>
    <w:rsid w:val="00D0439E"/>
    <w:rsid w:val="00D04639"/>
    <w:rsid w:val="00D046CB"/>
    <w:rsid w:val="00D04773"/>
    <w:rsid w:val="00D04B94"/>
    <w:rsid w:val="00D04F0C"/>
    <w:rsid w:val="00D05184"/>
    <w:rsid w:val="00D064C1"/>
    <w:rsid w:val="00D0683D"/>
    <w:rsid w:val="00D0705A"/>
    <w:rsid w:val="00D07B60"/>
    <w:rsid w:val="00D1032E"/>
    <w:rsid w:val="00D10996"/>
    <w:rsid w:val="00D109DE"/>
    <w:rsid w:val="00D10F70"/>
    <w:rsid w:val="00D110D1"/>
    <w:rsid w:val="00D11C2A"/>
    <w:rsid w:val="00D11EBF"/>
    <w:rsid w:val="00D120AD"/>
    <w:rsid w:val="00D12173"/>
    <w:rsid w:val="00D1246C"/>
    <w:rsid w:val="00D124EE"/>
    <w:rsid w:val="00D12C51"/>
    <w:rsid w:val="00D12F43"/>
    <w:rsid w:val="00D1305E"/>
    <w:rsid w:val="00D130A1"/>
    <w:rsid w:val="00D13A9F"/>
    <w:rsid w:val="00D14315"/>
    <w:rsid w:val="00D14470"/>
    <w:rsid w:val="00D14879"/>
    <w:rsid w:val="00D14906"/>
    <w:rsid w:val="00D14C8B"/>
    <w:rsid w:val="00D14E42"/>
    <w:rsid w:val="00D157C5"/>
    <w:rsid w:val="00D15C35"/>
    <w:rsid w:val="00D15DEE"/>
    <w:rsid w:val="00D15E31"/>
    <w:rsid w:val="00D16BFC"/>
    <w:rsid w:val="00D17002"/>
    <w:rsid w:val="00D170D3"/>
    <w:rsid w:val="00D17194"/>
    <w:rsid w:val="00D1745D"/>
    <w:rsid w:val="00D17F96"/>
    <w:rsid w:val="00D21052"/>
    <w:rsid w:val="00D21096"/>
    <w:rsid w:val="00D212EA"/>
    <w:rsid w:val="00D21304"/>
    <w:rsid w:val="00D213B5"/>
    <w:rsid w:val="00D21642"/>
    <w:rsid w:val="00D2194A"/>
    <w:rsid w:val="00D21AE9"/>
    <w:rsid w:val="00D2249F"/>
    <w:rsid w:val="00D22579"/>
    <w:rsid w:val="00D2294D"/>
    <w:rsid w:val="00D22AA9"/>
    <w:rsid w:val="00D22E9E"/>
    <w:rsid w:val="00D230AA"/>
    <w:rsid w:val="00D23394"/>
    <w:rsid w:val="00D234F8"/>
    <w:rsid w:val="00D2390D"/>
    <w:rsid w:val="00D2391D"/>
    <w:rsid w:val="00D23CBE"/>
    <w:rsid w:val="00D241D3"/>
    <w:rsid w:val="00D24A13"/>
    <w:rsid w:val="00D25059"/>
    <w:rsid w:val="00D2548E"/>
    <w:rsid w:val="00D25501"/>
    <w:rsid w:val="00D25A2A"/>
    <w:rsid w:val="00D25EC0"/>
    <w:rsid w:val="00D26594"/>
    <w:rsid w:val="00D267E5"/>
    <w:rsid w:val="00D26FB1"/>
    <w:rsid w:val="00D27322"/>
    <w:rsid w:val="00D2736F"/>
    <w:rsid w:val="00D275B3"/>
    <w:rsid w:val="00D27A9E"/>
    <w:rsid w:val="00D27DD8"/>
    <w:rsid w:val="00D27E79"/>
    <w:rsid w:val="00D27FAD"/>
    <w:rsid w:val="00D30098"/>
    <w:rsid w:val="00D30121"/>
    <w:rsid w:val="00D303AF"/>
    <w:rsid w:val="00D30BE3"/>
    <w:rsid w:val="00D3104F"/>
    <w:rsid w:val="00D31241"/>
    <w:rsid w:val="00D31342"/>
    <w:rsid w:val="00D313FF"/>
    <w:rsid w:val="00D32B3D"/>
    <w:rsid w:val="00D32C4F"/>
    <w:rsid w:val="00D32D4E"/>
    <w:rsid w:val="00D3330B"/>
    <w:rsid w:val="00D335E7"/>
    <w:rsid w:val="00D33981"/>
    <w:rsid w:val="00D33AB2"/>
    <w:rsid w:val="00D33E03"/>
    <w:rsid w:val="00D33E2F"/>
    <w:rsid w:val="00D3402A"/>
    <w:rsid w:val="00D344DF"/>
    <w:rsid w:val="00D34690"/>
    <w:rsid w:val="00D3488B"/>
    <w:rsid w:val="00D34B28"/>
    <w:rsid w:val="00D35139"/>
    <w:rsid w:val="00D35834"/>
    <w:rsid w:val="00D35A50"/>
    <w:rsid w:val="00D35C0C"/>
    <w:rsid w:val="00D361A3"/>
    <w:rsid w:val="00D362CB"/>
    <w:rsid w:val="00D36379"/>
    <w:rsid w:val="00D368C2"/>
    <w:rsid w:val="00D36A79"/>
    <w:rsid w:val="00D376EE"/>
    <w:rsid w:val="00D37708"/>
    <w:rsid w:val="00D377CA"/>
    <w:rsid w:val="00D404A7"/>
    <w:rsid w:val="00D4074D"/>
    <w:rsid w:val="00D408B4"/>
    <w:rsid w:val="00D40B60"/>
    <w:rsid w:val="00D41358"/>
    <w:rsid w:val="00D41D2C"/>
    <w:rsid w:val="00D42B6B"/>
    <w:rsid w:val="00D42DEB"/>
    <w:rsid w:val="00D4346D"/>
    <w:rsid w:val="00D43AA2"/>
    <w:rsid w:val="00D43ED2"/>
    <w:rsid w:val="00D442F7"/>
    <w:rsid w:val="00D4430E"/>
    <w:rsid w:val="00D44E1C"/>
    <w:rsid w:val="00D451B1"/>
    <w:rsid w:val="00D456F4"/>
    <w:rsid w:val="00D4580E"/>
    <w:rsid w:val="00D45B67"/>
    <w:rsid w:val="00D45C0D"/>
    <w:rsid w:val="00D46455"/>
    <w:rsid w:val="00D46486"/>
    <w:rsid w:val="00D464E0"/>
    <w:rsid w:val="00D468B2"/>
    <w:rsid w:val="00D46B07"/>
    <w:rsid w:val="00D4741F"/>
    <w:rsid w:val="00D4769A"/>
    <w:rsid w:val="00D476DE"/>
    <w:rsid w:val="00D4775A"/>
    <w:rsid w:val="00D47829"/>
    <w:rsid w:val="00D508BB"/>
    <w:rsid w:val="00D50ED7"/>
    <w:rsid w:val="00D51002"/>
    <w:rsid w:val="00D5198C"/>
    <w:rsid w:val="00D523FD"/>
    <w:rsid w:val="00D52813"/>
    <w:rsid w:val="00D52FBB"/>
    <w:rsid w:val="00D5349A"/>
    <w:rsid w:val="00D5350A"/>
    <w:rsid w:val="00D5379C"/>
    <w:rsid w:val="00D53D5E"/>
    <w:rsid w:val="00D53E64"/>
    <w:rsid w:val="00D53FC4"/>
    <w:rsid w:val="00D54095"/>
    <w:rsid w:val="00D54284"/>
    <w:rsid w:val="00D54604"/>
    <w:rsid w:val="00D547DB"/>
    <w:rsid w:val="00D549A9"/>
    <w:rsid w:val="00D54B87"/>
    <w:rsid w:val="00D55869"/>
    <w:rsid w:val="00D559C7"/>
    <w:rsid w:val="00D55CDF"/>
    <w:rsid w:val="00D560A7"/>
    <w:rsid w:val="00D569B4"/>
    <w:rsid w:val="00D56AEB"/>
    <w:rsid w:val="00D56E1E"/>
    <w:rsid w:val="00D56FFE"/>
    <w:rsid w:val="00D57856"/>
    <w:rsid w:val="00D57B9F"/>
    <w:rsid w:val="00D57DB8"/>
    <w:rsid w:val="00D60038"/>
    <w:rsid w:val="00D60061"/>
    <w:rsid w:val="00D60809"/>
    <w:rsid w:val="00D608BA"/>
    <w:rsid w:val="00D60DE0"/>
    <w:rsid w:val="00D60E71"/>
    <w:rsid w:val="00D615A4"/>
    <w:rsid w:val="00D615F7"/>
    <w:rsid w:val="00D617BF"/>
    <w:rsid w:val="00D61806"/>
    <w:rsid w:val="00D61C75"/>
    <w:rsid w:val="00D61F74"/>
    <w:rsid w:val="00D61FD2"/>
    <w:rsid w:val="00D6211E"/>
    <w:rsid w:val="00D6228F"/>
    <w:rsid w:val="00D624BF"/>
    <w:rsid w:val="00D63095"/>
    <w:rsid w:val="00D63306"/>
    <w:rsid w:val="00D63482"/>
    <w:rsid w:val="00D63532"/>
    <w:rsid w:val="00D636BD"/>
    <w:rsid w:val="00D63BF6"/>
    <w:rsid w:val="00D63E1E"/>
    <w:rsid w:val="00D63F85"/>
    <w:rsid w:val="00D64427"/>
    <w:rsid w:val="00D64D36"/>
    <w:rsid w:val="00D651D8"/>
    <w:rsid w:val="00D652D0"/>
    <w:rsid w:val="00D65810"/>
    <w:rsid w:val="00D65AB6"/>
    <w:rsid w:val="00D65BBA"/>
    <w:rsid w:val="00D65C1D"/>
    <w:rsid w:val="00D66600"/>
    <w:rsid w:val="00D6660D"/>
    <w:rsid w:val="00D6682E"/>
    <w:rsid w:val="00D66840"/>
    <w:rsid w:val="00D67248"/>
    <w:rsid w:val="00D679E0"/>
    <w:rsid w:val="00D700D1"/>
    <w:rsid w:val="00D70383"/>
    <w:rsid w:val="00D704A6"/>
    <w:rsid w:val="00D70F8A"/>
    <w:rsid w:val="00D71820"/>
    <w:rsid w:val="00D718F9"/>
    <w:rsid w:val="00D724F1"/>
    <w:rsid w:val="00D7259D"/>
    <w:rsid w:val="00D72C75"/>
    <w:rsid w:val="00D72D3C"/>
    <w:rsid w:val="00D72E52"/>
    <w:rsid w:val="00D730C0"/>
    <w:rsid w:val="00D73122"/>
    <w:rsid w:val="00D731B4"/>
    <w:rsid w:val="00D736B7"/>
    <w:rsid w:val="00D737D1"/>
    <w:rsid w:val="00D73AD9"/>
    <w:rsid w:val="00D73E9C"/>
    <w:rsid w:val="00D740D9"/>
    <w:rsid w:val="00D743B3"/>
    <w:rsid w:val="00D7448B"/>
    <w:rsid w:val="00D74AD9"/>
    <w:rsid w:val="00D74C18"/>
    <w:rsid w:val="00D75459"/>
    <w:rsid w:val="00D76AAF"/>
    <w:rsid w:val="00D76CFE"/>
    <w:rsid w:val="00D76F25"/>
    <w:rsid w:val="00D770C1"/>
    <w:rsid w:val="00D77481"/>
    <w:rsid w:val="00D776A3"/>
    <w:rsid w:val="00D77B29"/>
    <w:rsid w:val="00D77B56"/>
    <w:rsid w:val="00D77CC9"/>
    <w:rsid w:val="00D80208"/>
    <w:rsid w:val="00D80492"/>
    <w:rsid w:val="00D80DC3"/>
    <w:rsid w:val="00D80DD0"/>
    <w:rsid w:val="00D80E05"/>
    <w:rsid w:val="00D8149B"/>
    <w:rsid w:val="00D8170B"/>
    <w:rsid w:val="00D817DB"/>
    <w:rsid w:val="00D81A46"/>
    <w:rsid w:val="00D81A9C"/>
    <w:rsid w:val="00D81C40"/>
    <w:rsid w:val="00D824C8"/>
    <w:rsid w:val="00D8261C"/>
    <w:rsid w:val="00D8313F"/>
    <w:rsid w:val="00D83146"/>
    <w:rsid w:val="00D83BB0"/>
    <w:rsid w:val="00D83EAD"/>
    <w:rsid w:val="00D84295"/>
    <w:rsid w:val="00D8461A"/>
    <w:rsid w:val="00D84DD1"/>
    <w:rsid w:val="00D84F50"/>
    <w:rsid w:val="00D851F6"/>
    <w:rsid w:val="00D85C08"/>
    <w:rsid w:val="00D86709"/>
    <w:rsid w:val="00D867B3"/>
    <w:rsid w:val="00D86A92"/>
    <w:rsid w:val="00D86AE1"/>
    <w:rsid w:val="00D86C68"/>
    <w:rsid w:val="00D878C7"/>
    <w:rsid w:val="00D87A7A"/>
    <w:rsid w:val="00D87E36"/>
    <w:rsid w:val="00D90324"/>
    <w:rsid w:val="00D90399"/>
    <w:rsid w:val="00D90468"/>
    <w:rsid w:val="00D906E5"/>
    <w:rsid w:val="00D91588"/>
    <w:rsid w:val="00D91705"/>
    <w:rsid w:val="00D917B6"/>
    <w:rsid w:val="00D91C1E"/>
    <w:rsid w:val="00D91D90"/>
    <w:rsid w:val="00D9243C"/>
    <w:rsid w:val="00D92AC9"/>
    <w:rsid w:val="00D92C34"/>
    <w:rsid w:val="00D9301E"/>
    <w:rsid w:val="00D931F9"/>
    <w:rsid w:val="00D935CC"/>
    <w:rsid w:val="00D93648"/>
    <w:rsid w:val="00D93858"/>
    <w:rsid w:val="00D93AC4"/>
    <w:rsid w:val="00D94244"/>
    <w:rsid w:val="00D94279"/>
    <w:rsid w:val="00D943F0"/>
    <w:rsid w:val="00D9458A"/>
    <w:rsid w:val="00D94AEB"/>
    <w:rsid w:val="00D95697"/>
    <w:rsid w:val="00D95931"/>
    <w:rsid w:val="00D959E5"/>
    <w:rsid w:val="00D962FB"/>
    <w:rsid w:val="00D96367"/>
    <w:rsid w:val="00D9658F"/>
    <w:rsid w:val="00D96804"/>
    <w:rsid w:val="00D96A45"/>
    <w:rsid w:val="00D96EB1"/>
    <w:rsid w:val="00D9726F"/>
    <w:rsid w:val="00D9729B"/>
    <w:rsid w:val="00D9740E"/>
    <w:rsid w:val="00D979D1"/>
    <w:rsid w:val="00DA02A8"/>
    <w:rsid w:val="00DA03FE"/>
    <w:rsid w:val="00DA076C"/>
    <w:rsid w:val="00DA0CAF"/>
    <w:rsid w:val="00DA0DFF"/>
    <w:rsid w:val="00DA0FFA"/>
    <w:rsid w:val="00DA1746"/>
    <w:rsid w:val="00DA1926"/>
    <w:rsid w:val="00DA1C24"/>
    <w:rsid w:val="00DA2127"/>
    <w:rsid w:val="00DA23FC"/>
    <w:rsid w:val="00DA2BBE"/>
    <w:rsid w:val="00DA33BB"/>
    <w:rsid w:val="00DA34A4"/>
    <w:rsid w:val="00DA39C9"/>
    <w:rsid w:val="00DA42E3"/>
    <w:rsid w:val="00DA445F"/>
    <w:rsid w:val="00DA463A"/>
    <w:rsid w:val="00DA4D40"/>
    <w:rsid w:val="00DA4EAD"/>
    <w:rsid w:val="00DA521E"/>
    <w:rsid w:val="00DA54C7"/>
    <w:rsid w:val="00DA5C77"/>
    <w:rsid w:val="00DA6152"/>
    <w:rsid w:val="00DA684F"/>
    <w:rsid w:val="00DA6C84"/>
    <w:rsid w:val="00DA6DE1"/>
    <w:rsid w:val="00DA752B"/>
    <w:rsid w:val="00DA7566"/>
    <w:rsid w:val="00DA756B"/>
    <w:rsid w:val="00DA763F"/>
    <w:rsid w:val="00DA78BD"/>
    <w:rsid w:val="00DA7DCA"/>
    <w:rsid w:val="00DB00AC"/>
    <w:rsid w:val="00DB0304"/>
    <w:rsid w:val="00DB0574"/>
    <w:rsid w:val="00DB0700"/>
    <w:rsid w:val="00DB0C36"/>
    <w:rsid w:val="00DB0C57"/>
    <w:rsid w:val="00DB0E75"/>
    <w:rsid w:val="00DB10C6"/>
    <w:rsid w:val="00DB145B"/>
    <w:rsid w:val="00DB174F"/>
    <w:rsid w:val="00DB1859"/>
    <w:rsid w:val="00DB195B"/>
    <w:rsid w:val="00DB1968"/>
    <w:rsid w:val="00DB1BCC"/>
    <w:rsid w:val="00DB1E6E"/>
    <w:rsid w:val="00DB20C3"/>
    <w:rsid w:val="00DB227F"/>
    <w:rsid w:val="00DB235C"/>
    <w:rsid w:val="00DB283F"/>
    <w:rsid w:val="00DB2BCE"/>
    <w:rsid w:val="00DB2C0A"/>
    <w:rsid w:val="00DB2E3F"/>
    <w:rsid w:val="00DB2ECE"/>
    <w:rsid w:val="00DB35F8"/>
    <w:rsid w:val="00DB366C"/>
    <w:rsid w:val="00DB38B7"/>
    <w:rsid w:val="00DB3D14"/>
    <w:rsid w:val="00DB3D9E"/>
    <w:rsid w:val="00DB4810"/>
    <w:rsid w:val="00DB53DA"/>
    <w:rsid w:val="00DB55BE"/>
    <w:rsid w:val="00DB5DD8"/>
    <w:rsid w:val="00DB604D"/>
    <w:rsid w:val="00DB639E"/>
    <w:rsid w:val="00DB63ED"/>
    <w:rsid w:val="00DB6748"/>
    <w:rsid w:val="00DB681D"/>
    <w:rsid w:val="00DB6A04"/>
    <w:rsid w:val="00DB6ED3"/>
    <w:rsid w:val="00DB71E6"/>
    <w:rsid w:val="00DB722D"/>
    <w:rsid w:val="00DB75A9"/>
    <w:rsid w:val="00DB77EA"/>
    <w:rsid w:val="00DB7AF4"/>
    <w:rsid w:val="00DB7CC1"/>
    <w:rsid w:val="00DB7DB9"/>
    <w:rsid w:val="00DC09F1"/>
    <w:rsid w:val="00DC0A62"/>
    <w:rsid w:val="00DC10EB"/>
    <w:rsid w:val="00DC1681"/>
    <w:rsid w:val="00DC16B1"/>
    <w:rsid w:val="00DC1701"/>
    <w:rsid w:val="00DC17D8"/>
    <w:rsid w:val="00DC1A4F"/>
    <w:rsid w:val="00DC1B03"/>
    <w:rsid w:val="00DC1D27"/>
    <w:rsid w:val="00DC2090"/>
    <w:rsid w:val="00DC2175"/>
    <w:rsid w:val="00DC2C81"/>
    <w:rsid w:val="00DC3136"/>
    <w:rsid w:val="00DC4364"/>
    <w:rsid w:val="00DC446A"/>
    <w:rsid w:val="00DC46D2"/>
    <w:rsid w:val="00DC54A5"/>
    <w:rsid w:val="00DC5942"/>
    <w:rsid w:val="00DC5B39"/>
    <w:rsid w:val="00DC660C"/>
    <w:rsid w:val="00DC6792"/>
    <w:rsid w:val="00DC6937"/>
    <w:rsid w:val="00DC6C20"/>
    <w:rsid w:val="00DC7819"/>
    <w:rsid w:val="00DC783D"/>
    <w:rsid w:val="00DD0019"/>
    <w:rsid w:val="00DD073C"/>
    <w:rsid w:val="00DD16D1"/>
    <w:rsid w:val="00DD1905"/>
    <w:rsid w:val="00DD20E1"/>
    <w:rsid w:val="00DD23FA"/>
    <w:rsid w:val="00DD24DD"/>
    <w:rsid w:val="00DD24DF"/>
    <w:rsid w:val="00DD2940"/>
    <w:rsid w:val="00DD2BF6"/>
    <w:rsid w:val="00DD2D5C"/>
    <w:rsid w:val="00DD2E1A"/>
    <w:rsid w:val="00DD2E1E"/>
    <w:rsid w:val="00DD3015"/>
    <w:rsid w:val="00DD35D3"/>
    <w:rsid w:val="00DD383A"/>
    <w:rsid w:val="00DD3943"/>
    <w:rsid w:val="00DD3C97"/>
    <w:rsid w:val="00DD3F7B"/>
    <w:rsid w:val="00DD4406"/>
    <w:rsid w:val="00DD4ADD"/>
    <w:rsid w:val="00DD4AF9"/>
    <w:rsid w:val="00DD4E9E"/>
    <w:rsid w:val="00DD4FB0"/>
    <w:rsid w:val="00DD534D"/>
    <w:rsid w:val="00DD5FD5"/>
    <w:rsid w:val="00DD608F"/>
    <w:rsid w:val="00DD60E0"/>
    <w:rsid w:val="00DD6734"/>
    <w:rsid w:val="00DD737E"/>
    <w:rsid w:val="00DD7CE3"/>
    <w:rsid w:val="00DD7CE8"/>
    <w:rsid w:val="00DD7EEE"/>
    <w:rsid w:val="00DE0456"/>
    <w:rsid w:val="00DE0491"/>
    <w:rsid w:val="00DE05E8"/>
    <w:rsid w:val="00DE085E"/>
    <w:rsid w:val="00DE0BC9"/>
    <w:rsid w:val="00DE1019"/>
    <w:rsid w:val="00DE10EA"/>
    <w:rsid w:val="00DE16BA"/>
    <w:rsid w:val="00DE1853"/>
    <w:rsid w:val="00DE295E"/>
    <w:rsid w:val="00DE311B"/>
    <w:rsid w:val="00DE3158"/>
    <w:rsid w:val="00DE331F"/>
    <w:rsid w:val="00DE33DE"/>
    <w:rsid w:val="00DE3653"/>
    <w:rsid w:val="00DE3F13"/>
    <w:rsid w:val="00DE4E68"/>
    <w:rsid w:val="00DE5250"/>
    <w:rsid w:val="00DE5794"/>
    <w:rsid w:val="00DE5A50"/>
    <w:rsid w:val="00DE5A9F"/>
    <w:rsid w:val="00DE6504"/>
    <w:rsid w:val="00DE6973"/>
    <w:rsid w:val="00DE7689"/>
    <w:rsid w:val="00DF0C26"/>
    <w:rsid w:val="00DF0C45"/>
    <w:rsid w:val="00DF0D2C"/>
    <w:rsid w:val="00DF0F02"/>
    <w:rsid w:val="00DF1388"/>
    <w:rsid w:val="00DF1467"/>
    <w:rsid w:val="00DF1B24"/>
    <w:rsid w:val="00DF1E57"/>
    <w:rsid w:val="00DF22DE"/>
    <w:rsid w:val="00DF2319"/>
    <w:rsid w:val="00DF2581"/>
    <w:rsid w:val="00DF2969"/>
    <w:rsid w:val="00DF2A2B"/>
    <w:rsid w:val="00DF2B4D"/>
    <w:rsid w:val="00DF2EF6"/>
    <w:rsid w:val="00DF2F31"/>
    <w:rsid w:val="00DF3183"/>
    <w:rsid w:val="00DF3362"/>
    <w:rsid w:val="00DF4151"/>
    <w:rsid w:val="00DF42FC"/>
    <w:rsid w:val="00DF48D9"/>
    <w:rsid w:val="00DF4A1E"/>
    <w:rsid w:val="00DF4E4E"/>
    <w:rsid w:val="00DF64EA"/>
    <w:rsid w:val="00DF6C3D"/>
    <w:rsid w:val="00DF6D3B"/>
    <w:rsid w:val="00DF6F17"/>
    <w:rsid w:val="00DF7440"/>
    <w:rsid w:val="00DF757C"/>
    <w:rsid w:val="00DF779B"/>
    <w:rsid w:val="00DF7EA2"/>
    <w:rsid w:val="00E006E3"/>
    <w:rsid w:val="00E012DB"/>
    <w:rsid w:val="00E01417"/>
    <w:rsid w:val="00E01CB2"/>
    <w:rsid w:val="00E01F46"/>
    <w:rsid w:val="00E020A9"/>
    <w:rsid w:val="00E022DA"/>
    <w:rsid w:val="00E02C4D"/>
    <w:rsid w:val="00E03CC5"/>
    <w:rsid w:val="00E03DDB"/>
    <w:rsid w:val="00E04425"/>
    <w:rsid w:val="00E044A8"/>
    <w:rsid w:val="00E04888"/>
    <w:rsid w:val="00E04906"/>
    <w:rsid w:val="00E04C77"/>
    <w:rsid w:val="00E04D69"/>
    <w:rsid w:val="00E04F68"/>
    <w:rsid w:val="00E0547D"/>
    <w:rsid w:val="00E058CC"/>
    <w:rsid w:val="00E05984"/>
    <w:rsid w:val="00E05DE6"/>
    <w:rsid w:val="00E06E79"/>
    <w:rsid w:val="00E070A7"/>
    <w:rsid w:val="00E07205"/>
    <w:rsid w:val="00E0760C"/>
    <w:rsid w:val="00E07C3F"/>
    <w:rsid w:val="00E07C57"/>
    <w:rsid w:val="00E07DB8"/>
    <w:rsid w:val="00E07DCB"/>
    <w:rsid w:val="00E07DF5"/>
    <w:rsid w:val="00E102DA"/>
    <w:rsid w:val="00E105EE"/>
    <w:rsid w:val="00E10731"/>
    <w:rsid w:val="00E1081D"/>
    <w:rsid w:val="00E11674"/>
    <w:rsid w:val="00E117EC"/>
    <w:rsid w:val="00E11B89"/>
    <w:rsid w:val="00E11EE7"/>
    <w:rsid w:val="00E12106"/>
    <w:rsid w:val="00E123A9"/>
    <w:rsid w:val="00E1265C"/>
    <w:rsid w:val="00E12A4E"/>
    <w:rsid w:val="00E133B9"/>
    <w:rsid w:val="00E13831"/>
    <w:rsid w:val="00E13D87"/>
    <w:rsid w:val="00E14106"/>
    <w:rsid w:val="00E14967"/>
    <w:rsid w:val="00E14DEF"/>
    <w:rsid w:val="00E153DC"/>
    <w:rsid w:val="00E15D3E"/>
    <w:rsid w:val="00E15DD5"/>
    <w:rsid w:val="00E1610C"/>
    <w:rsid w:val="00E16145"/>
    <w:rsid w:val="00E16157"/>
    <w:rsid w:val="00E16162"/>
    <w:rsid w:val="00E16649"/>
    <w:rsid w:val="00E169C6"/>
    <w:rsid w:val="00E16FD4"/>
    <w:rsid w:val="00E1711E"/>
    <w:rsid w:val="00E17A5F"/>
    <w:rsid w:val="00E17A68"/>
    <w:rsid w:val="00E17B67"/>
    <w:rsid w:val="00E17E23"/>
    <w:rsid w:val="00E20397"/>
    <w:rsid w:val="00E20A80"/>
    <w:rsid w:val="00E20F50"/>
    <w:rsid w:val="00E20FB2"/>
    <w:rsid w:val="00E20FF8"/>
    <w:rsid w:val="00E21A74"/>
    <w:rsid w:val="00E21CEE"/>
    <w:rsid w:val="00E2370C"/>
    <w:rsid w:val="00E23921"/>
    <w:rsid w:val="00E23DCC"/>
    <w:rsid w:val="00E23EAC"/>
    <w:rsid w:val="00E24583"/>
    <w:rsid w:val="00E249FC"/>
    <w:rsid w:val="00E24A7E"/>
    <w:rsid w:val="00E24B9A"/>
    <w:rsid w:val="00E24EEC"/>
    <w:rsid w:val="00E252E7"/>
    <w:rsid w:val="00E254BD"/>
    <w:rsid w:val="00E25A34"/>
    <w:rsid w:val="00E25A79"/>
    <w:rsid w:val="00E26084"/>
    <w:rsid w:val="00E262AF"/>
    <w:rsid w:val="00E262B2"/>
    <w:rsid w:val="00E268A3"/>
    <w:rsid w:val="00E26C61"/>
    <w:rsid w:val="00E26D3D"/>
    <w:rsid w:val="00E270E3"/>
    <w:rsid w:val="00E2752B"/>
    <w:rsid w:val="00E278E7"/>
    <w:rsid w:val="00E301F6"/>
    <w:rsid w:val="00E30F9B"/>
    <w:rsid w:val="00E33231"/>
    <w:rsid w:val="00E337D2"/>
    <w:rsid w:val="00E33853"/>
    <w:rsid w:val="00E33CF5"/>
    <w:rsid w:val="00E33D1C"/>
    <w:rsid w:val="00E343BB"/>
    <w:rsid w:val="00E34768"/>
    <w:rsid w:val="00E34AE4"/>
    <w:rsid w:val="00E3541D"/>
    <w:rsid w:val="00E35B7F"/>
    <w:rsid w:val="00E35D74"/>
    <w:rsid w:val="00E3619A"/>
    <w:rsid w:val="00E36DFE"/>
    <w:rsid w:val="00E37FDB"/>
    <w:rsid w:val="00E40234"/>
    <w:rsid w:val="00E408A1"/>
    <w:rsid w:val="00E40D08"/>
    <w:rsid w:val="00E410A6"/>
    <w:rsid w:val="00E41516"/>
    <w:rsid w:val="00E41F36"/>
    <w:rsid w:val="00E41F63"/>
    <w:rsid w:val="00E42157"/>
    <w:rsid w:val="00E421C8"/>
    <w:rsid w:val="00E424EB"/>
    <w:rsid w:val="00E42516"/>
    <w:rsid w:val="00E42548"/>
    <w:rsid w:val="00E42AA5"/>
    <w:rsid w:val="00E42BF0"/>
    <w:rsid w:val="00E42CE5"/>
    <w:rsid w:val="00E434DF"/>
    <w:rsid w:val="00E4371C"/>
    <w:rsid w:val="00E43832"/>
    <w:rsid w:val="00E43D0D"/>
    <w:rsid w:val="00E43E3C"/>
    <w:rsid w:val="00E4406A"/>
    <w:rsid w:val="00E440ED"/>
    <w:rsid w:val="00E443A7"/>
    <w:rsid w:val="00E443EE"/>
    <w:rsid w:val="00E445A2"/>
    <w:rsid w:val="00E445D8"/>
    <w:rsid w:val="00E44E3C"/>
    <w:rsid w:val="00E44EA2"/>
    <w:rsid w:val="00E44FDC"/>
    <w:rsid w:val="00E452D3"/>
    <w:rsid w:val="00E456DA"/>
    <w:rsid w:val="00E457B7"/>
    <w:rsid w:val="00E45DD8"/>
    <w:rsid w:val="00E45E4A"/>
    <w:rsid w:val="00E46131"/>
    <w:rsid w:val="00E464DA"/>
    <w:rsid w:val="00E4689C"/>
    <w:rsid w:val="00E46D29"/>
    <w:rsid w:val="00E46ED2"/>
    <w:rsid w:val="00E46EDF"/>
    <w:rsid w:val="00E470FE"/>
    <w:rsid w:val="00E47D17"/>
    <w:rsid w:val="00E47EB5"/>
    <w:rsid w:val="00E47FFB"/>
    <w:rsid w:val="00E5019A"/>
    <w:rsid w:val="00E502E8"/>
    <w:rsid w:val="00E50496"/>
    <w:rsid w:val="00E50878"/>
    <w:rsid w:val="00E50C55"/>
    <w:rsid w:val="00E5141B"/>
    <w:rsid w:val="00E5165E"/>
    <w:rsid w:val="00E51A54"/>
    <w:rsid w:val="00E51AB1"/>
    <w:rsid w:val="00E52357"/>
    <w:rsid w:val="00E5283A"/>
    <w:rsid w:val="00E528C2"/>
    <w:rsid w:val="00E52A58"/>
    <w:rsid w:val="00E52B74"/>
    <w:rsid w:val="00E52C27"/>
    <w:rsid w:val="00E5341B"/>
    <w:rsid w:val="00E53439"/>
    <w:rsid w:val="00E534BD"/>
    <w:rsid w:val="00E53818"/>
    <w:rsid w:val="00E53A52"/>
    <w:rsid w:val="00E53B62"/>
    <w:rsid w:val="00E53DCC"/>
    <w:rsid w:val="00E53FF6"/>
    <w:rsid w:val="00E553D7"/>
    <w:rsid w:val="00E55D2B"/>
    <w:rsid w:val="00E561D7"/>
    <w:rsid w:val="00E56A67"/>
    <w:rsid w:val="00E56FBD"/>
    <w:rsid w:val="00E5702B"/>
    <w:rsid w:val="00E57486"/>
    <w:rsid w:val="00E57508"/>
    <w:rsid w:val="00E57536"/>
    <w:rsid w:val="00E575B6"/>
    <w:rsid w:val="00E578D6"/>
    <w:rsid w:val="00E57B8D"/>
    <w:rsid w:val="00E57C96"/>
    <w:rsid w:val="00E57CDE"/>
    <w:rsid w:val="00E60324"/>
    <w:rsid w:val="00E6173F"/>
    <w:rsid w:val="00E61A5C"/>
    <w:rsid w:val="00E61F35"/>
    <w:rsid w:val="00E62326"/>
    <w:rsid w:val="00E6278C"/>
    <w:rsid w:val="00E627C1"/>
    <w:rsid w:val="00E62CB8"/>
    <w:rsid w:val="00E62F60"/>
    <w:rsid w:val="00E63C7D"/>
    <w:rsid w:val="00E63F75"/>
    <w:rsid w:val="00E6407F"/>
    <w:rsid w:val="00E64BAF"/>
    <w:rsid w:val="00E64D62"/>
    <w:rsid w:val="00E650E6"/>
    <w:rsid w:val="00E6518D"/>
    <w:rsid w:val="00E652C0"/>
    <w:rsid w:val="00E65474"/>
    <w:rsid w:val="00E65CBE"/>
    <w:rsid w:val="00E65E74"/>
    <w:rsid w:val="00E6644E"/>
    <w:rsid w:val="00E66812"/>
    <w:rsid w:val="00E67025"/>
    <w:rsid w:val="00E6710E"/>
    <w:rsid w:val="00E67371"/>
    <w:rsid w:val="00E6789A"/>
    <w:rsid w:val="00E6797B"/>
    <w:rsid w:val="00E67EF3"/>
    <w:rsid w:val="00E707B9"/>
    <w:rsid w:val="00E70A04"/>
    <w:rsid w:val="00E70B5D"/>
    <w:rsid w:val="00E70C24"/>
    <w:rsid w:val="00E70C27"/>
    <w:rsid w:val="00E70DA7"/>
    <w:rsid w:val="00E70E16"/>
    <w:rsid w:val="00E71227"/>
    <w:rsid w:val="00E71436"/>
    <w:rsid w:val="00E715DF"/>
    <w:rsid w:val="00E71C8B"/>
    <w:rsid w:val="00E71C95"/>
    <w:rsid w:val="00E71D03"/>
    <w:rsid w:val="00E71D45"/>
    <w:rsid w:val="00E71F13"/>
    <w:rsid w:val="00E71F25"/>
    <w:rsid w:val="00E72237"/>
    <w:rsid w:val="00E72871"/>
    <w:rsid w:val="00E72E7E"/>
    <w:rsid w:val="00E73345"/>
    <w:rsid w:val="00E73BAC"/>
    <w:rsid w:val="00E74030"/>
    <w:rsid w:val="00E74438"/>
    <w:rsid w:val="00E74977"/>
    <w:rsid w:val="00E74D60"/>
    <w:rsid w:val="00E74DD6"/>
    <w:rsid w:val="00E750C2"/>
    <w:rsid w:val="00E75387"/>
    <w:rsid w:val="00E75407"/>
    <w:rsid w:val="00E75478"/>
    <w:rsid w:val="00E75955"/>
    <w:rsid w:val="00E75C8B"/>
    <w:rsid w:val="00E75EAB"/>
    <w:rsid w:val="00E76013"/>
    <w:rsid w:val="00E764B0"/>
    <w:rsid w:val="00E765D6"/>
    <w:rsid w:val="00E7670B"/>
    <w:rsid w:val="00E7691A"/>
    <w:rsid w:val="00E76CE1"/>
    <w:rsid w:val="00E76F2C"/>
    <w:rsid w:val="00E7728E"/>
    <w:rsid w:val="00E778D9"/>
    <w:rsid w:val="00E77C0B"/>
    <w:rsid w:val="00E8029E"/>
    <w:rsid w:val="00E80385"/>
    <w:rsid w:val="00E80608"/>
    <w:rsid w:val="00E80904"/>
    <w:rsid w:val="00E81494"/>
    <w:rsid w:val="00E814CF"/>
    <w:rsid w:val="00E8150A"/>
    <w:rsid w:val="00E817A6"/>
    <w:rsid w:val="00E81D57"/>
    <w:rsid w:val="00E81D93"/>
    <w:rsid w:val="00E829F3"/>
    <w:rsid w:val="00E82FBE"/>
    <w:rsid w:val="00E8357C"/>
    <w:rsid w:val="00E835D7"/>
    <w:rsid w:val="00E839E4"/>
    <w:rsid w:val="00E83CC6"/>
    <w:rsid w:val="00E84114"/>
    <w:rsid w:val="00E84263"/>
    <w:rsid w:val="00E84960"/>
    <w:rsid w:val="00E850BD"/>
    <w:rsid w:val="00E85460"/>
    <w:rsid w:val="00E854A1"/>
    <w:rsid w:val="00E85C36"/>
    <w:rsid w:val="00E85DD2"/>
    <w:rsid w:val="00E86934"/>
    <w:rsid w:val="00E86A31"/>
    <w:rsid w:val="00E87265"/>
    <w:rsid w:val="00E8767A"/>
    <w:rsid w:val="00E8781A"/>
    <w:rsid w:val="00E879DA"/>
    <w:rsid w:val="00E9011E"/>
    <w:rsid w:val="00E905B2"/>
    <w:rsid w:val="00E9067D"/>
    <w:rsid w:val="00E90CDB"/>
    <w:rsid w:val="00E91EB2"/>
    <w:rsid w:val="00E92543"/>
    <w:rsid w:val="00E92818"/>
    <w:rsid w:val="00E9281A"/>
    <w:rsid w:val="00E92F6D"/>
    <w:rsid w:val="00E92FCD"/>
    <w:rsid w:val="00E9330F"/>
    <w:rsid w:val="00E93321"/>
    <w:rsid w:val="00E9371E"/>
    <w:rsid w:val="00E93A85"/>
    <w:rsid w:val="00E93C61"/>
    <w:rsid w:val="00E9421F"/>
    <w:rsid w:val="00E94331"/>
    <w:rsid w:val="00E943A0"/>
    <w:rsid w:val="00E9482E"/>
    <w:rsid w:val="00E9511E"/>
    <w:rsid w:val="00E956D9"/>
    <w:rsid w:val="00E96343"/>
    <w:rsid w:val="00E96803"/>
    <w:rsid w:val="00E9683A"/>
    <w:rsid w:val="00E96C91"/>
    <w:rsid w:val="00E96CD9"/>
    <w:rsid w:val="00E9723A"/>
    <w:rsid w:val="00E9750D"/>
    <w:rsid w:val="00E97A03"/>
    <w:rsid w:val="00E97A85"/>
    <w:rsid w:val="00E97C01"/>
    <w:rsid w:val="00E97E1D"/>
    <w:rsid w:val="00E97ED4"/>
    <w:rsid w:val="00EA0068"/>
    <w:rsid w:val="00EA01DE"/>
    <w:rsid w:val="00EA0E4A"/>
    <w:rsid w:val="00EA0F0C"/>
    <w:rsid w:val="00EA0F6B"/>
    <w:rsid w:val="00EA1055"/>
    <w:rsid w:val="00EA14F6"/>
    <w:rsid w:val="00EA1628"/>
    <w:rsid w:val="00EA2122"/>
    <w:rsid w:val="00EA223F"/>
    <w:rsid w:val="00EA231F"/>
    <w:rsid w:val="00EA24E8"/>
    <w:rsid w:val="00EA25BF"/>
    <w:rsid w:val="00EA272B"/>
    <w:rsid w:val="00EA2868"/>
    <w:rsid w:val="00EA2986"/>
    <w:rsid w:val="00EA3035"/>
    <w:rsid w:val="00EA42BB"/>
    <w:rsid w:val="00EA47DC"/>
    <w:rsid w:val="00EA484F"/>
    <w:rsid w:val="00EA4B34"/>
    <w:rsid w:val="00EA4BE3"/>
    <w:rsid w:val="00EA546B"/>
    <w:rsid w:val="00EA551E"/>
    <w:rsid w:val="00EA561B"/>
    <w:rsid w:val="00EA569E"/>
    <w:rsid w:val="00EA5931"/>
    <w:rsid w:val="00EA612D"/>
    <w:rsid w:val="00EA682E"/>
    <w:rsid w:val="00EA760A"/>
    <w:rsid w:val="00EA7881"/>
    <w:rsid w:val="00EA7C88"/>
    <w:rsid w:val="00EA7D96"/>
    <w:rsid w:val="00EA7DC8"/>
    <w:rsid w:val="00EB0280"/>
    <w:rsid w:val="00EB0FB9"/>
    <w:rsid w:val="00EB150B"/>
    <w:rsid w:val="00EB17E5"/>
    <w:rsid w:val="00EB190B"/>
    <w:rsid w:val="00EB1B3E"/>
    <w:rsid w:val="00EB1CEC"/>
    <w:rsid w:val="00EB1D91"/>
    <w:rsid w:val="00EB1F72"/>
    <w:rsid w:val="00EB2CA8"/>
    <w:rsid w:val="00EB2D25"/>
    <w:rsid w:val="00EB2F7C"/>
    <w:rsid w:val="00EB34F6"/>
    <w:rsid w:val="00EB354B"/>
    <w:rsid w:val="00EB3A28"/>
    <w:rsid w:val="00EB3BFB"/>
    <w:rsid w:val="00EB3D19"/>
    <w:rsid w:val="00EB3DFE"/>
    <w:rsid w:val="00EB5141"/>
    <w:rsid w:val="00EB51BF"/>
    <w:rsid w:val="00EB5C29"/>
    <w:rsid w:val="00EB5F2A"/>
    <w:rsid w:val="00EB61FF"/>
    <w:rsid w:val="00EB64C3"/>
    <w:rsid w:val="00EB6727"/>
    <w:rsid w:val="00EB68C3"/>
    <w:rsid w:val="00EB6E70"/>
    <w:rsid w:val="00EB777E"/>
    <w:rsid w:val="00EB7874"/>
    <w:rsid w:val="00EB79BA"/>
    <w:rsid w:val="00EC059E"/>
    <w:rsid w:val="00EC0684"/>
    <w:rsid w:val="00EC0EF6"/>
    <w:rsid w:val="00EC0F49"/>
    <w:rsid w:val="00EC0FAF"/>
    <w:rsid w:val="00EC10B8"/>
    <w:rsid w:val="00EC11E3"/>
    <w:rsid w:val="00EC15F2"/>
    <w:rsid w:val="00EC1887"/>
    <w:rsid w:val="00EC26A3"/>
    <w:rsid w:val="00EC3338"/>
    <w:rsid w:val="00EC37CE"/>
    <w:rsid w:val="00EC386E"/>
    <w:rsid w:val="00EC3AA1"/>
    <w:rsid w:val="00EC3B17"/>
    <w:rsid w:val="00EC432E"/>
    <w:rsid w:val="00EC43C9"/>
    <w:rsid w:val="00EC4443"/>
    <w:rsid w:val="00EC49FE"/>
    <w:rsid w:val="00EC4C9F"/>
    <w:rsid w:val="00EC4DA3"/>
    <w:rsid w:val="00EC5499"/>
    <w:rsid w:val="00EC5664"/>
    <w:rsid w:val="00EC5A4A"/>
    <w:rsid w:val="00EC6572"/>
    <w:rsid w:val="00EC659D"/>
    <w:rsid w:val="00EC65A2"/>
    <w:rsid w:val="00EC67D5"/>
    <w:rsid w:val="00EC6C7E"/>
    <w:rsid w:val="00EC6D15"/>
    <w:rsid w:val="00EC75B2"/>
    <w:rsid w:val="00EC79D7"/>
    <w:rsid w:val="00EC7A3E"/>
    <w:rsid w:val="00EC7DED"/>
    <w:rsid w:val="00EC7E8A"/>
    <w:rsid w:val="00EC7F20"/>
    <w:rsid w:val="00ED0D62"/>
    <w:rsid w:val="00ED13AB"/>
    <w:rsid w:val="00ED1416"/>
    <w:rsid w:val="00ED14D2"/>
    <w:rsid w:val="00ED1A8C"/>
    <w:rsid w:val="00ED2181"/>
    <w:rsid w:val="00ED2F05"/>
    <w:rsid w:val="00ED31A8"/>
    <w:rsid w:val="00ED3226"/>
    <w:rsid w:val="00ED3A94"/>
    <w:rsid w:val="00ED3C02"/>
    <w:rsid w:val="00ED3D92"/>
    <w:rsid w:val="00ED4026"/>
    <w:rsid w:val="00ED41AA"/>
    <w:rsid w:val="00ED4254"/>
    <w:rsid w:val="00ED442B"/>
    <w:rsid w:val="00ED4538"/>
    <w:rsid w:val="00ED4A1D"/>
    <w:rsid w:val="00ED511F"/>
    <w:rsid w:val="00ED5230"/>
    <w:rsid w:val="00ED5331"/>
    <w:rsid w:val="00ED5C04"/>
    <w:rsid w:val="00ED6059"/>
    <w:rsid w:val="00ED6211"/>
    <w:rsid w:val="00ED63E3"/>
    <w:rsid w:val="00ED646A"/>
    <w:rsid w:val="00ED66A7"/>
    <w:rsid w:val="00ED6989"/>
    <w:rsid w:val="00ED6B35"/>
    <w:rsid w:val="00ED6E69"/>
    <w:rsid w:val="00ED6F57"/>
    <w:rsid w:val="00ED7413"/>
    <w:rsid w:val="00ED74AE"/>
    <w:rsid w:val="00ED74B8"/>
    <w:rsid w:val="00ED7915"/>
    <w:rsid w:val="00ED7F53"/>
    <w:rsid w:val="00EE07C4"/>
    <w:rsid w:val="00EE0887"/>
    <w:rsid w:val="00EE0933"/>
    <w:rsid w:val="00EE0F6E"/>
    <w:rsid w:val="00EE1184"/>
    <w:rsid w:val="00EE12BD"/>
    <w:rsid w:val="00EE15F9"/>
    <w:rsid w:val="00EE181F"/>
    <w:rsid w:val="00EE19F4"/>
    <w:rsid w:val="00EE1BC8"/>
    <w:rsid w:val="00EE1C6A"/>
    <w:rsid w:val="00EE208A"/>
    <w:rsid w:val="00EE246C"/>
    <w:rsid w:val="00EE286F"/>
    <w:rsid w:val="00EE2DB6"/>
    <w:rsid w:val="00EE33A9"/>
    <w:rsid w:val="00EE3917"/>
    <w:rsid w:val="00EE427B"/>
    <w:rsid w:val="00EE4405"/>
    <w:rsid w:val="00EE46E6"/>
    <w:rsid w:val="00EE4724"/>
    <w:rsid w:val="00EE4F27"/>
    <w:rsid w:val="00EE5560"/>
    <w:rsid w:val="00EE55E8"/>
    <w:rsid w:val="00EE5703"/>
    <w:rsid w:val="00EE597B"/>
    <w:rsid w:val="00EE640B"/>
    <w:rsid w:val="00EE641D"/>
    <w:rsid w:val="00EE74CB"/>
    <w:rsid w:val="00EE7838"/>
    <w:rsid w:val="00EE7D93"/>
    <w:rsid w:val="00EE7DFE"/>
    <w:rsid w:val="00EF0199"/>
    <w:rsid w:val="00EF0374"/>
    <w:rsid w:val="00EF0668"/>
    <w:rsid w:val="00EF06DF"/>
    <w:rsid w:val="00EF1B5D"/>
    <w:rsid w:val="00EF21BF"/>
    <w:rsid w:val="00EF2424"/>
    <w:rsid w:val="00EF2AA7"/>
    <w:rsid w:val="00EF30FC"/>
    <w:rsid w:val="00EF33F2"/>
    <w:rsid w:val="00EF3420"/>
    <w:rsid w:val="00EF3701"/>
    <w:rsid w:val="00EF3750"/>
    <w:rsid w:val="00EF3A51"/>
    <w:rsid w:val="00EF42BD"/>
    <w:rsid w:val="00EF46DE"/>
    <w:rsid w:val="00EF4D90"/>
    <w:rsid w:val="00EF56CD"/>
    <w:rsid w:val="00EF5CBA"/>
    <w:rsid w:val="00EF5EB7"/>
    <w:rsid w:val="00EF5F42"/>
    <w:rsid w:val="00EF64CF"/>
    <w:rsid w:val="00EF65D2"/>
    <w:rsid w:val="00EF66CA"/>
    <w:rsid w:val="00EF68EC"/>
    <w:rsid w:val="00EF69CE"/>
    <w:rsid w:val="00EF69D0"/>
    <w:rsid w:val="00EF69DA"/>
    <w:rsid w:val="00EF6ECD"/>
    <w:rsid w:val="00EF75AA"/>
    <w:rsid w:val="00EF7A23"/>
    <w:rsid w:val="00EF7A35"/>
    <w:rsid w:val="00EF7B41"/>
    <w:rsid w:val="00EF7B6C"/>
    <w:rsid w:val="00F00044"/>
    <w:rsid w:val="00F003C3"/>
    <w:rsid w:val="00F00488"/>
    <w:rsid w:val="00F00715"/>
    <w:rsid w:val="00F0082A"/>
    <w:rsid w:val="00F00BF7"/>
    <w:rsid w:val="00F00D0B"/>
    <w:rsid w:val="00F00F69"/>
    <w:rsid w:val="00F0119C"/>
    <w:rsid w:val="00F01205"/>
    <w:rsid w:val="00F013DF"/>
    <w:rsid w:val="00F01568"/>
    <w:rsid w:val="00F01684"/>
    <w:rsid w:val="00F01CB1"/>
    <w:rsid w:val="00F01F35"/>
    <w:rsid w:val="00F023CD"/>
    <w:rsid w:val="00F026BE"/>
    <w:rsid w:val="00F02874"/>
    <w:rsid w:val="00F02C44"/>
    <w:rsid w:val="00F02E71"/>
    <w:rsid w:val="00F032C9"/>
    <w:rsid w:val="00F03B0F"/>
    <w:rsid w:val="00F03B89"/>
    <w:rsid w:val="00F03B94"/>
    <w:rsid w:val="00F03ED1"/>
    <w:rsid w:val="00F03F4E"/>
    <w:rsid w:val="00F0453D"/>
    <w:rsid w:val="00F0531B"/>
    <w:rsid w:val="00F0564A"/>
    <w:rsid w:val="00F058DE"/>
    <w:rsid w:val="00F05908"/>
    <w:rsid w:val="00F05A31"/>
    <w:rsid w:val="00F05EE8"/>
    <w:rsid w:val="00F06C83"/>
    <w:rsid w:val="00F06C86"/>
    <w:rsid w:val="00F06E20"/>
    <w:rsid w:val="00F07007"/>
    <w:rsid w:val="00F0726F"/>
    <w:rsid w:val="00F07842"/>
    <w:rsid w:val="00F07A3F"/>
    <w:rsid w:val="00F07AE4"/>
    <w:rsid w:val="00F07FD9"/>
    <w:rsid w:val="00F07FE8"/>
    <w:rsid w:val="00F10032"/>
    <w:rsid w:val="00F10B50"/>
    <w:rsid w:val="00F111EF"/>
    <w:rsid w:val="00F113E6"/>
    <w:rsid w:val="00F115B9"/>
    <w:rsid w:val="00F11811"/>
    <w:rsid w:val="00F11F02"/>
    <w:rsid w:val="00F12528"/>
    <w:rsid w:val="00F125D3"/>
    <w:rsid w:val="00F126CE"/>
    <w:rsid w:val="00F131CC"/>
    <w:rsid w:val="00F13543"/>
    <w:rsid w:val="00F1354B"/>
    <w:rsid w:val="00F1377B"/>
    <w:rsid w:val="00F13844"/>
    <w:rsid w:val="00F138D8"/>
    <w:rsid w:val="00F13EC1"/>
    <w:rsid w:val="00F13FA2"/>
    <w:rsid w:val="00F14042"/>
    <w:rsid w:val="00F1459D"/>
    <w:rsid w:val="00F1465A"/>
    <w:rsid w:val="00F1492C"/>
    <w:rsid w:val="00F14B41"/>
    <w:rsid w:val="00F14F0F"/>
    <w:rsid w:val="00F14FE0"/>
    <w:rsid w:val="00F150D9"/>
    <w:rsid w:val="00F150E7"/>
    <w:rsid w:val="00F1525C"/>
    <w:rsid w:val="00F15558"/>
    <w:rsid w:val="00F15C72"/>
    <w:rsid w:val="00F15DC4"/>
    <w:rsid w:val="00F15E2D"/>
    <w:rsid w:val="00F16120"/>
    <w:rsid w:val="00F1638C"/>
    <w:rsid w:val="00F164C2"/>
    <w:rsid w:val="00F16943"/>
    <w:rsid w:val="00F16A2F"/>
    <w:rsid w:val="00F16DEC"/>
    <w:rsid w:val="00F17161"/>
    <w:rsid w:val="00F17186"/>
    <w:rsid w:val="00F17286"/>
    <w:rsid w:val="00F20C33"/>
    <w:rsid w:val="00F21181"/>
    <w:rsid w:val="00F21543"/>
    <w:rsid w:val="00F216FA"/>
    <w:rsid w:val="00F218C7"/>
    <w:rsid w:val="00F21ADC"/>
    <w:rsid w:val="00F221CA"/>
    <w:rsid w:val="00F22506"/>
    <w:rsid w:val="00F22657"/>
    <w:rsid w:val="00F234B8"/>
    <w:rsid w:val="00F234D2"/>
    <w:rsid w:val="00F235B7"/>
    <w:rsid w:val="00F238CA"/>
    <w:rsid w:val="00F23DD5"/>
    <w:rsid w:val="00F23E17"/>
    <w:rsid w:val="00F242DD"/>
    <w:rsid w:val="00F24357"/>
    <w:rsid w:val="00F24C29"/>
    <w:rsid w:val="00F24FDF"/>
    <w:rsid w:val="00F25100"/>
    <w:rsid w:val="00F2584A"/>
    <w:rsid w:val="00F261C1"/>
    <w:rsid w:val="00F2649F"/>
    <w:rsid w:val="00F26713"/>
    <w:rsid w:val="00F26C2C"/>
    <w:rsid w:val="00F26C76"/>
    <w:rsid w:val="00F26FDA"/>
    <w:rsid w:val="00F27067"/>
    <w:rsid w:val="00F273BD"/>
    <w:rsid w:val="00F276E9"/>
    <w:rsid w:val="00F27A21"/>
    <w:rsid w:val="00F27A3A"/>
    <w:rsid w:val="00F27A40"/>
    <w:rsid w:val="00F27AE7"/>
    <w:rsid w:val="00F27C2E"/>
    <w:rsid w:val="00F30368"/>
    <w:rsid w:val="00F304A5"/>
    <w:rsid w:val="00F307FA"/>
    <w:rsid w:val="00F30C7D"/>
    <w:rsid w:val="00F312A2"/>
    <w:rsid w:val="00F3132C"/>
    <w:rsid w:val="00F31968"/>
    <w:rsid w:val="00F31A48"/>
    <w:rsid w:val="00F32999"/>
    <w:rsid w:val="00F32B24"/>
    <w:rsid w:val="00F32BEF"/>
    <w:rsid w:val="00F337BE"/>
    <w:rsid w:val="00F33A38"/>
    <w:rsid w:val="00F33C85"/>
    <w:rsid w:val="00F34BF3"/>
    <w:rsid w:val="00F35958"/>
    <w:rsid w:val="00F35BF6"/>
    <w:rsid w:val="00F35F60"/>
    <w:rsid w:val="00F3659B"/>
    <w:rsid w:val="00F36B3D"/>
    <w:rsid w:val="00F36F84"/>
    <w:rsid w:val="00F36FD1"/>
    <w:rsid w:val="00F372EF"/>
    <w:rsid w:val="00F3734D"/>
    <w:rsid w:val="00F3760B"/>
    <w:rsid w:val="00F37F35"/>
    <w:rsid w:val="00F406CF"/>
    <w:rsid w:val="00F40716"/>
    <w:rsid w:val="00F40B6E"/>
    <w:rsid w:val="00F40BD1"/>
    <w:rsid w:val="00F40CA4"/>
    <w:rsid w:val="00F40D82"/>
    <w:rsid w:val="00F41338"/>
    <w:rsid w:val="00F415D1"/>
    <w:rsid w:val="00F41D1A"/>
    <w:rsid w:val="00F41E7C"/>
    <w:rsid w:val="00F41F1E"/>
    <w:rsid w:val="00F424F5"/>
    <w:rsid w:val="00F425ED"/>
    <w:rsid w:val="00F42739"/>
    <w:rsid w:val="00F42DD7"/>
    <w:rsid w:val="00F42FF2"/>
    <w:rsid w:val="00F431D5"/>
    <w:rsid w:val="00F4323F"/>
    <w:rsid w:val="00F4328F"/>
    <w:rsid w:val="00F441A1"/>
    <w:rsid w:val="00F443F4"/>
    <w:rsid w:val="00F45CBE"/>
    <w:rsid w:val="00F46AF7"/>
    <w:rsid w:val="00F46C4A"/>
    <w:rsid w:val="00F47412"/>
    <w:rsid w:val="00F5006E"/>
    <w:rsid w:val="00F50868"/>
    <w:rsid w:val="00F522B9"/>
    <w:rsid w:val="00F5235C"/>
    <w:rsid w:val="00F52539"/>
    <w:rsid w:val="00F526A6"/>
    <w:rsid w:val="00F52A5C"/>
    <w:rsid w:val="00F52C7B"/>
    <w:rsid w:val="00F52F8B"/>
    <w:rsid w:val="00F53BC1"/>
    <w:rsid w:val="00F53CF2"/>
    <w:rsid w:val="00F54363"/>
    <w:rsid w:val="00F5448C"/>
    <w:rsid w:val="00F545D9"/>
    <w:rsid w:val="00F54DC2"/>
    <w:rsid w:val="00F55073"/>
    <w:rsid w:val="00F5524D"/>
    <w:rsid w:val="00F554C9"/>
    <w:rsid w:val="00F55975"/>
    <w:rsid w:val="00F55CD6"/>
    <w:rsid w:val="00F55ECA"/>
    <w:rsid w:val="00F55EFC"/>
    <w:rsid w:val="00F561F0"/>
    <w:rsid w:val="00F564BA"/>
    <w:rsid w:val="00F565BE"/>
    <w:rsid w:val="00F5677D"/>
    <w:rsid w:val="00F569C3"/>
    <w:rsid w:val="00F56E8A"/>
    <w:rsid w:val="00F5718B"/>
    <w:rsid w:val="00F57382"/>
    <w:rsid w:val="00F573EC"/>
    <w:rsid w:val="00F573EE"/>
    <w:rsid w:val="00F57460"/>
    <w:rsid w:val="00F5761D"/>
    <w:rsid w:val="00F57940"/>
    <w:rsid w:val="00F60A92"/>
    <w:rsid w:val="00F60EBE"/>
    <w:rsid w:val="00F6137B"/>
    <w:rsid w:val="00F61921"/>
    <w:rsid w:val="00F61B8B"/>
    <w:rsid w:val="00F61F88"/>
    <w:rsid w:val="00F62FDF"/>
    <w:rsid w:val="00F62FEC"/>
    <w:rsid w:val="00F63310"/>
    <w:rsid w:val="00F637DD"/>
    <w:rsid w:val="00F63950"/>
    <w:rsid w:val="00F63BF8"/>
    <w:rsid w:val="00F64001"/>
    <w:rsid w:val="00F6446A"/>
    <w:rsid w:val="00F64CEE"/>
    <w:rsid w:val="00F64DB1"/>
    <w:rsid w:val="00F654F0"/>
    <w:rsid w:val="00F6551E"/>
    <w:rsid w:val="00F660A8"/>
    <w:rsid w:val="00F661D1"/>
    <w:rsid w:val="00F66D34"/>
    <w:rsid w:val="00F66F6A"/>
    <w:rsid w:val="00F67818"/>
    <w:rsid w:val="00F67CB7"/>
    <w:rsid w:val="00F67F3B"/>
    <w:rsid w:val="00F70C5E"/>
    <w:rsid w:val="00F70D6E"/>
    <w:rsid w:val="00F71029"/>
    <w:rsid w:val="00F71335"/>
    <w:rsid w:val="00F71392"/>
    <w:rsid w:val="00F713E9"/>
    <w:rsid w:val="00F71BD2"/>
    <w:rsid w:val="00F71E59"/>
    <w:rsid w:val="00F722DD"/>
    <w:rsid w:val="00F724C4"/>
    <w:rsid w:val="00F7293B"/>
    <w:rsid w:val="00F73380"/>
    <w:rsid w:val="00F739FC"/>
    <w:rsid w:val="00F73B09"/>
    <w:rsid w:val="00F73DC8"/>
    <w:rsid w:val="00F7467A"/>
    <w:rsid w:val="00F754C2"/>
    <w:rsid w:val="00F75801"/>
    <w:rsid w:val="00F75A7C"/>
    <w:rsid w:val="00F75C65"/>
    <w:rsid w:val="00F76A4E"/>
    <w:rsid w:val="00F77DAD"/>
    <w:rsid w:val="00F77FC2"/>
    <w:rsid w:val="00F80208"/>
    <w:rsid w:val="00F804E7"/>
    <w:rsid w:val="00F80579"/>
    <w:rsid w:val="00F809D3"/>
    <w:rsid w:val="00F80BD8"/>
    <w:rsid w:val="00F80C19"/>
    <w:rsid w:val="00F81262"/>
    <w:rsid w:val="00F8130C"/>
    <w:rsid w:val="00F81506"/>
    <w:rsid w:val="00F816F8"/>
    <w:rsid w:val="00F829DD"/>
    <w:rsid w:val="00F82C91"/>
    <w:rsid w:val="00F82F0D"/>
    <w:rsid w:val="00F82F40"/>
    <w:rsid w:val="00F8323C"/>
    <w:rsid w:val="00F837E2"/>
    <w:rsid w:val="00F841CB"/>
    <w:rsid w:val="00F846CA"/>
    <w:rsid w:val="00F84D54"/>
    <w:rsid w:val="00F84EB0"/>
    <w:rsid w:val="00F851FA"/>
    <w:rsid w:val="00F853B6"/>
    <w:rsid w:val="00F85B80"/>
    <w:rsid w:val="00F85EEA"/>
    <w:rsid w:val="00F860BB"/>
    <w:rsid w:val="00F86251"/>
    <w:rsid w:val="00F86282"/>
    <w:rsid w:val="00F863B3"/>
    <w:rsid w:val="00F86585"/>
    <w:rsid w:val="00F867AB"/>
    <w:rsid w:val="00F8689B"/>
    <w:rsid w:val="00F86966"/>
    <w:rsid w:val="00F86C0C"/>
    <w:rsid w:val="00F8739F"/>
    <w:rsid w:val="00F8769C"/>
    <w:rsid w:val="00F87A76"/>
    <w:rsid w:val="00F87BC6"/>
    <w:rsid w:val="00F87C8F"/>
    <w:rsid w:val="00F87CD7"/>
    <w:rsid w:val="00F902F7"/>
    <w:rsid w:val="00F90487"/>
    <w:rsid w:val="00F90C95"/>
    <w:rsid w:val="00F91105"/>
    <w:rsid w:val="00F916DE"/>
    <w:rsid w:val="00F918DB"/>
    <w:rsid w:val="00F91BDD"/>
    <w:rsid w:val="00F91FB2"/>
    <w:rsid w:val="00F91FDC"/>
    <w:rsid w:val="00F9204D"/>
    <w:rsid w:val="00F929DC"/>
    <w:rsid w:val="00F92B1B"/>
    <w:rsid w:val="00F93778"/>
    <w:rsid w:val="00F93BC3"/>
    <w:rsid w:val="00F93C65"/>
    <w:rsid w:val="00F93EFC"/>
    <w:rsid w:val="00F94735"/>
    <w:rsid w:val="00F947A4"/>
    <w:rsid w:val="00F94B93"/>
    <w:rsid w:val="00F94BC5"/>
    <w:rsid w:val="00F94C95"/>
    <w:rsid w:val="00F9508A"/>
    <w:rsid w:val="00F95257"/>
    <w:rsid w:val="00F95D17"/>
    <w:rsid w:val="00F96613"/>
    <w:rsid w:val="00F96B39"/>
    <w:rsid w:val="00F96DE6"/>
    <w:rsid w:val="00F96FF9"/>
    <w:rsid w:val="00F970C9"/>
    <w:rsid w:val="00F9798B"/>
    <w:rsid w:val="00FA050C"/>
    <w:rsid w:val="00FA063A"/>
    <w:rsid w:val="00FA146F"/>
    <w:rsid w:val="00FA14DD"/>
    <w:rsid w:val="00FA15BD"/>
    <w:rsid w:val="00FA1670"/>
    <w:rsid w:val="00FA183B"/>
    <w:rsid w:val="00FA1C11"/>
    <w:rsid w:val="00FA1E68"/>
    <w:rsid w:val="00FA233D"/>
    <w:rsid w:val="00FA2358"/>
    <w:rsid w:val="00FA23A0"/>
    <w:rsid w:val="00FA2410"/>
    <w:rsid w:val="00FA2446"/>
    <w:rsid w:val="00FA24CE"/>
    <w:rsid w:val="00FA2C89"/>
    <w:rsid w:val="00FA2CF2"/>
    <w:rsid w:val="00FA312F"/>
    <w:rsid w:val="00FA32BE"/>
    <w:rsid w:val="00FA3354"/>
    <w:rsid w:val="00FA3649"/>
    <w:rsid w:val="00FA381C"/>
    <w:rsid w:val="00FA3C43"/>
    <w:rsid w:val="00FA412F"/>
    <w:rsid w:val="00FA44C2"/>
    <w:rsid w:val="00FA49E3"/>
    <w:rsid w:val="00FA4C45"/>
    <w:rsid w:val="00FA4EB0"/>
    <w:rsid w:val="00FA5628"/>
    <w:rsid w:val="00FA59E6"/>
    <w:rsid w:val="00FA5D43"/>
    <w:rsid w:val="00FA695E"/>
    <w:rsid w:val="00FA6C5F"/>
    <w:rsid w:val="00FA7733"/>
    <w:rsid w:val="00FA7785"/>
    <w:rsid w:val="00FA7BD3"/>
    <w:rsid w:val="00FA7BF1"/>
    <w:rsid w:val="00FA7C4A"/>
    <w:rsid w:val="00FA7D8F"/>
    <w:rsid w:val="00FA7E68"/>
    <w:rsid w:val="00FB00CF"/>
    <w:rsid w:val="00FB0420"/>
    <w:rsid w:val="00FB05CC"/>
    <w:rsid w:val="00FB06F3"/>
    <w:rsid w:val="00FB0797"/>
    <w:rsid w:val="00FB08A9"/>
    <w:rsid w:val="00FB1740"/>
    <w:rsid w:val="00FB1B5B"/>
    <w:rsid w:val="00FB20C8"/>
    <w:rsid w:val="00FB290D"/>
    <w:rsid w:val="00FB2D53"/>
    <w:rsid w:val="00FB3100"/>
    <w:rsid w:val="00FB31C3"/>
    <w:rsid w:val="00FB35E0"/>
    <w:rsid w:val="00FB3933"/>
    <w:rsid w:val="00FB3B25"/>
    <w:rsid w:val="00FB42AA"/>
    <w:rsid w:val="00FB4334"/>
    <w:rsid w:val="00FB5394"/>
    <w:rsid w:val="00FB556B"/>
    <w:rsid w:val="00FB55EB"/>
    <w:rsid w:val="00FB5667"/>
    <w:rsid w:val="00FB5C9D"/>
    <w:rsid w:val="00FB5DB2"/>
    <w:rsid w:val="00FB5DB8"/>
    <w:rsid w:val="00FB6252"/>
    <w:rsid w:val="00FB63F9"/>
    <w:rsid w:val="00FB6669"/>
    <w:rsid w:val="00FB6B33"/>
    <w:rsid w:val="00FB70F7"/>
    <w:rsid w:val="00FB7282"/>
    <w:rsid w:val="00FB73D1"/>
    <w:rsid w:val="00FB7551"/>
    <w:rsid w:val="00FC016E"/>
    <w:rsid w:val="00FC0285"/>
    <w:rsid w:val="00FC154D"/>
    <w:rsid w:val="00FC18A0"/>
    <w:rsid w:val="00FC230C"/>
    <w:rsid w:val="00FC2516"/>
    <w:rsid w:val="00FC260A"/>
    <w:rsid w:val="00FC2B3F"/>
    <w:rsid w:val="00FC2F72"/>
    <w:rsid w:val="00FC2FB1"/>
    <w:rsid w:val="00FC309E"/>
    <w:rsid w:val="00FC34C3"/>
    <w:rsid w:val="00FC3F4C"/>
    <w:rsid w:val="00FC41C6"/>
    <w:rsid w:val="00FC44B8"/>
    <w:rsid w:val="00FC4AA5"/>
    <w:rsid w:val="00FC5A2F"/>
    <w:rsid w:val="00FC5C28"/>
    <w:rsid w:val="00FC613C"/>
    <w:rsid w:val="00FC68CA"/>
    <w:rsid w:val="00FC7123"/>
    <w:rsid w:val="00FC74A4"/>
    <w:rsid w:val="00FC7740"/>
    <w:rsid w:val="00FC77BF"/>
    <w:rsid w:val="00FC7C0B"/>
    <w:rsid w:val="00FD0046"/>
    <w:rsid w:val="00FD07B9"/>
    <w:rsid w:val="00FD09B1"/>
    <w:rsid w:val="00FD09FC"/>
    <w:rsid w:val="00FD0B2E"/>
    <w:rsid w:val="00FD0C41"/>
    <w:rsid w:val="00FD0DA9"/>
    <w:rsid w:val="00FD0E68"/>
    <w:rsid w:val="00FD1758"/>
    <w:rsid w:val="00FD175D"/>
    <w:rsid w:val="00FD1B50"/>
    <w:rsid w:val="00FD1F7A"/>
    <w:rsid w:val="00FD208E"/>
    <w:rsid w:val="00FD2395"/>
    <w:rsid w:val="00FD27F0"/>
    <w:rsid w:val="00FD2B7D"/>
    <w:rsid w:val="00FD2FA9"/>
    <w:rsid w:val="00FD30A4"/>
    <w:rsid w:val="00FD3200"/>
    <w:rsid w:val="00FD3756"/>
    <w:rsid w:val="00FD3951"/>
    <w:rsid w:val="00FD39E1"/>
    <w:rsid w:val="00FD3C96"/>
    <w:rsid w:val="00FD413F"/>
    <w:rsid w:val="00FD432A"/>
    <w:rsid w:val="00FD446F"/>
    <w:rsid w:val="00FD470A"/>
    <w:rsid w:val="00FD491F"/>
    <w:rsid w:val="00FD4ED0"/>
    <w:rsid w:val="00FD52A9"/>
    <w:rsid w:val="00FD615B"/>
    <w:rsid w:val="00FD67B4"/>
    <w:rsid w:val="00FD6CE7"/>
    <w:rsid w:val="00FD6EC0"/>
    <w:rsid w:val="00FD707E"/>
    <w:rsid w:val="00FD7179"/>
    <w:rsid w:val="00FD79ED"/>
    <w:rsid w:val="00FD7F16"/>
    <w:rsid w:val="00FE0137"/>
    <w:rsid w:val="00FE063D"/>
    <w:rsid w:val="00FE07C8"/>
    <w:rsid w:val="00FE0B51"/>
    <w:rsid w:val="00FE0D34"/>
    <w:rsid w:val="00FE1059"/>
    <w:rsid w:val="00FE10DE"/>
    <w:rsid w:val="00FE111E"/>
    <w:rsid w:val="00FE176A"/>
    <w:rsid w:val="00FE1A5D"/>
    <w:rsid w:val="00FE1C20"/>
    <w:rsid w:val="00FE2E6A"/>
    <w:rsid w:val="00FE32F0"/>
    <w:rsid w:val="00FE34F8"/>
    <w:rsid w:val="00FE3543"/>
    <w:rsid w:val="00FE3727"/>
    <w:rsid w:val="00FE37C2"/>
    <w:rsid w:val="00FE383D"/>
    <w:rsid w:val="00FE3E4B"/>
    <w:rsid w:val="00FE45B2"/>
    <w:rsid w:val="00FE468E"/>
    <w:rsid w:val="00FE488C"/>
    <w:rsid w:val="00FE56F1"/>
    <w:rsid w:val="00FE5C79"/>
    <w:rsid w:val="00FE5D89"/>
    <w:rsid w:val="00FE64AB"/>
    <w:rsid w:val="00FE65E8"/>
    <w:rsid w:val="00FE6876"/>
    <w:rsid w:val="00FE692F"/>
    <w:rsid w:val="00FE6BC0"/>
    <w:rsid w:val="00FE728B"/>
    <w:rsid w:val="00FE72ED"/>
    <w:rsid w:val="00FE73FC"/>
    <w:rsid w:val="00FE7545"/>
    <w:rsid w:val="00FE772E"/>
    <w:rsid w:val="00FE7AA6"/>
    <w:rsid w:val="00FE7FBA"/>
    <w:rsid w:val="00FF01FA"/>
    <w:rsid w:val="00FF0844"/>
    <w:rsid w:val="00FF0967"/>
    <w:rsid w:val="00FF0A48"/>
    <w:rsid w:val="00FF0A6E"/>
    <w:rsid w:val="00FF0E1C"/>
    <w:rsid w:val="00FF104E"/>
    <w:rsid w:val="00FF13F7"/>
    <w:rsid w:val="00FF18F3"/>
    <w:rsid w:val="00FF1B44"/>
    <w:rsid w:val="00FF1C32"/>
    <w:rsid w:val="00FF1D1A"/>
    <w:rsid w:val="00FF1E74"/>
    <w:rsid w:val="00FF1FBE"/>
    <w:rsid w:val="00FF26DF"/>
    <w:rsid w:val="00FF2A3F"/>
    <w:rsid w:val="00FF308D"/>
    <w:rsid w:val="00FF347A"/>
    <w:rsid w:val="00FF3689"/>
    <w:rsid w:val="00FF46EA"/>
    <w:rsid w:val="00FF4726"/>
    <w:rsid w:val="00FF4A3F"/>
    <w:rsid w:val="00FF4ADE"/>
    <w:rsid w:val="00FF4D4E"/>
    <w:rsid w:val="00FF5049"/>
    <w:rsid w:val="00FF5C11"/>
    <w:rsid w:val="00FF5F30"/>
    <w:rsid w:val="00FF5F47"/>
    <w:rsid w:val="00FF612A"/>
    <w:rsid w:val="00FF657C"/>
    <w:rsid w:val="00FF74FE"/>
    <w:rsid w:val="00FF78C0"/>
    <w:rsid w:val="01003578"/>
    <w:rsid w:val="012375FA"/>
    <w:rsid w:val="01373C2A"/>
    <w:rsid w:val="014F00A9"/>
    <w:rsid w:val="01620D4E"/>
    <w:rsid w:val="01626374"/>
    <w:rsid w:val="016D269C"/>
    <w:rsid w:val="01764CBF"/>
    <w:rsid w:val="017D5749"/>
    <w:rsid w:val="01825879"/>
    <w:rsid w:val="01911929"/>
    <w:rsid w:val="019D738E"/>
    <w:rsid w:val="01A204B5"/>
    <w:rsid w:val="01A85D51"/>
    <w:rsid w:val="01AA2A30"/>
    <w:rsid w:val="01AB3F7B"/>
    <w:rsid w:val="01B1134F"/>
    <w:rsid w:val="01B14C06"/>
    <w:rsid w:val="01B97F5E"/>
    <w:rsid w:val="01BF4050"/>
    <w:rsid w:val="01DD6B32"/>
    <w:rsid w:val="01E70628"/>
    <w:rsid w:val="01E74ACC"/>
    <w:rsid w:val="01FFDC26"/>
    <w:rsid w:val="021138F7"/>
    <w:rsid w:val="02187F0C"/>
    <w:rsid w:val="021A6C4F"/>
    <w:rsid w:val="02251BDC"/>
    <w:rsid w:val="022631FD"/>
    <w:rsid w:val="02277CD8"/>
    <w:rsid w:val="024911F8"/>
    <w:rsid w:val="02505625"/>
    <w:rsid w:val="02562475"/>
    <w:rsid w:val="025D7FE6"/>
    <w:rsid w:val="026876DF"/>
    <w:rsid w:val="026D547C"/>
    <w:rsid w:val="026F56B8"/>
    <w:rsid w:val="02716FCF"/>
    <w:rsid w:val="02720904"/>
    <w:rsid w:val="027A27DB"/>
    <w:rsid w:val="028559C6"/>
    <w:rsid w:val="0290247A"/>
    <w:rsid w:val="02917131"/>
    <w:rsid w:val="029D33DC"/>
    <w:rsid w:val="02A56315"/>
    <w:rsid w:val="02B06FF5"/>
    <w:rsid w:val="02B20C36"/>
    <w:rsid w:val="02B57D94"/>
    <w:rsid w:val="02BF2A54"/>
    <w:rsid w:val="02C146E0"/>
    <w:rsid w:val="02CC5819"/>
    <w:rsid w:val="02D50DC8"/>
    <w:rsid w:val="02ED01FC"/>
    <w:rsid w:val="02F05C02"/>
    <w:rsid w:val="02F2197A"/>
    <w:rsid w:val="02F23728"/>
    <w:rsid w:val="03062789"/>
    <w:rsid w:val="030E7406"/>
    <w:rsid w:val="03152B09"/>
    <w:rsid w:val="031B77F0"/>
    <w:rsid w:val="03302E64"/>
    <w:rsid w:val="03327281"/>
    <w:rsid w:val="0337738D"/>
    <w:rsid w:val="033E2449"/>
    <w:rsid w:val="03501EB1"/>
    <w:rsid w:val="03553717"/>
    <w:rsid w:val="035F47F4"/>
    <w:rsid w:val="036B4EE3"/>
    <w:rsid w:val="03744639"/>
    <w:rsid w:val="0385459C"/>
    <w:rsid w:val="03944401"/>
    <w:rsid w:val="039D0A0E"/>
    <w:rsid w:val="03A94B9C"/>
    <w:rsid w:val="03B5485D"/>
    <w:rsid w:val="03BD3D36"/>
    <w:rsid w:val="03C51670"/>
    <w:rsid w:val="03C89317"/>
    <w:rsid w:val="03CE7246"/>
    <w:rsid w:val="03D004F0"/>
    <w:rsid w:val="03D57497"/>
    <w:rsid w:val="03DD63F0"/>
    <w:rsid w:val="03DD6AEA"/>
    <w:rsid w:val="03E56DE9"/>
    <w:rsid w:val="03F33156"/>
    <w:rsid w:val="03FB7361"/>
    <w:rsid w:val="0401413C"/>
    <w:rsid w:val="040E5496"/>
    <w:rsid w:val="04196247"/>
    <w:rsid w:val="04370EC8"/>
    <w:rsid w:val="045A60D3"/>
    <w:rsid w:val="045C3FAF"/>
    <w:rsid w:val="04620439"/>
    <w:rsid w:val="046A41CE"/>
    <w:rsid w:val="046E5030"/>
    <w:rsid w:val="04734773"/>
    <w:rsid w:val="0477377F"/>
    <w:rsid w:val="047845BD"/>
    <w:rsid w:val="048C2F16"/>
    <w:rsid w:val="04910706"/>
    <w:rsid w:val="04916BE7"/>
    <w:rsid w:val="04920FED"/>
    <w:rsid w:val="049A5E25"/>
    <w:rsid w:val="049F5A90"/>
    <w:rsid w:val="04A9346E"/>
    <w:rsid w:val="04AC235A"/>
    <w:rsid w:val="04CD22C4"/>
    <w:rsid w:val="04CF643E"/>
    <w:rsid w:val="04D02E6E"/>
    <w:rsid w:val="04D94A8E"/>
    <w:rsid w:val="04DA0918"/>
    <w:rsid w:val="04E672BC"/>
    <w:rsid w:val="04EEF5FF"/>
    <w:rsid w:val="04F73655"/>
    <w:rsid w:val="04FA34EC"/>
    <w:rsid w:val="04FB33C2"/>
    <w:rsid w:val="05273597"/>
    <w:rsid w:val="05290F57"/>
    <w:rsid w:val="052F2A11"/>
    <w:rsid w:val="053129F5"/>
    <w:rsid w:val="0534627A"/>
    <w:rsid w:val="053F504C"/>
    <w:rsid w:val="05477C14"/>
    <w:rsid w:val="054867E9"/>
    <w:rsid w:val="055A078F"/>
    <w:rsid w:val="058639E5"/>
    <w:rsid w:val="05922FA0"/>
    <w:rsid w:val="05931182"/>
    <w:rsid w:val="059B2CED"/>
    <w:rsid w:val="05A21435"/>
    <w:rsid w:val="05A451F9"/>
    <w:rsid w:val="05BA3BBE"/>
    <w:rsid w:val="05CD2BA6"/>
    <w:rsid w:val="05CF3AE2"/>
    <w:rsid w:val="05F45A09"/>
    <w:rsid w:val="05F9767C"/>
    <w:rsid w:val="060317A8"/>
    <w:rsid w:val="0614323A"/>
    <w:rsid w:val="06147F4F"/>
    <w:rsid w:val="062320EA"/>
    <w:rsid w:val="063B7194"/>
    <w:rsid w:val="06451DC1"/>
    <w:rsid w:val="064A35D0"/>
    <w:rsid w:val="06624013"/>
    <w:rsid w:val="06740339"/>
    <w:rsid w:val="0676641E"/>
    <w:rsid w:val="06775372"/>
    <w:rsid w:val="069D746D"/>
    <w:rsid w:val="06B01930"/>
    <w:rsid w:val="06B04858"/>
    <w:rsid w:val="06C35C74"/>
    <w:rsid w:val="06DB7AE5"/>
    <w:rsid w:val="06DD649D"/>
    <w:rsid w:val="06DE3465"/>
    <w:rsid w:val="06FF3B81"/>
    <w:rsid w:val="07040DE6"/>
    <w:rsid w:val="07047F17"/>
    <w:rsid w:val="0707296F"/>
    <w:rsid w:val="07242659"/>
    <w:rsid w:val="073854BF"/>
    <w:rsid w:val="073E6F3C"/>
    <w:rsid w:val="073F2CB4"/>
    <w:rsid w:val="07465DF0"/>
    <w:rsid w:val="0748598C"/>
    <w:rsid w:val="07673AFD"/>
    <w:rsid w:val="07697D31"/>
    <w:rsid w:val="076A1E9A"/>
    <w:rsid w:val="076E26C3"/>
    <w:rsid w:val="076F3599"/>
    <w:rsid w:val="07707EE3"/>
    <w:rsid w:val="07737F28"/>
    <w:rsid w:val="07785366"/>
    <w:rsid w:val="07794A8D"/>
    <w:rsid w:val="07794AF4"/>
    <w:rsid w:val="078A65BA"/>
    <w:rsid w:val="078E3E75"/>
    <w:rsid w:val="07917AE2"/>
    <w:rsid w:val="079254DA"/>
    <w:rsid w:val="079923C4"/>
    <w:rsid w:val="07992FA4"/>
    <w:rsid w:val="07A15FB4"/>
    <w:rsid w:val="07A46653"/>
    <w:rsid w:val="07AF7267"/>
    <w:rsid w:val="07B17379"/>
    <w:rsid w:val="07BA1C9A"/>
    <w:rsid w:val="07C0106F"/>
    <w:rsid w:val="07C058FC"/>
    <w:rsid w:val="07C52E8C"/>
    <w:rsid w:val="07CC6C24"/>
    <w:rsid w:val="07D156D3"/>
    <w:rsid w:val="07D1CE2C"/>
    <w:rsid w:val="07D57174"/>
    <w:rsid w:val="07D72EEC"/>
    <w:rsid w:val="07DA2B32"/>
    <w:rsid w:val="07E44765"/>
    <w:rsid w:val="07EE0AD1"/>
    <w:rsid w:val="07EF1140"/>
    <w:rsid w:val="07F75E04"/>
    <w:rsid w:val="07F854CA"/>
    <w:rsid w:val="07FD351A"/>
    <w:rsid w:val="080B7BD4"/>
    <w:rsid w:val="0815645F"/>
    <w:rsid w:val="082045F2"/>
    <w:rsid w:val="08245019"/>
    <w:rsid w:val="0828199A"/>
    <w:rsid w:val="0831084F"/>
    <w:rsid w:val="083826C9"/>
    <w:rsid w:val="0847689F"/>
    <w:rsid w:val="084805E0"/>
    <w:rsid w:val="08576672"/>
    <w:rsid w:val="085E17AF"/>
    <w:rsid w:val="086F1377"/>
    <w:rsid w:val="087B2A5B"/>
    <w:rsid w:val="0887340A"/>
    <w:rsid w:val="089C4E81"/>
    <w:rsid w:val="08A42A40"/>
    <w:rsid w:val="08A50B88"/>
    <w:rsid w:val="08B05AF0"/>
    <w:rsid w:val="08B374B6"/>
    <w:rsid w:val="08BA2590"/>
    <w:rsid w:val="08C96CD9"/>
    <w:rsid w:val="08D432D5"/>
    <w:rsid w:val="08E50F6C"/>
    <w:rsid w:val="09137AE2"/>
    <w:rsid w:val="091A12E3"/>
    <w:rsid w:val="091F65E5"/>
    <w:rsid w:val="09237E9F"/>
    <w:rsid w:val="092655EA"/>
    <w:rsid w:val="092B6CCB"/>
    <w:rsid w:val="093B168B"/>
    <w:rsid w:val="093E0025"/>
    <w:rsid w:val="094A7298"/>
    <w:rsid w:val="0957365D"/>
    <w:rsid w:val="09594501"/>
    <w:rsid w:val="0979441C"/>
    <w:rsid w:val="098B26FD"/>
    <w:rsid w:val="099B67B3"/>
    <w:rsid w:val="09A92667"/>
    <w:rsid w:val="09AE2E02"/>
    <w:rsid w:val="09B27E12"/>
    <w:rsid w:val="09B41737"/>
    <w:rsid w:val="09B434E5"/>
    <w:rsid w:val="09B7065A"/>
    <w:rsid w:val="09BF7AFF"/>
    <w:rsid w:val="09D7E547"/>
    <w:rsid w:val="09D83DD8"/>
    <w:rsid w:val="09E148B0"/>
    <w:rsid w:val="09E214C0"/>
    <w:rsid w:val="09EB464D"/>
    <w:rsid w:val="09EC6C49"/>
    <w:rsid w:val="09F12963"/>
    <w:rsid w:val="09FE6E56"/>
    <w:rsid w:val="0A2A19F9"/>
    <w:rsid w:val="0A2F7010"/>
    <w:rsid w:val="0A326B00"/>
    <w:rsid w:val="0A3A6CE0"/>
    <w:rsid w:val="0A3D172D"/>
    <w:rsid w:val="0A5509F7"/>
    <w:rsid w:val="0A5847B8"/>
    <w:rsid w:val="0A7904C0"/>
    <w:rsid w:val="0A7F0878"/>
    <w:rsid w:val="0A817804"/>
    <w:rsid w:val="0A837EE1"/>
    <w:rsid w:val="0A9B2472"/>
    <w:rsid w:val="0A9B6453"/>
    <w:rsid w:val="0AA31B6B"/>
    <w:rsid w:val="0AA917DE"/>
    <w:rsid w:val="0AAB5264"/>
    <w:rsid w:val="0AAD54CE"/>
    <w:rsid w:val="0AB017D2"/>
    <w:rsid w:val="0AB3379D"/>
    <w:rsid w:val="0AB47515"/>
    <w:rsid w:val="0ABF2726"/>
    <w:rsid w:val="0AC736EC"/>
    <w:rsid w:val="0ACF422B"/>
    <w:rsid w:val="0ACF434F"/>
    <w:rsid w:val="0AD63372"/>
    <w:rsid w:val="0AD93EC9"/>
    <w:rsid w:val="0AE147AE"/>
    <w:rsid w:val="0AE40C26"/>
    <w:rsid w:val="0AE4604C"/>
    <w:rsid w:val="0AF7428D"/>
    <w:rsid w:val="0AFAE5B1"/>
    <w:rsid w:val="0AFB52A9"/>
    <w:rsid w:val="0B0A15AD"/>
    <w:rsid w:val="0B0B6A2C"/>
    <w:rsid w:val="0B1769C3"/>
    <w:rsid w:val="0B184BB9"/>
    <w:rsid w:val="0B1E3137"/>
    <w:rsid w:val="0B2B7D5C"/>
    <w:rsid w:val="0B303892"/>
    <w:rsid w:val="0B3B05F0"/>
    <w:rsid w:val="0B3C173B"/>
    <w:rsid w:val="0B3F6E6A"/>
    <w:rsid w:val="0B501BC1"/>
    <w:rsid w:val="0B575BE8"/>
    <w:rsid w:val="0B602685"/>
    <w:rsid w:val="0B610A7D"/>
    <w:rsid w:val="0B6E757C"/>
    <w:rsid w:val="0B732F2C"/>
    <w:rsid w:val="0B821D16"/>
    <w:rsid w:val="0B8B296C"/>
    <w:rsid w:val="0BA11D65"/>
    <w:rsid w:val="0BA15A28"/>
    <w:rsid w:val="0BB377CC"/>
    <w:rsid w:val="0BB7BAAC"/>
    <w:rsid w:val="0BB84DE3"/>
    <w:rsid w:val="0BCA60B4"/>
    <w:rsid w:val="0BEC093B"/>
    <w:rsid w:val="0BEE419B"/>
    <w:rsid w:val="0BEF15CC"/>
    <w:rsid w:val="0BF61E30"/>
    <w:rsid w:val="0BF77DE7"/>
    <w:rsid w:val="0C02449D"/>
    <w:rsid w:val="0C0C33EE"/>
    <w:rsid w:val="0C1170F6"/>
    <w:rsid w:val="0C2318F2"/>
    <w:rsid w:val="0C26143E"/>
    <w:rsid w:val="0C2A3F6B"/>
    <w:rsid w:val="0C3C32B3"/>
    <w:rsid w:val="0C4650BB"/>
    <w:rsid w:val="0C4C3F1D"/>
    <w:rsid w:val="0C5114BF"/>
    <w:rsid w:val="0C512EAC"/>
    <w:rsid w:val="0C527A35"/>
    <w:rsid w:val="0C560D6E"/>
    <w:rsid w:val="0C5B233E"/>
    <w:rsid w:val="0C5E6B9B"/>
    <w:rsid w:val="0C6649D0"/>
    <w:rsid w:val="0C6D79E1"/>
    <w:rsid w:val="0C724374"/>
    <w:rsid w:val="0C8278CB"/>
    <w:rsid w:val="0C880C59"/>
    <w:rsid w:val="0C8F5BAE"/>
    <w:rsid w:val="0C945850"/>
    <w:rsid w:val="0C9C6EE9"/>
    <w:rsid w:val="0CB1209D"/>
    <w:rsid w:val="0CB63A18"/>
    <w:rsid w:val="0CBE46BC"/>
    <w:rsid w:val="0CBF48BA"/>
    <w:rsid w:val="0CC170B3"/>
    <w:rsid w:val="0CC94753"/>
    <w:rsid w:val="0CD67C16"/>
    <w:rsid w:val="0CDD0FA5"/>
    <w:rsid w:val="0CDFF226"/>
    <w:rsid w:val="0CE97208"/>
    <w:rsid w:val="0CEDE42C"/>
    <w:rsid w:val="0CEF4F92"/>
    <w:rsid w:val="0CF602B9"/>
    <w:rsid w:val="0D015B8B"/>
    <w:rsid w:val="0D03497A"/>
    <w:rsid w:val="0D0C6C6B"/>
    <w:rsid w:val="0D157568"/>
    <w:rsid w:val="0D1C7326"/>
    <w:rsid w:val="0D23266F"/>
    <w:rsid w:val="0D246D75"/>
    <w:rsid w:val="0D2B089C"/>
    <w:rsid w:val="0D2D3087"/>
    <w:rsid w:val="0D330BC5"/>
    <w:rsid w:val="0D372814"/>
    <w:rsid w:val="0D3A5467"/>
    <w:rsid w:val="0D4B4161"/>
    <w:rsid w:val="0D5A2134"/>
    <w:rsid w:val="0D5E5586"/>
    <w:rsid w:val="0D664E76"/>
    <w:rsid w:val="0D703BC7"/>
    <w:rsid w:val="0D773F68"/>
    <w:rsid w:val="0D844C51"/>
    <w:rsid w:val="0D844DDB"/>
    <w:rsid w:val="0D873D6B"/>
    <w:rsid w:val="0D98086F"/>
    <w:rsid w:val="0D9C5FDF"/>
    <w:rsid w:val="0DB52D01"/>
    <w:rsid w:val="0DD42993"/>
    <w:rsid w:val="0DD612D7"/>
    <w:rsid w:val="0DD86B56"/>
    <w:rsid w:val="0DE1743E"/>
    <w:rsid w:val="0DE55BE1"/>
    <w:rsid w:val="0DF904F6"/>
    <w:rsid w:val="0DFA2A3D"/>
    <w:rsid w:val="0DFC0433"/>
    <w:rsid w:val="0DFC1EBF"/>
    <w:rsid w:val="0DFCE411"/>
    <w:rsid w:val="0DFE7425"/>
    <w:rsid w:val="0E022A5E"/>
    <w:rsid w:val="0E0B38F0"/>
    <w:rsid w:val="0E161B9F"/>
    <w:rsid w:val="0E1F4DC3"/>
    <w:rsid w:val="0E2F372A"/>
    <w:rsid w:val="0E2F75DE"/>
    <w:rsid w:val="0E306519"/>
    <w:rsid w:val="0E32307E"/>
    <w:rsid w:val="0E455054"/>
    <w:rsid w:val="0E465EE5"/>
    <w:rsid w:val="0E56D8BC"/>
    <w:rsid w:val="0E5F2942"/>
    <w:rsid w:val="0E5F7CF2"/>
    <w:rsid w:val="0E673420"/>
    <w:rsid w:val="0E7B754C"/>
    <w:rsid w:val="0E962471"/>
    <w:rsid w:val="0EB200E8"/>
    <w:rsid w:val="0EB61232"/>
    <w:rsid w:val="0EB775D4"/>
    <w:rsid w:val="0EB80F5F"/>
    <w:rsid w:val="0EB87241"/>
    <w:rsid w:val="0EC046DA"/>
    <w:rsid w:val="0ECC12D1"/>
    <w:rsid w:val="0ED831D9"/>
    <w:rsid w:val="0EEC3721"/>
    <w:rsid w:val="0EF87EC9"/>
    <w:rsid w:val="0EFF3F8D"/>
    <w:rsid w:val="0F0740B7"/>
    <w:rsid w:val="0F0E7B3C"/>
    <w:rsid w:val="0F1B5DB5"/>
    <w:rsid w:val="0F1D6737"/>
    <w:rsid w:val="0F2D79FE"/>
    <w:rsid w:val="0F2F587A"/>
    <w:rsid w:val="0F345545"/>
    <w:rsid w:val="0F346C74"/>
    <w:rsid w:val="0F3A79AB"/>
    <w:rsid w:val="0F3F0A86"/>
    <w:rsid w:val="0F3F5FEB"/>
    <w:rsid w:val="0F5D0B73"/>
    <w:rsid w:val="0F655E1B"/>
    <w:rsid w:val="0F67528D"/>
    <w:rsid w:val="0F6E00F9"/>
    <w:rsid w:val="0F784659"/>
    <w:rsid w:val="0F7EE971"/>
    <w:rsid w:val="0F800CAA"/>
    <w:rsid w:val="0F863EB3"/>
    <w:rsid w:val="0F875C69"/>
    <w:rsid w:val="0F896A0C"/>
    <w:rsid w:val="0F917E25"/>
    <w:rsid w:val="0FA01001"/>
    <w:rsid w:val="0FA6488E"/>
    <w:rsid w:val="0FAA79BE"/>
    <w:rsid w:val="0FB81855"/>
    <w:rsid w:val="0FBD6E6C"/>
    <w:rsid w:val="0FBF579A"/>
    <w:rsid w:val="0FC87CEA"/>
    <w:rsid w:val="0FD021E5"/>
    <w:rsid w:val="0FD541B5"/>
    <w:rsid w:val="0FDF178A"/>
    <w:rsid w:val="0FE161AB"/>
    <w:rsid w:val="0FEA3180"/>
    <w:rsid w:val="0FEC5EC5"/>
    <w:rsid w:val="0FEFF1EF"/>
    <w:rsid w:val="0FFBD666"/>
    <w:rsid w:val="100432AF"/>
    <w:rsid w:val="10187397"/>
    <w:rsid w:val="101B71A8"/>
    <w:rsid w:val="101C3B92"/>
    <w:rsid w:val="101F2AD6"/>
    <w:rsid w:val="10291AD1"/>
    <w:rsid w:val="102E2EE5"/>
    <w:rsid w:val="10305890"/>
    <w:rsid w:val="10343732"/>
    <w:rsid w:val="103F703A"/>
    <w:rsid w:val="10406049"/>
    <w:rsid w:val="10416073"/>
    <w:rsid w:val="1043600A"/>
    <w:rsid w:val="104371D1"/>
    <w:rsid w:val="104B2CDD"/>
    <w:rsid w:val="104F4BE8"/>
    <w:rsid w:val="105E41AB"/>
    <w:rsid w:val="10616AD9"/>
    <w:rsid w:val="106577AB"/>
    <w:rsid w:val="1069205E"/>
    <w:rsid w:val="10727854"/>
    <w:rsid w:val="1078414C"/>
    <w:rsid w:val="107A3C32"/>
    <w:rsid w:val="107B3343"/>
    <w:rsid w:val="108577BE"/>
    <w:rsid w:val="108E6A7A"/>
    <w:rsid w:val="10942FBF"/>
    <w:rsid w:val="10996131"/>
    <w:rsid w:val="10C96AF1"/>
    <w:rsid w:val="10D1218F"/>
    <w:rsid w:val="10E13CEC"/>
    <w:rsid w:val="10E21C09"/>
    <w:rsid w:val="10E7113A"/>
    <w:rsid w:val="11076BF0"/>
    <w:rsid w:val="11146013"/>
    <w:rsid w:val="111918B7"/>
    <w:rsid w:val="1122342A"/>
    <w:rsid w:val="11542343"/>
    <w:rsid w:val="115832F0"/>
    <w:rsid w:val="115E762B"/>
    <w:rsid w:val="11702E16"/>
    <w:rsid w:val="117E58F7"/>
    <w:rsid w:val="11875983"/>
    <w:rsid w:val="119157B9"/>
    <w:rsid w:val="11991AF9"/>
    <w:rsid w:val="119F0F1F"/>
    <w:rsid w:val="119F6484"/>
    <w:rsid w:val="11A028C6"/>
    <w:rsid w:val="11A958FA"/>
    <w:rsid w:val="11D2746C"/>
    <w:rsid w:val="11DA3D05"/>
    <w:rsid w:val="11E44B84"/>
    <w:rsid w:val="121107E1"/>
    <w:rsid w:val="12130568"/>
    <w:rsid w:val="121B6320"/>
    <w:rsid w:val="121C2063"/>
    <w:rsid w:val="122D55D0"/>
    <w:rsid w:val="12304F98"/>
    <w:rsid w:val="123F664E"/>
    <w:rsid w:val="12433A67"/>
    <w:rsid w:val="124A70DD"/>
    <w:rsid w:val="124D44D7"/>
    <w:rsid w:val="1250638B"/>
    <w:rsid w:val="12572776"/>
    <w:rsid w:val="12660D69"/>
    <w:rsid w:val="126B4D77"/>
    <w:rsid w:val="126D062A"/>
    <w:rsid w:val="1275236F"/>
    <w:rsid w:val="127C1B41"/>
    <w:rsid w:val="12865E4E"/>
    <w:rsid w:val="12936300"/>
    <w:rsid w:val="12AD29E8"/>
    <w:rsid w:val="12AD446F"/>
    <w:rsid w:val="12B0063C"/>
    <w:rsid w:val="12B15ECD"/>
    <w:rsid w:val="12B31F8D"/>
    <w:rsid w:val="12B97DBE"/>
    <w:rsid w:val="12BA9377"/>
    <w:rsid w:val="12BB135F"/>
    <w:rsid w:val="12BE1549"/>
    <w:rsid w:val="12C21F63"/>
    <w:rsid w:val="12C25D81"/>
    <w:rsid w:val="12CE2D0B"/>
    <w:rsid w:val="12CF380A"/>
    <w:rsid w:val="12D130C6"/>
    <w:rsid w:val="12F11A29"/>
    <w:rsid w:val="12FA26DB"/>
    <w:rsid w:val="12FB42A4"/>
    <w:rsid w:val="130962B9"/>
    <w:rsid w:val="130D314B"/>
    <w:rsid w:val="1319085D"/>
    <w:rsid w:val="131C02A5"/>
    <w:rsid w:val="131D034D"/>
    <w:rsid w:val="13372173"/>
    <w:rsid w:val="135507AB"/>
    <w:rsid w:val="13554C3A"/>
    <w:rsid w:val="13751FFD"/>
    <w:rsid w:val="13752009"/>
    <w:rsid w:val="13770D69"/>
    <w:rsid w:val="137B1518"/>
    <w:rsid w:val="137D47CA"/>
    <w:rsid w:val="13854144"/>
    <w:rsid w:val="13960F3E"/>
    <w:rsid w:val="139634D3"/>
    <w:rsid w:val="13A31CDE"/>
    <w:rsid w:val="13AC16D1"/>
    <w:rsid w:val="13B14F39"/>
    <w:rsid w:val="13BF1404"/>
    <w:rsid w:val="13C1270B"/>
    <w:rsid w:val="13D210E8"/>
    <w:rsid w:val="13D758F1"/>
    <w:rsid w:val="13DADE71"/>
    <w:rsid w:val="13DDB729"/>
    <w:rsid w:val="13E839A6"/>
    <w:rsid w:val="13EB57EF"/>
    <w:rsid w:val="13ED0FAC"/>
    <w:rsid w:val="13ED5A83"/>
    <w:rsid w:val="13EE3A98"/>
    <w:rsid w:val="13FF91B0"/>
    <w:rsid w:val="14081F3F"/>
    <w:rsid w:val="140B6595"/>
    <w:rsid w:val="142179C9"/>
    <w:rsid w:val="14262324"/>
    <w:rsid w:val="14265FB3"/>
    <w:rsid w:val="14401D4D"/>
    <w:rsid w:val="14407318"/>
    <w:rsid w:val="1441266C"/>
    <w:rsid w:val="145204CA"/>
    <w:rsid w:val="146C1368"/>
    <w:rsid w:val="147F0B94"/>
    <w:rsid w:val="147F1548"/>
    <w:rsid w:val="148461AA"/>
    <w:rsid w:val="1485148E"/>
    <w:rsid w:val="149C34F4"/>
    <w:rsid w:val="14A1749A"/>
    <w:rsid w:val="14A3495B"/>
    <w:rsid w:val="14AB4FFD"/>
    <w:rsid w:val="14BC0212"/>
    <w:rsid w:val="14C2072B"/>
    <w:rsid w:val="14C52194"/>
    <w:rsid w:val="14D4237E"/>
    <w:rsid w:val="14D964F6"/>
    <w:rsid w:val="14DD1FD5"/>
    <w:rsid w:val="14E12904"/>
    <w:rsid w:val="14E47824"/>
    <w:rsid w:val="14EA4F9F"/>
    <w:rsid w:val="14ED01F3"/>
    <w:rsid w:val="14EF2809"/>
    <w:rsid w:val="15043163"/>
    <w:rsid w:val="150C35BF"/>
    <w:rsid w:val="151A266A"/>
    <w:rsid w:val="151A6CB9"/>
    <w:rsid w:val="15252745"/>
    <w:rsid w:val="15267261"/>
    <w:rsid w:val="1529213D"/>
    <w:rsid w:val="152C1A1D"/>
    <w:rsid w:val="152E4997"/>
    <w:rsid w:val="152F7DC1"/>
    <w:rsid w:val="153A7D22"/>
    <w:rsid w:val="153BF748"/>
    <w:rsid w:val="153F6565"/>
    <w:rsid w:val="1542717B"/>
    <w:rsid w:val="154906B9"/>
    <w:rsid w:val="154961B2"/>
    <w:rsid w:val="155A6DCC"/>
    <w:rsid w:val="15634011"/>
    <w:rsid w:val="15680A1B"/>
    <w:rsid w:val="156E367E"/>
    <w:rsid w:val="15733693"/>
    <w:rsid w:val="157A1ACB"/>
    <w:rsid w:val="15826667"/>
    <w:rsid w:val="158D7B7F"/>
    <w:rsid w:val="15902B47"/>
    <w:rsid w:val="15962087"/>
    <w:rsid w:val="15967F79"/>
    <w:rsid w:val="15A26F6D"/>
    <w:rsid w:val="15B605E5"/>
    <w:rsid w:val="15B8517D"/>
    <w:rsid w:val="15BE73C9"/>
    <w:rsid w:val="15C01464"/>
    <w:rsid w:val="15D35E23"/>
    <w:rsid w:val="15DB7AAC"/>
    <w:rsid w:val="15EA7AF6"/>
    <w:rsid w:val="15ED8698"/>
    <w:rsid w:val="15EE4223"/>
    <w:rsid w:val="15F01842"/>
    <w:rsid w:val="15F3F953"/>
    <w:rsid w:val="15FC6427"/>
    <w:rsid w:val="15FFA46D"/>
    <w:rsid w:val="1609105D"/>
    <w:rsid w:val="160A42C0"/>
    <w:rsid w:val="16106537"/>
    <w:rsid w:val="16150CB7"/>
    <w:rsid w:val="161517B0"/>
    <w:rsid w:val="162A4334"/>
    <w:rsid w:val="162B3218"/>
    <w:rsid w:val="162C08A7"/>
    <w:rsid w:val="163C6D3C"/>
    <w:rsid w:val="16441152"/>
    <w:rsid w:val="1665115A"/>
    <w:rsid w:val="16751FB2"/>
    <w:rsid w:val="16797F90"/>
    <w:rsid w:val="169052DA"/>
    <w:rsid w:val="1692229E"/>
    <w:rsid w:val="16953351"/>
    <w:rsid w:val="16992D05"/>
    <w:rsid w:val="1699317E"/>
    <w:rsid w:val="169D32C2"/>
    <w:rsid w:val="16A367D1"/>
    <w:rsid w:val="16C84A74"/>
    <w:rsid w:val="16DC5F52"/>
    <w:rsid w:val="16DD15FE"/>
    <w:rsid w:val="16DEA5F3"/>
    <w:rsid w:val="16E55BE9"/>
    <w:rsid w:val="16E7F3B6"/>
    <w:rsid w:val="16EB24CD"/>
    <w:rsid w:val="16F27145"/>
    <w:rsid w:val="16F5338F"/>
    <w:rsid w:val="16F746CB"/>
    <w:rsid w:val="16FDD918"/>
    <w:rsid w:val="16FEFE4A"/>
    <w:rsid w:val="170867EA"/>
    <w:rsid w:val="170C0EA8"/>
    <w:rsid w:val="171C6B6E"/>
    <w:rsid w:val="172769FD"/>
    <w:rsid w:val="172C5003"/>
    <w:rsid w:val="17403757"/>
    <w:rsid w:val="17412778"/>
    <w:rsid w:val="17445CAD"/>
    <w:rsid w:val="17526419"/>
    <w:rsid w:val="175DD71F"/>
    <w:rsid w:val="176206E2"/>
    <w:rsid w:val="176219C5"/>
    <w:rsid w:val="176A6548"/>
    <w:rsid w:val="176F6C9D"/>
    <w:rsid w:val="1774093D"/>
    <w:rsid w:val="177A165E"/>
    <w:rsid w:val="177B4A22"/>
    <w:rsid w:val="177B7D38"/>
    <w:rsid w:val="178E2FEF"/>
    <w:rsid w:val="179D6039"/>
    <w:rsid w:val="179FB6C8"/>
    <w:rsid w:val="17AC7648"/>
    <w:rsid w:val="17AD6644"/>
    <w:rsid w:val="17B15CF1"/>
    <w:rsid w:val="17BB0135"/>
    <w:rsid w:val="17BE7C25"/>
    <w:rsid w:val="17D336D0"/>
    <w:rsid w:val="17D679D1"/>
    <w:rsid w:val="17D76D15"/>
    <w:rsid w:val="17D78DE0"/>
    <w:rsid w:val="17DA597A"/>
    <w:rsid w:val="17DFC007"/>
    <w:rsid w:val="17E6668C"/>
    <w:rsid w:val="17EC4792"/>
    <w:rsid w:val="17EC6540"/>
    <w:rsid w:val="17F50ECC"/>
    <w:rsid w:val="17F67651"/>
    <w:rsid w:val="17F7225E"/>
    <w:rsid w:val="17F84EE5"/>
    <w:rsid w:val="17FBEB3D"/>
    <w:rsid w:val="17FF5D81"/>
    <w:rsid w:val="180913BE"/>
    <w:rsid w:val="180C2B34"/>
    <w:rsid w:val="18103FCA"/>
    <w:rsid w:val="182B350C"/>
    <w:rsid w:val="183237E0"/>
    <w:rsid w:val="1840063A"/>
    <w:rsid w:val="18434A9B"/>
    <w:rsid w:val="18571B83"/>
    <w:rsid w:val="185C0938"/>
    <w:rsid w:val="185D30C0"/>
    <w:rsid w:val="18662E67"/>
    <w:rsid w:val="18716D96"/>
    <w:rsid w:val="18730A0F"/>
    <w:rsid w:val="18762345"/>
    <w:rsid w:val="188B3FAB"/>
    <w:rsid w:val="188C0B6A"/>
    <w:rsid w:val="18931854"/>
    <w:rsid w:val="18AA1D65"/>
    <w:rsid w:val="18B9A3CD"/>
    <w:rsid w:val="18DA68F2"/>
    <w:rsid w:val="18E86D07"/>
    <w:rsid w:val="18FBF57D"/>
    <w:rsid w:val="19083658"/>
    <w:rsid w:val="1915CA90"/>
    <w:rsid w:val="19202945"/>
    <w:rsid w:val="192F7A25"/>
    <w:rsid w:val="193B777F"/>
    <w:rsid w:val="195D3A7B"/>
    <w:rsid w:val="195E521C"/>
    <w:rsid w:val="19687E48"/>
    <w:rsid w:val="198A6011"/>
    <w:rsid w:val="198D6603"/>
    <w:rsid w:val="199E57CD"/>
    <w:rsid w:val="19A21912"/>
    <w:rsid w:val="19B94B48"/>
    <w:rsid w:val="19C47F36"/>
    <w:rsid w:val="19CD180B"/>
    <w:rsid w:val="19D14857"/>
    <w:rsid w:val="19E62BCA"/>
    <w:rsid w:val="19E80F89"/>
    <w:rsid w:val="19F78475"/>
    <w:rsid w:val="1A016CEA"/>
    <w:rsid w:val="1A017AF7"/>
    <w:rsid w:val="1A050F99"/>
    <w:rsid w:val="1A0B68A7"/>
    <w:rsid w:val="1A141D7E"/>
    <w:rsid w:val="1A2018FA"/>
    <w:rsid w:val="1A2C77DE"/>
    <w:rsid w:val="1A2F73C0"/>
    <w:rsid w:val="1A4C33FF"/>
    <w:rsid w:val="1A620D3B"/>
    <w:rsid w:val="1A62465A"/>
    <w:rsid w:val="1A693E78"/>
    <w:rsid w:val="1A7867B1"/>
    <w:rsid w:val="1A7B4CD4"/>
    <w:rsid w:val="1A807DD8"/>
    <w:rsid w:val="1A851E61"/>
    <w:rsid w:val="1A9A43B8"/>
    <w:rsid w:val="1A9B157F"/>
    <w:rsid w:val="1AA20A74"/>
    <w:rsid w:val="1AA50C28"/>
    <w:rsid w:val="1AA77676"/>
    <w:rsid w:val="1AA930CA"/>
    <w:rsid w:val="1AB9094A"/>
    <w:rsid w:val="1ABC0BBD"/>
    <w:rsid w:val="1AC6758A"/>
    <w:rsid w:val="1ACD0D47"/>
    <w:rsid w:val="1AD70BAC"/>
    <w:rsid w:val="1AF24A6E"/>
    <w:rsid w:val="1AF44585"/>
    <w:rsid w:val="1AFE8C57"/>
    <w:rsid w:val="1B001A83"/>
    <w:rsid w:val="1B001ADB"/>
    <w:rsid w:val="1B0B3181"/>
    <w:rsid w:val="1B0E5ED1"/>
    <w:rsid w:val="1B243FC3"/>
    <w:rsid w:val="1B2FA11E"/>
    <w:rsid w:val="1B315A6C"/>
    <w:rsid w:val="1B354FBC"/>
    <w:rsid w:val="1B377E14"/>
    <w:rsid w:val="1B4A01F2"/>
    <w:rsid w:val="1B4B475C"/>
    <w:rsid w:val="1B4D72F6"/>
    <w:rsid w:val="1B5F7D72"/>
    <w:rsid w:val="1B67F95A"/>
    <w:rsid w:val="1B68510A"/>
    <w:rsid w:val="1B6D7998"/>
    <w:rsid w:val="1B707488"/>
    <w:rsid w:val="1B740D26"/>
    <w:rsid w:val="1B77A508"/>
    <w:rsid w:val="1B7F61A1"/>
    <w:rsid w:val="1B8A679C"/>
    <w:rsid w:val="1B8C0E6A"/>
    <w:rsid w:val="1B8D29CC"/>
    <w:rsid w:val="1B934C6B"/>
    <w:rsid w:val="1B9915AA"/>
    <w:rsid w:val="1B996246"/>
    <w:rsid w:val="1BAB76C5"/>
    <w:rsid w:val="1BC018E4"/>
    <w:rsid w:val="1BC552DD"/>
    <w:rsid w:val="1BC797B7"/>
    <w:rsid w:val="1BDB86DD"/>
    <w:rsid w:val="1BDE85FD"/>
    <w:rsid w:val="1BE73A61"/>
    <w:rsid w:val="1BEB6281"/>
    <w:rsid w:val="1BEDEEEB"/>
    <w:rsid w:val="1C054074"/>
    <w:rsid w:val="1C1C2AA1"/>
    <w:rsid w:val="1C25213F"/>
    <w:rsid w:val="1C283AEA"/>
    <w:rsid w:val="1C2E35CB"/>
    <w:rsid w:val="1C30091D"/>
    <w:rsid w:val="1C4304B3"/>
    <w:rsid w:val="1C5446B4"/>
    <w:rsid w:val="1C653D1B"/>
    <w:rsid w:val="1C6A030A"/>
    <w:rsid w:val="1C6A27ED"/>
    <w:rsid w:val="1C86110C"/>
    <w:rsid w:val="1C8F0EA1"/>
    <w:rsid w:val="1C9A0C60"/>
    <w:rsid w:val="1C9F2B48"/>
    <w:rsid w:val="1CA27182"/>
    <w:rsid w:val="1CAB789C"/>
    <w:rsid w:val="1CB45134"/>
    <w:rsid w:val="1CC13729"/>
    <w:rsid w:val="1CC40BA4"/>
    <w:rsid w:val="1CC82C1A"/>
    <w:rsid w:val="1CE438C8"/>
    <w:rsid w:val="1CEE4092"/>
    <w:rsid w:val="1CEE66A6"/>
    <w:rsid w:val="1CF61FF3"/>
    <w:rsid w:val="1CFF29BA"/>
    <w:rsid w:val="1CFF78B2"/>
    <w:rsid w:val="1D0460DA"/>
    <w:rsid w:val="1D046E04"/>
    <w:rsid w:val="1D0D6573"/>
    <w:rsid w:val="1D0E4BE9"/>
    <w:rsid w:val="1D100F23"/>
    <w:rsid w:val="1D13456F"/>
    <w:rsid w:val="1D18575F"/>
    <w:rsid w:val="1D3E4AA8"/>
    <w:rsid w:val="1D482D34"/>
    <w:rsid w:val="1D491D3F"/>
    <w:rsid w:val="1D49BAFE"/>
    <w:rsid w:val="1D4A3E4D"/>
    <w:rsid w:val="1D5155CF"/>
    <w:rsid w:val="1D534F87"/>
    <w:rsid w:val="1D61282A"/>
    <w:rsid w:val="1D6FB906"/>
    <w:rsid w:val="1D75DEFA"/>
    <w:rsid w:val="1D775A11"/>
    <w:rsid w:val="1D7B5754"/>
    <w:rsid w:val="1D7C02F5"/>
    <w:rsid w:val="1D8C15A5"/>
    <w:rsid w:val="1D943C3E"/>
    <w:rsid w:val="1D9D79CB"/>
    <w:rsid w:val="1DB10D8D"/>
    <w:rsid w:val="1DBB0E8E"/>
    <w:rsid w:val="1DBFB459"/>
    <w:rsid w:val="1DC11D64"/>
    <w:rsid w:val="1DCA3B11"/>
    <w:rsid w:val="1DCC01D9"/>
    <w:rsid w:val="1DD99F47"/>
    <w:rsid w:val="1DDB100F"/>
    <w:rsid w:val="1DDC04CB"/>
    <w:rsid w:val="1DDC36D1"/>
    <w:rsid w:val="1DDEFDAC"/>
    <w:rsid w:val="1DDF8708"/>
    <w:rsid w:val="1DEA72AC"/>
    <w:rsid w:val="1DEB0AA1"/>
    <w:rsid w:val="1DF1833E"/>
    <w:rsid w:val="1DF443A0"/>
    <w:rsid w:val="1DF6788F"/>
    <w:rsid w:val="1DF93765"/>
    <w:rsid w:val="1DF951CD"/>
    <w:rsid w:val="1DFB2E27"/>
    <w:rsid w:val="1DFC39DC"/>
    <w:rsid w:val="1DFEAA78"/>
    <w:rsid w:val="1DFF0B71"/>
    <w:rsid w:val="1DFFAF57"/>
    <w:rsid w:val="1E10401F"/>
    <w:rsid w:val="1E116AB6"/>
    <w:rsid w:val="1E146673"/>
    <w:rsid w:val="1E1A7807"/>
    <w:rsid w:val="1E1B1FEC"/>
    <w:rsid w:val="1E2E283D"/>
    <w:rsid w:val="1E366995"/>
    <w:rsid w:val="1E36733F"/>
    <w:rsid w:val="1E384380"/>
    <w:rsid w:val="1E4606E3"/>
    <w:rsid w:val="1E506BB0"/>
    <w:rsid w:val="1E5310C7"/>
    <w:rsid w:val="1E584C4E"/>
    <w:rsid w:val="1E6C8C1E"/>
    <w:rsid w:val="1E816B64"/>
    <w:rsid w:val="1E833CAC"/>
    <w:rsid w:val="1E9B4EE0"/>
    <w:rsid w:val="1EAB390A"/>
    <w:rsid w:val="1EB91F85"/>
    <w:rsid w:val="1EBB3177"/>
    <w:rsid w:val="1EBFFDF1"/>
    <w:rsid w:val="1EC56FA6"/>
    <w:rsid w:val="1EC6D2B4"/>
    <w:rsid w:val="1EC75611"/>
    <w:rsid w:val="1EC90477"/>
    <w:rsid w:val="1ECA2F61"/>
    <w:rsid w:val="1EDBCC4B"/>
    <w:rsid w:val="1EE2542A"/>
    <w:rsid w:val="1EE531F4"/>
    <w:rsid w:val="1EE77D1B"/>
    <w:rsid w:val="1EED5C58"/>
    <w:rsid w:val="1EF02828"/>
    <w:rsid w:val="1EF25E0D"/>
    <w:rsid w:val="1EF72CD0"/>
    <w:rsid w:val="1EF7923C"/>
    <w:rsid w:val="1EF796EF"/>
    <w:rsid w:val="1EF95DA8"/>
    <w:rsid w:val="1F095C2A"/>
    <w:rsid w:val="1F1C1856"/>
    <w:rsid w:val="1F1D7927"/>
    <w:rsid w:val="1F1E187C"/>
    <w:rsid w:val="1F1F7338"/>
    <w:rsid w:val="1F244C15"/>
    <w:rsid w:val="1F297C2D"/>
    <w:rsid w:val="1F362893"/>
    <w:rsid w:val="1F366A04"/>
    <w:rsid w:val="1F38206B"/>
    <w:rsid w:val="1F3C7DAD"/>
    <w:rsid w:val="1F3E093F"/>
    <w:rsid w:val="1F3F789D"/>
    <w:rsid w:val="1F452811"/>
    <w:rsid w:val="1F460C2C"/>
    <w:rsid w:val="1F4D704A"/>
    <w:rsid w:val="1F615F29"/>
    <w:rsid w:val="1F6410B2"/>
    <w:rsid w:val="1F715DA7"/>
    <w:rsid w:val="1F7D0716"/>
    <w:rsid w:val="1F8E6CB4"/>
    <w:rsid w:val="1F917A8D"/>
    <w:rsid w:val="1F9B1DC4"/>
    <w:rsid w:val="1F9D6372"/>
    <w:rsid w:val="1F9F6B9D"/>
    <w:rsid w:val="1FA10E37"/>
    <w:rsid w:val="1FAD0CAB"/>
    <w:rsid w:val="1FAE22EC"/>
    <w:rsid w:val="1FB69D48"/>
    <w:rsid w:val="1FBAD302"/>
    <w:rsid w:val="1FBC2C9C"/>
    <w:rsid w:val="1FC6936D"/>
    <w:rsid w:val="1FCF6A51"/>
    <w:rsid w:val="1FD06747"/>
    <w:rsid w:val="1FD44489"/>
    <w:rsid w:val="1FDBAAD6"/>
    <w:rsid w:val="1FDD1DCB"/>
    <w:rsid w:val="1FE22112"/>
    <w:rsid w:val="1FE50445"/>
    <w:rsid w:val="1FEC3A03"/>
    <w:rsid w:val="1FED11EA"/>
    <w:rsid w:val="1FEF21C4"/>
    <w:rsid w:val="1FFA9791"/>
    <w:rsid w:val="1FFD2848"/>
    <w:rsid w:val="1FFDFEBD"/>
    <w:rsid w:val="200A291C"/>
    <w:rsid w:val="20216551"/>
    <w:rsid w:val="202866BE"/>
    <w:rsid w:val="202B1BD0"/>
    <w:rsid w:val="202E478E"/>
    <w:rsid w:val="202F415F"/>
    <w:rsid w:val="203E7F6F"/>
    <w:rsid w:val="204D5FEA"/>
    <w:rsid w:val="20561660"/>
    <w:rsid w:val="20704730"/>
    <w:rsid w:val="2072056C"/>
    <w:rsid w:val="20965C4C"/>
    <w:rsid w:val="209B5D18"/>
    <w:rsid w:val="20A756FA"/>
    <w:rsid w:val="20B52532"/>
    <w:rsid w:val="20BE2A44"/>
    <w:rsid w:val="20CC7A26"/>
    <w:rsid w:val="20D13DAB"/>
    <w:rsid w:val="20DA787E"/>
    <w:rsid w:val="20DE75F4"/>
    <w:rsid w:val="20FF13FD"/>
    <w:rsid w:val="2116462E"/>
    <w:rsid w:val="211F025E"/>
    <w:rsid w:val="212136FE"/>
    <w:rsid w:val="21366A7E"/>
    <w:rsid w:val="2138794D"/>
    <w:rsid w:val="213A031C"/>
    <w:rsid w:val="213D1D2C"/>
    <w:rsid w:val="2159177F"/>
    <w:rsid w:val="217F12F5"/>
    <w:rsid w:val="217F512E"/>
    <w:rsid w:val="21821C18"/>
    <w:rsid w:val="21911FFC"/>
    <w:rsid w:val="219B1355"/>
    <w:rsid w:val="219F1765"/>
    <w:rsid w:val="21A0787B"/>
    <w:rsid w:val="21A351BA"/>
    <w:rsid w:val="21B475C2"/>
    <w:rsid w:val="21B843E1"/>
    <w:rsid w:val="21BF6207"/>
    <w:rsid w:val="21C064D3"/>
    <w:rsid w:val="21CA3AB4"/>
    <w:rsid w:val="21D75A93"/>
    <w:rsid w:val="21EB50E5"/>
    <w:rsid w:val="21EB7868"/>
    <w:rsid w:val="21EF55AB"/>
    <w:rsid w:val="21EF5724"/>
    <w:rsid w:val="21F91F85"/>
    <w:rsid w:val="21F96C66"/>
    <w:rsid w:val="21FE759C"/>
    <w:rsid w:val="2224729F"/>
    <w:rsid w:val="222723F0"/>
    <w:rsid w:val="223C00C4"/>
    <w:rsid w:val="22422953"/>
    <w:rsid w:val="22484CBB"/>
    <w:rsid w:val="22536AC3"/>
    <w:rsid w:val="22610F58"/>
    <w:rsid w:val="22670FFD"/>
    <w:rsid w:val="22806203"/>
    <w:rsid w:val="228A52D3"/>
    <w:rsid w:val="229C66B1"/>
    <w:rsid w:val="22A82A91"/>
    <w:rsid w:val="22B7414C"/>
    <w:rsid w:val="22C81958"/>
    <w:rsid w:val="22CE727A"/>
    <w:rsid w:val="22D266C3"/>
    <w:rsid w:val="22D95FD2"/>
    <w:rsid w:val="22DB5DA3"/>
    <w:rsid w:val="22DE2284"/>
    <w:rsid w:val="22E9024C"/>
    <w:rsid w:val="22E91B93"/>
    <w:rsid w:val="22F34D8F"/>
    <w:rsid w:val="22F49FE6"/>
    <w:rsid w:val="230652DF"/>
    <w:rsid w:val="230C0B71"/>
    <w:rsid w:val="230D5295"/>
    <w:rsid w:val="232834A5"/>
    <w:rsid w:val="23290648"/>
    <w:rsid w:val="2336711B"/>
    <w:rsid w:val="23386ADD"/>
    <w:rsid w:val="233960A3"/>
    <w:rsid w:val="234B0D82"/>
    <w:rsid w:val="23527E42"/>
    <w:rsid w:val="23610A2B"/>
    <w:rsid w:val="236114FB"/>
    <w:rsid w:val="236965CE"/>
    <w:rsid w:val="236D2C2B"/>
    <w:rsid w:val="23757C04"/>
    <w:rsid w:val="237B8F33"/>
    <w:rsid w:val="23810484"/>
    <w:rsid w:val="238272CC"/>
    <w:rsid w:val="2386495B"/>
    <w:rsid w:val="23865FB5"/>
    <w:rsid w:val="238802EB"/>
    <w:rsid w:val="23957877"/>
    <w:rsid w:val="23A10440"/>
    <w:rsid w:val="23AA06E5"/>
    <w:rsid w:val="23B10633"/>
    <w:rsid w:val="23D679AF"/>
    <w:rsid w:val="23DE0832"/>
    <w:rsid w:val="23E7B4F6"/>
    <w:rsid w:val="23F0409D"/>
    <w:rsid w:val="23FBA7AD"/>
    <w:rsid w:val="23FC6955"/>
    <w:rsid w:val="24192625"/>
    <w:rsid w:val="24220625"/>
    <w:rsid w:val="242C442B"/>
    <w:rsid w:val="2432177F"/>
    <w:rsid w:val="24327F13"/>
    <w:rsid w:val="24341BF3"/>
    <w:rsid w:val="24401734"/>
    <w:rsid w:val="2452600E"/>
    <w:rsid w:val="2457567D"/>
    <w:rsid w:val="245A74F2"/>
    <w:rsid w:val="245E5155"/>
    <w:rsid w:val="2460271E"/>
    <w:rsid w:val="24626776"/>
    <w:rsid w:val="2480084F"/>
    <w:rsid w:val="24806424"/>
    <w:rsid w:val="248A3369"/>
    <w:rsid w:val="248B2B26"/>
    <w:rsid w:val="24911C3C"/>
    <w:rsid w:val="24944093"/>
    <w:rsid w:val="24951DB1"/>
    <w:rsid w:val="24975A86"/>
    <w:rsid w:val="2499577C"/>
    <w:rsid w:val="249F4E8A"/>
    <w:rsid w:val="24A25DE1"/>
    <w:rsid w:val="24B25B1F"/>
    <w:rsid w:val="24B97BFF"/>
    <w:rsid w:val="24C148B0"/>
    <w:rsid w:val="24C9408A"/>
    <w:rsid w:val="24DE36B4"/>
    <w:rsid w:val="24F24E9D"/>
    <w:rsid w:val="24F61DBF"/>
    <w:rsid w:val="24F950A7"/>
    <w:rsid w:val="24FDC4FF"/>
    <w:rsid w:val="2500199C"/>
    <w:rsid w:val="25006BE0"/>
    <w:rsid w:val="25034EC9"/>
    <w:rsid w:val="251A2FF7"/>
    <w:rsid w:val="251C4B0C"/>
    <w:rsid w:val="25357778"/>
    <w:rsid w:val="255676EF"/>
    <w:rsid w:val="255B5FBD"/>
    <w:rsid w:val="2569390B"/>
    <w:rsid w:val="256A3ACE"/>
    <w:rsid w:val="256B13EC"/>
    <w:rsid w:val="258C537A"/>
    <w:rsid w:val="259A75DB"/>
    <w:rsid w:val="25A136FA"/>
    <w:rsid w:val="25B2270B"/>
    <w:rsid w:val="25BD5257"/>
    <w:rsid w:val="25BF1370"/>
    <w:rsid w:val="25C176F6"/>
    <w:rsid w:val="25CD2A2D"/>
    <w:rsid w:val="25F7475F"/>
    <w:rsid w:val="25FA6DB3"/>
    <w:rsid w:val="25FF8186"/>
    <w:rsid w:val="260F6C7E"/>
    <w:rsid w:val="2612341D"/>
    <w:rsid w:val="261B5A43"/>
    <w:rsid w:val="261C6242"/>
    <w:rsid w:val="261E5AE3"/>
    <w:rsid w:val="2621749D"/>
    <w:rsid w:val="2622139B"/>
    <w:rsid w:val="262D48F3"/>
    <w:rsid w:val="264037C5"/>
    <w:rsid w:val="265E0AC9"/>
    <w:rsid w:val="265F31FA"/>
    <w:rsid w:val="266B541C"/>
    <w:rsid w:val="2679B036"/>
    <w:rsid w:val="268564DD"/>
    <w:rsid w:val="268C786C"/>
    <w:rsid w:val="2694227D"/>
    <w:rsid w:val="26992AE0"/>
    <w:rsid w:val="269A2DE9"/>
    <w:rsid w:val="269B17A7"/>
    <w:rsid w:val="269FEFC4"/>
    <w:rsid w:val="26AA41FC"/>
    <w:rsid w:val="26B353BE"/>
    <w:rsid w:val="26C324FF"/>
    <w:rsid w:val="26C71545"/>
    <w:rsid w:val="26D7660D"/>
    <w:rsid w:val="26DF7150"/>
    <w:rsid w:val="26E45F70"/>
    <w:rsid w:val="26EF21AB"/>
    <w:rsid w:val="26F14C46"/>
    <w:rsid w:val="26F30798"/>
    <w:rsid w:val="26F947D6"/>
    <w:rsid w:val="26FE3B9A"/>
    <w:rsid w:val="27027B2E"/>
    <w:rsid w:val="27135897"/>
    <w:rsid w:val="271B7E68"/>
    <w:rsid w:val="27216F09"/>
    <w:rsid w:val="27350551"/>
    <w:rsid w:val="27353DF6"/>
    <w:rsid w:val="273A2BEF"/>
    <w:rsid w:val="273F33E6"/>
    <w:rsid w:val="2751016E"/>
    <w:rsid w:val="275E778F"/>
    <w:rsid w:val="276B05F3"/>
    <w:rsid w:val="276C144B"/>
    <w:rsid w:val="27743A43"/>
    <w:rsid w:val="2778394C"/>
    <w:rsid w:val="279A69BC"/>
    <w:rsid w:val="279A7D67"/>
    <w:rsid w:val="27A86EEE"/>
    <w:rsid w:val="27AD92E8"/>
    <w:rsid w:val="27B4207F"/>
    <w:rsid w:val="27B93D49"/>
    <w:rsid w:val="27B9456D"/>
    <w:rsid w:val="27BA3F65"/>
    <w:rsid w:val="27C7115B"/>
    <w:rsid w:val="27CB32EA"/>
    <w:rsid w:val="27CBBB56"/>
    <w:rsid w:val="27CE7A10"/>
    <w:rsid w:val="27D03173"/>
    <w:rsid w:val="27E62FAC"/>
    <w:rsid w:val="27F56909"/>
    <w:rsid w:val="27F70909"/>
    <w:rsid w:val="27FF258C"/>
    <w:rsid w:val="27FF7B19"/>
    <w:rsid w:val="27FFAAC0"/>
    <w:rsid w:val="28017087"/>
    <w:rsid w:val="280407A3"/>
    <w:rsid w:val="280408D3"/>
    <w:rsid w:val="280D0539"/>
    <w:rsid w:val="280D0A77"/>
    <w:rsid w:val="281C077C"/>
    <w:rsid w:val="281C45F4"/>
    <w:rsid w:val="281E79E2"/>
    <w:rsid w:val="28212376"/>
    <w:rsid w:val="28215D92"/>
    <w:rsid w:val="284820AF"/>
    <w:rsid w:val="284B4843"/>
    <w:rsid w:val="286C2B96"/>
    <w:rsid w:val="286D1709"/>
    <w:rsid w:val="28716ED4"/>
    <w:rsid w:val="287B133C"/>
    <w:rsid w:val="28813126"/>
    <w:rsid w:val="2886049D"/>
    <w:rsid w:val="28980E0B"/>
    <w:rsid w:val="28A16ED3"/>
    <w:rsid w:val="28A5461A"/>
    <w:rsid w:val="28A55B55"/>
    <w:rsid w:val="28A92A96"/>
    <w:rsid w:val="28BA7F95"/>
    <w:rsid w:val="28C72DDD"/>
    <w:rsid w:val="28CF57EE"/>
    <w:rsid w:val="28D129A4"/>
    <w:rsid w:val="28F96D0F"/>
    <w:rsid w:val="28F96EA1"/>
    <w:rsid w:val="290425D0"/>
    <w:rsid w:val="290F208E"/>
    <w:rsid w:val="290F4403"/>
    <w:rsid w:val="291B1DDE"/>
    <w:rsid w:val="291D29FD"/>
    <w:rsid w:val="291E6758"/>
    <w:rsid w:val="29293B81"/>
    <w:rsid w:val="292C05F5"/>
    <w:rsid w:val="292F0982"/>
    <w:rsid w:val="294175D0"/>
    <w:rsid w:val="2954615D"/>
    <w:rsid w:val="29622B06"/>
    <w:rsid w:val="2967011C"/>
    <w:rsid w:val="29673C78"/>
    <w:rsid w:val="29704AD2"/>
    <w:rsid w:val="297E6EC6"/>
    <w:rsid w:val="298109B3"/>
    <w:rsid w:val="298841E4"/>
    <w:rsid w:val="2988677B"/>
    <w:rsid w:val="29915E19"/>
    <w:rsid w:val="29943310"/>
    <w:rsid w:val="299A7607"/>
    <w:rsid w:val="299D05C6"/>
    <w:rsid w:val="299D16AB"/>
    <w:rsid w:val="29B34303"/>
    <w:rsid w:val="29BA342A"/>
    <w:rsid w:val="29BD01C0"/>
    <w:rsid w:val="29BD5F8E"/>
    <w:rsid w:val="29C70BBB"/>
    <w:rsid w:val="29CB45B6"/>
    <w:rsid w:val="29CC0ED1"/>
    <w:rsid w:val="29D12370"/>
    <w:rsid w:val="29D323A4"/>
    <w:rsid w:val="29D37B4A"/>
    <w:rsid w:val="29D67435"/>
    <w:rsid w:val="29D75BC2"/>
    <w:rsid w:val="29D77BB5"/>
    <w:rsid w:val="29E10A47"/>
    <w:rsid w:val="29E96D83"/>
    <w:rsid w:val="29F33520"/>
    <w:rsid w:val="2A090683"/>
    <w:rsid w:val="2A1B3AF0"/>
    <w:rsid w:val="2A1B6A19"/>
    <w:rsid w:val="2A1D6FCE"/>
    <w:rsid w:val="2A3271D4"/>
    <w:rsid w:val="2A375D41"/>
    <w:rsid w:val="2A4D429B"/>
    <w:rsid w:val="2A511E40"/>
    <w:rsid w:val="2A587DB9"/>
    <w:rsid w:val="2A5F2BA2"/>
    <w:rsid w:val="2A612DBE"/>
    <w:rsid w:val="2A64465C"/>
    <w:rsid w:val="2A701253"/>
    <w:rsid w:val="2A7BE875"/>
    <w:rsid w:val="2A832D34"/>
    <w:rsid w:val="2A8A77C3"/>
    <w:rsid w:val="2A9F5694"/>
    <w:rsid w:val="2AA66A22"/>
    <w:rsid w:val="2ABE7A50"/>
    <w:rsid w:val="2AC62789"/>
    <w:rsid w:val="2ACB26AE"/>
    <w:rsid w:val="2ADC628D"/>
    <w:rsid w:val="2AE06086"/>
    <w:rsid w:val="2AE15CAC"/>
    <w:rsid w:val="2AE55ED0"/>
    <w:rsid w:val="2AE71908"/>
    <w:rsid w:val="2AE8528D"/>
    <w:rsid w:val="2AFF4D5C"/>
    <w:rsid w:val="2B0428D4"/>
    <w:rsid w:val="2B137500"/>
    <w:rsid w:val="2B1407C3"/>
    <w:rsid w:val="2B151B38"/>
    <w:rsid w:val="2B165956"/>
    <w:rsid w:val="2B17787C"/>
    <w:rsid w:val="2B1F2B50"/>
    <w:rsid w:val="2B2D2CA0"/>
    <w:rsid w:val="2B402292"/>
    <w:rsid w:val="2B53F1AC"/>
    <w:rsid w:val="2B542782"/>
    <w:rsid w:val="2B6F4369"/>
    <w:rsid w:val="2B6F5066"/>
    <w:rsid w:val="2B700654"/>
    <w:rsid w:val="2B73476E"/>
    <w:rsid w:val="2B752B11"/>
    <w:rsid w:val="2B7B03C0"/>
    <w:rsid w:val="2B854FCB"/>
    <w:rsid w:val="2B89561F"/>
    <w:rsid w:val="2B931522"/>
    <w:rsid w:val="2B934664"/>
    <w:rsid w:val="2B9C7285"/>
    <w:rsid w:val="2B9F63FD"/>
    <w:rsid w:val="2BA03472"/>
    <w:rsid w:val="2BA214D5"/>
    <w:rsid w:val="2BAD462D"/>
    <w:rsid w:val="2BAF1878"/>
    <w:rsid w:val="2BB74B3F"/>
    <w:rsid w:val="2BBC5254"/>
    <w:rsid w:val="2BC2788C"/>
    <w:rsid w:val="2BC344EA"/>
    <w:rsid w:val="2BD55811"/>
    <w:rsid w:val="2BD56834"/>
    <w:rsid w:val="2BDF043E"/>
    <w:rsid w:val="2BEA3B0F"/>
    <w:rsid w:val="2BEB12D3"/>
    <w:rsid w:val="2BFA3808"/>
    <w:rsid w:val="2BFD6525"/>
    <w:rsid w:val="2BFE2D06"/>
    <w:rsid w:val="2C0559CB"/>
    <w:rsid w:val="2C083493"/>
    <w:rsid w:val="2C163734"/>
    <w:rsid w:val="2C1A4849"/>
    <w:rsid w:val="2C1B7012"/>
    <w:rsid w:val="2C1E75DD"/>
    <w:rsid w:val="2C247105"/>
    <w:rsid w:val="2C250022"/>
    <w:rsid w:val="2C2F79B1"/>
    <w:rsid w:val="2C455DD5"/>
    <w:rsid w:val="2C502906"/>
    <w:rsid w:val="2C5104A3"/>
    <w:rsid w:val="2C5B55EB"/>
    <w:rsid w:val="2C673F8F"/>
    <w:rsid w:val="2C733F20"/>
    <w:rsid w:val="2C773FED"/>
    <w:rsid w:val="2C7F004A"/>
    <w:rsid w:val="2C8721F7"/>
    <w:rsid w:val="2C990205"/>
    <w:rsid w:val="2CAD1418"/>
    <w:rsid w:val="2CB12D49"/>
    <w:rsid w:val="2CD14D3D"/>
    <w:rsid w:val="2CE541BF"/>
    <w:rsid w:val="2CE801BE"/>
    <w:rsid w:val="2CED26FC"/>
    <w:rsid w:val="2CED43EF"/>
    <w:rsid w:val="2CF03F85"/>
    <w:rsid w:val="2CF61D19"/>
    <w:rsid w:val="2D1D1C79"/>
    <w:rsid w:val="2D20271A"/>
    <w:rsid w:val="2D290A6D"/>
    <w:rsid w:val="2D4F0EDF"/>
    <w:rsid w:val="2D510C5A"/>
    <w:rsid w:val="2D55028C"/>
    <w:rsid w:val="2D5FE306"/>
    <w:rsid w:val="2D6A3C66"/>
    <w:rsid w:val="2D6B7CAC"/>
    <w:rsid w:val="2D6C0F07"/>
    <w:rsid w:val="2D756E5C"/>
    <w:rsid w:val="2D7B52BB"/>
    <w:rsid w:val="2D827B57"/>
    <w:rsid w:val="2D88240F"/>
    <w:rsid w:val="2D9BD3A8"/>
    <w:rsid w:val="2DA5323C"/>
    <w:rsid w:val="2DBE594A"/>
    <w:rsid w:val="2DCA0C7A"/>
    <w:rsid w:val="2DD619C7"/>
    <w:rsid w:val="2DD73734"/>
    <w:rsid w:val="2DDB7282"/>
    <w:rsid w:val="2DE26FB5"/>
    <w:rsid w:val="2DE44CF1"/>
    <w:rsid w:val="2DE53D06"/>
    <w:rsid w:val="2DF84860"/>
    <w:rsid w:val="2DF93D06"/>
    <w:rsid w:val="2DFDE37C"/>
    <w:rsid w:val="2E035AF3"/>
    <w:rsid w:val="2E0A551A"/>
    <w:rsid w:val="2E25088E"/>
    <w:rsid w:val="2E281610"/>
    <w:rsid w:val="2E2B1AC7"/>
    <w:rsid w:val="2E3A195C"/>
    <w:rsid w:val="2E3D144C"/>
    <w:rsid w:val="2E415664"/>
    <w:rsid w:val="2E5C3FC8"/>
    <w:rsid w:val="2E6448D1"/>
    <w:rsid w:val="2E670231"/>
    <w:rsid w:val="2E6C1D31"/>
    <w:rsid w:val="2E6F24F6"/>
    <w:rsid w:val="2E78669B"/>
    <w:rsid w:val="2E7922C2"/>
    <w:rsid w:val="2E8B665B"/>
    <w:rsid w:val="2E8F47A9"/>
    <w:rsid w:val="2E9E45F4"/>
    <w:rsid w:val="2EA1245D"/>
    <w:rsid w:val="2EA4771D"/>
    <w:rsid w:val="2EAA717F"/>
    <w:rsid w:val="2EB713D6"/>
    <w:rsid w:val="2ED00512"/>
    <w:rsid w:val="2ED26465"/>
    <w:rsid w:val="2ED75677"/>
    <w:rsid w:val="2EDB65D3"/>
    <w:rsid w:val="2EE1627B"/>
    <w:rsid w:val="2EEF6F91"/>
    <w:rsid w:val="2EF38D32"/>
    <w:rsid w:val="2EFD4493"/>
    <w:rsid w:val="2EFF0ED4"/>
    <w:rsid w:val="2EFFBAE8"/>
    <w:rsid w:val="2EFFEAA3"/>
    <w:rsid w:val="2F0361F1"/>
    <w:rsid w:val="2F1B301F"/>
    <w:rsid w:val="2F1C33E1"/>
    <w:rsid w:val="2F1FD050"/>
    <w:rsid w:val="2F2820FC"/>
    <w:rsid w:val="2F3738F6"/>
    <w:rsid w:val="2F3D44A4"/>
    <w:rsid w:val="2F3F5AD5"/>
    <w:rsid w:val="2F451EEF"/>
    <w:rsid w:val="2F472B0C"/>
    <w:rsid w:val="2F480C66"/>
    <w:rsid w:val="2F5C7FF7"/>
    <w:rsid w:val="2F6649D2"/>
    <w:rsid w:val="2F6A6B16"/>
    <w:rsid w:val="2F6F1AD9"/>
    <w:rsid w:val="2F75478E"/>
    <w:rsid w:val="2F77098D"/>
    <w:rsid w:val="2F7A3923"/>
    <w:rsid w:val="2F7EF605"/>
    <w:rsid w:val="2F7F382E"/>
    <w:rsid w:val="2F8A3A08"/>
    <w:rsid w:val="2F8E1325"/>
    <w:rsid w:val="2F8E7088"/>
    <w:rsid w:val="2F9A586F"/>
    <w:rsid w:val="2FAB423C"/>
    <w:rsid w:val="2FAC4C52"/>
    <w:rsid w:val="2FAF1C0B"/>
    <w:rsid w:val="2FB6E854"/>
    <w:rsid w:val="2FC005BA"/>
    <w:rsid w:val="2FCD67FF"/>
    <w:rsid w:val="2FCF55E4"/>
    <w:rsid w:val="2FCFEDC5"/>
    <w:rsid w:val="2FD57E12"/>
    <w:rsid w:val="2FD97F4D"/>
    <w:rsid w:val="2FDF2DE2"/>
    <w:rsid w:val="2FDF4AB1"/>
    <w:rsid w:val="2FDFB74E"/>
    <w:rsid w:val="2FE8011A"/>
    <w:rsid w:val="2FE876C5"/>
    <w:rsid w:val="2FEE6EA1"/>
    <w:rsid w:val="2FF3270A"/>
    <w:rsid w:val="2FF57955"/>
    <w:rsid w:val="2FF9C3FD"/>
    <w:rsid w:val="2FFA0217"/>
    <w:rsid w:val="2FFB15BE"/>
    <w:rsid w:val="2FFD78A2"/>
    <w:rsid w:val="2FFE50D1"/>
    <w:rsid w:val="2FFE5C0C"/>
    <w:rsid w:val="30086894"/>
    <w:rsid w:val="301D455E"/>
    <w:rsid w:val="301E4FFC"/>
    <w:rsid w:val="302A5A00"/>
    <w:rsid w:val="30314D95"/>
    <w:rsid w:val="3038011D"/>
    <w:rsid w:val="3044011E"/>
    <w:rsid w:val="3049232A"/>
    <w:rsid w:val="304F3491"/>
    <w:rsid w:val="30505D4C"/>
    <w:rsid w:val="305B133D"/>
    <w:rsid w:val="305B19FB"/>
    <w:rsid w:val="305F38FB"/>
    <w:rsid w:val="3063670A"/>
    <w:rsid w:val="306B664E"/>
    <w:rsid w:val="306F6FB0"/>
    <w:rsid w:val="30743AB9"/>
    <w:rsid w:val="307D716E"/>
    <w:rsid w:val="308B57AC"/>
    <w:rsid w:val="3096561A"/>
    <w:rsid w:val="30ABBFAD"/>
    <w:rsid w:val="30AD7887"/>
    <w:rsid w:val="30C139AF"/>
    <w:rsid w:val="30C978FC"/>
    <w:rsid w:val="30DB6CFA"/>
    <w:rsid w:val="30DF67EA"/>
    <w:rsid w:val="30E41915"/>
    <w:rsid w:val="30E72A56"/>
    <w:rsid w:val="30E86FDD"/>
    <w:rsid w:val="30ED12BD"/>
    <w:rsid w:val="30FD3114"/>
    <w:rsid w:val="311855E6"/>
    <w:rsid w:val="311F79EC"/>
    <w:rsid w:val="31216807"/>
    <w:rsid w:val="312B3CDE"/>
    <w:rsid w:val="3133638E"/>
    <w:rsid w:val="313A7EC4"/>
    <w:rsid w:val="314174A5"/>
    <w:rsid w:val="31490108"/>
    <w:rsid w:val="314A6F85"/>
    <w:rsid w:val="314E1E28"/>
    <w:rsid w:val="3170788E"/>
    <w:rsid w:val="31717D8A"/>
    <w:rsid w:val="3176434B"/>
    <w:rsid w:val="317C04DD"/>
    <w:rsid w:val="31924380"/>
    <w:rsid w:val="31965BCA"/>
    <w:rsid w:val="319B6BB5"/>
    <w:rsid w:val="31A127B2"/>
    <w:rsid w:val="31C5233A"/>
    <w:rsid w:val="31E278D7"/>
    <w:rsid w:val="31F95F89"/>
    <w:rsid w:val="31FB3F43"/>
    <w:rsid w:val="31FD52F4"/>
    <w:rsid w:val="320C6C26"/>
    <w:rsid w:val="32111D86"/>
    <w:rsid w:val="3214211E"/>
    <w:rsid w:val="321C75CA"/>
    <w:rsid w:val="321E1594"/>
    <w:rsid w:val="322746E6"/>
    <w:rsid w:val="322E6B64"/>
    <w:rsid w:val="324F3B8C"/>
    <w:rsid w:val="3264169D"/>
    <w:rsid w:val="326963E5"/>
    <w:rsid w:val="327A0EC0"/>
    <w:rsid w:val="32865663"/>
    <w:rsid w:val="328F5FEE"/>
    <w:rsid w:val="329207C8"/>
    <w:rsid w:val="329A6E6D"/>
    <w:rsid w:val="329D48D0"/>
    <w:rsid w:val="329D6AE2"/>
    <w:rsid w:val="32A46191"/>
    <w:rsid w:val="32A517A9"/>
    <w:rsid w:val="32A65545"/>
    <w:rsid w:val="32AA2BFE"/>
    <w:rsid w:val="32AB72CC"/>
    <w:rsid w:val="32AE0B6A"/>
    <w:rsid w:val="32B809DC"/>
    <w:rsid w:val="32BA22D8"/>
    <w:rsid w:val="32BA7078"/>
    <w:rsid w:val="32BF5BA6"/>
    <w:rsid w:val="32CC1B32"/>
    <w:rsid w:val="32CC5699"/>
    <w:rsid w:val="32DE5B41"/>
    <w:rsid w:val="32DF4985"/>
    <w:rsid w:val="32E24D88"/>
    <w:rsid w:val="32EE0F67"/>
    <w:rsid w:val="32F15CD2"/>
    <w:rsid w:val="330E08F1"/>
    <w:rsid w:val="330F21C4"/>
    <w:rsid w:val="3321758E"/>
    <w:rsid w:val="33233306"/>
    <w:rsid w:val="33251F6B"/>
    <w:rsid w:val="3326503C"/>
    <w:rsid w:val="332D7900"/>
    <w:rsid w:val="333F17C2"/>
    <w:rsid w:val="333F3C82"/>
    <w:rsid w:val="33711064"/>
    <w:rsid w:val="337729F2"/>
    <w:rsid w:val="33772C72"/>
    <w:rsid w:val="337B74FF"/>
    <w:rsid w:val="33835B53"/>
    <w:rsid w:val="33862117"/>
    <w:rsid w:val="33865EB2"/>
    <w:rsid w:val="338C432C"/>
    <w:rsid w:val="33B26947"/>
    <w:rsid w:val="33B45D0C"/>
    <w:rsid w:val="33B65F28"/>
    <w:rsid w:val="33B945A9"/>
    <w:rsid w:val="33BF54EF"/>
    <w:rsid w:val="33BF5565"/>
    <w:rsid w:val="33BFBD7B"/>
    <w:rsid w:val="33CBE5E3"/>
    <w:rsid w:val="33D835A4"/>
    <w:rsid w:val="33DE6AC0"/>
    <w:rsid w:val="33F3433A"/>
    <w:rsid w:val="33F627C9"/>
    <w:rsid w:val="33FE2635"/>
    <w:rsid w:val="340071A3"/>
    <w:rsid w:val="3402458C"/>
    <w:rsid w:val="340366BF"/>
    <w:rsid w:val="340F34D4"/>
    <w:rsid w:val="34140EA1"/>
    <w:rsid w:val="34190119"/>
    <w:rsid w:val="341B55D8"/>
    <w:rsid w:val="34287EBC"/>
    <w:rsid w:val="342A2472"/>
    <w:rsid w:val="342C2DA8"/>
    <w:rsid w:val="342D3D10"/>
    <w:rsid w:val="34375E12"/>
    <w:rsid w:val="344A48C2"/>
    <w:rsid w:val="34526371"/>
    <w:rsid w:val="346428DD"/>
    <w:rsid w:val="3465607D"/>
    <w:rsid w:val="346820CE"/>
    <w:rsid w:val="346B43A7"/>
    <w:rsid w:val="346C7790"/>
    <w:rsid w:val="347B2A29"/>
    <w:rsid w:val="347E6E7F"/>
    <w:rsid w:val="347E70FF"/>
    <w:rsid w:val="34896238"/>
    <w:rsid w:val="348F0CEA"/>
    <w:rsid w:val="349B3370"/>
    <w:rsid w:val="349F4C0E"/>
    <w:rsid w:val="34A12629"/>
    <w:rsid w:val="34B11000"/>
    <w:rsid w:val="34B26DFE"/>
    <w:rsid w:val="34B92411"/>
    <w:rsid w:val="34CE4193"/>
    <w:rsid w:val="34D22038"/>
    <w:rsid w:val="34D719CC"/>
    <w:rsid w:val="34DC8BDD"/>
    <w:rsid w:val="34DF6C84"/>
    <w:rsid w:val="34E645EB"/>
    <w:rsid w:val="34E95E89"/>
    <w:rsid w:val="34F339CE"/>
    <w:rsid w:val="34F565DC"/>
    <w:rsid w:val="34FD7B87"/>
    <w:rsid w:val="34FF38DA"/>
    <w:rsid w:val="350F4F0A"/>
    <w:rsid w:val="35156DE8"/>
    <w:rsid w:val="352B0250"/>
    <w:rsid w:val="352C5D76"/>
    <w:rsid w:val="3538296D"/>
    <w:rsid w:val="3538466E"/>
    <w:rsid w:val="35431A3E"/>
    <w:rsid w:val="354E05DF"/>
    <w:rsid w:val="355759CB"/>
    <w:rsid w:val="355A28E3"/>
    <w:rsid w:val="355C665B"/>
    <w:rsid w:val="355D034C"/>
    <w:rsid w:val="356B3067"/>
    <w:rsid w:val="356E1754"/>
    <w:rsid w:val="356F2FAC"/>
    <w:rsid w:val="35700359"/>
    <w:rsid w:val="357C699A"/>
    <w:rsid w:val="357FCE84"/>
    <w:rsid w:val="35827E28"/>
    <w:rsid w:val="35875AC2"/>
    <w:rsid w:val="358F1970"/>
    <w:rsid w:val="35973422"/>
    <w:rsid w:val="359E6A44"/>
    <w:rsid w:val="35BFDE03"/>
    <w:rsid w:val="35D7D3F3"/>
    <w:rsid w:val="35DC154A"/>
    <w:rsid w:val="35E34CC7"/>
    <w:rsid w:val="35EB4C78"/>
    <w:rsid w:val="35EC1D87"/>
    <w:rsid w:val="35F11BA3"/>
    <w:rsid w:val="35FF28F5"/>
    <w:rsid w:val="3607370D"/>
    <w:rsid w:val="36145188"/>
    <w:rsid w:val="36176A26"/>
    <w:rsid w:val="361E4BE3"/>
    <w:rsid w:val="36200DA1"/>
    <w:rsid w:val="3620106A"/>
    <w:rsid w:val="362353CB"/>
    <w:rsid w:val="36240786"/>
    <w:rsid w:val="362E43DF"/>
    <w:rsid w:val="36304DF8"/>
    <w:rsid w:val="363311EE"/>
    <w:rsid w:val="363B7F7E"/>
    <w:rsid w:val="364A59A1"/>
    <w:rsid w:val="36534BAC"/>
    <w:rsid w:val="365D074E"/>
    <w:rsid w:val="36661AA3"/>
    <w:rsid w:val="366D6CB9"/>
    <w:rsid w:val="368C4D1E"/>
    <w:rsid w:val="369265F2"/>
    <w:rsid w:val="369704AD"/>
    <w:rsid w:val="36A63426"/>
    <w:rsid w:val="36A77DAA"/>
    <w:rsid w:val="36B713DF"/>
    <w:rsid w:val="36BA738E"/>
    <w:rsid w:val="36BF3C21"/>
    <w:rsid w:val="36BF7110"/>
    <w:rsid w:val="36C02C1A"/>
    <w:rsid w:val="36C44213"/>
    <w:rsid w:val="36CA1CEB"/>
    <w:rsid w:val="36CF27E8"/>
    <w:rsid w:val="36D78C29"/>
    <w:rsid w:val="36DA6E16"/>
    <w:rsid w:val="36DB7A54"/>
    <w:rsid w:val="36E80D90"/>
    <w:rsid w:val="36EA3A79"/>
    <w:rsid w:val="36F15636"/>
    <w:rsid w:val="36F3B7E8"/>
    <w:rsid w:val="36FD518B"/>
    <w:rsid w:val="36FEF6D4"/>
    <w:rsid w:val="36FF9CE9"/>
    <w:rsid w:val="36FFF824"/>
    <w:rsid w:val="370FAD26"/>
    <w:rsid w:val="37140D06"/>
    <w:rsid w:val="37276F7F"/>
    <w:rsid w:val="372E53E7"/>
    <w:rsid w:val="372F0118"/>
    <w:rsid w:val="373762B9"/>
    <w:rsid w:val="373B7F2D"/>
    <w:rsid w:val="373F3A49"/>
    <w:rsid w:val="373F4487"/>
    <w:rsid w:val="3741185A"/>
    <w:rsid w:val="374B0A87"/>
    <w:rsid w:val="374E70CC"/>
    <w:rsid w:val="37566B56"/>
    <w:rsid w:val="37595220"/>
    <w:rsid w:val="375AED71"/>
    <w:rsid w:val="3762593E"/>
    <w:rsid w:val="376334EE"/>
    <w:rsid w:val="376637C1"/>
    <w:rsid w:val="376854D3"/>
    <w:rsid w:val="37701133"/>
    <w:rsid w:val="37723EC8"/>
    <w:rsid w:val="3773B7E6"/>
    <w:rsid w:val="37762296"/>
    <w:rsid w:val="377F0BAF"/>
    <w:rsid w:val="377F143B"/>
    <w:rsid w:val="377F171E"/>
    <w:rsid w:val="377F3977"/>
    <w:rsid w:val="378D44D3"/>
    <w:rsid w:val="3793792E"/>
    <w:rsid w:val="3797248C"/>
    <w:rsid w:val="379770D6"/>
    <w:rsid w:val="379877AE"/>
    <w:rsid w:val="37996BC1"/>
    <w:rsid w:val="379A47B6"/>
    <w:rsid w:val="37B6D784"/>
    <w:rsid w:val="37B75A0D"/>
    <w:rsid w:val="37BC7885"/>
    <w:rsid w:val="37BDEA84"/>
    <w:rsid w:val="37BF0DC6"/>
    <w:rsid w:val="37BF7548"/>
    <w:rsid w:val="37C7059F"/>
    <w:rsid w:val="37D4D47D"/>
    <w:rsid w:val="37DFABDD"/>
    <w:rsid w:val="37E17C6E"/>
    <w:rsid w:val="37E27171"/>
    <w:rsid w:val="37E961A0"/>
    <w:rsid w:val="37EA7E74"/>
    <w:rsid w:val="37EBD4FD"/>
    <w:rsid w:val="37F1F5CB"/>
    <w:rsid w:val="37F232A7"/>
    <w:rsid w:val="37F307AB"/>
    <w:rsid w:val="37F308D0"/>
    <w:rsid w:val="37F53DD8"/>
    <w:rsid w:val="37F6663E"/>
    <w:rsid w:val="37F69F64"/>
    <w:rsid w:val="37F77EA9"/>
    <w:rsid w:val="37F858DB"/>
    <w:rsid w:val="37F92CEB"/>
    <w:rsid w:val="37FB4444"/>
    <w:rsid w:val="37FB570A"/>
    <w:rsid w:val="37FBF92B"/>
    <w:rsid w:val="37FCCE21"/>
    <w:rsid w:val="37FD39A7"/>
    <w:rsid w:val="37FFEB5B"/>
    <w:rsid w:val="38174ABC"/>
    <w:rsid w:val="381D219B"/>
    <w:rsid w:val="382210B5"/>
    <w:rsid w:val="38382AB6"/>
    <w:rsid w:val="38390ED6"/>
    <w:rsid w:val="383C0079"/>
    <w:rsid w:val="384C6E5B"/>
    <w:rsid w:val="38587E73"/>
    <w:rsid w:val="3861074E"/>
    <w:rsid w:val="38635849"/>
    <w:rsid w:val="38652E5E"/>
    <w:rsid w:val="38664585"/>
    <w:rsid w:val="38694965"/>
    <w:rsid w:val="386A72E1"/>
    <w:rsid w:val="38763ED8"/>
    <w:rsid w:val="388F6216"/>
    <w:rsid w:val="38971958"/>
    <w:rsid w:val="389A3E92"/>
    <w:rsid w:val="389E4561"/>
    <w:rsid w:val="389E57AA"/>
    <w:rsid w:val="38C35FFC"/>
    <w:rsid w:val="38C64D12"/>
    <w:rsid w:val="38CB9C44"/>
    <w:rsid w:val="38CD161E"/>
    <w:rsid w:val="38D167DB"/>
    <w:rsid w:val="38D43564"/>
    <w:rsid w:val="38D474DC"/>
    <w:rsid w:val="38DE7447"/>
    <w:rsid w:val="38E075A3"/>
    <w:rsid w:val="38E355D9"/>
    <w:rsid w:val="38E43170"/>
    <w:rsid w:val="38E47094"/>
    <w:rsid w:val="38E5097F"/>
    <w:rsid w:val="38FC292C"/>
    <w:rsid w:val="3900615B"/>
    <w:rsid w:val="390F40A7"/>
    <w:rsid w:val="39113C01"/>
    <w:rsid w:val="391623B2"/>
    <w:rsid w:val="392D7E48"/>
    <w:rsid w:val="393022D9"/>
    <w:rsid w:val="39376DFC"/>
    <w:rsid w:val="39381699"/>
    <w:rsid w:val="39381CB7"/>
    <w:rsid w:val="393913CE"/>
    <w:rsid w:val="393D2C48"/>
    <w:rsid w:val="394304D5"/>
    <w:rsid w:val="39457BDA"/>
    <w:rsid w:val="3949339B"/>
    <w:rsid w:val="394B14C1"/>
    <w:rsid w:val="3952115A"/>
    <w:rsid w:val="395A6AB0"/>
    <w:rsid w:val="395B30CE"/>
    <w:rsid w:val="396E1053"/>
    <w:rsid w:val="39752B16"/>
    <w:rsid w:val="397C749D"/>
    <w:rsid w:val="39927671"/>
    <w:rsid w:val="399B44F1"/>
    <w:rsid w:val="399C4903"/>
    <w:rsid w:val="399E2434"/>
    <w:rsid w:val="39A473E1"/>
    <w:rsid w:val="39B44296"/>
    <w:rsid w:val="39B50DE8"/>
    <w:rsid w:val="39B64AB7"/>
    <w:rsid w:val="39BA82EA"/>
    <w:rsid w:val="39BFBADD"/>
    <w:rsid w:val="39D51D9D"/>
    <w:rsid w:val="39D72754"/>
    <w:rsid w:val="39DA0497"/>
    <w:rsid w:val="39E449FE"/>
    <w:rsid w:val="39F78250"/>
    <w:rsid w:val="39FD4974"/>
    <w:rsid w:val="39FFA928"/>
    <w:rsid w:val="3A006B50"/>
    <w:rsid w:val="3A0A57DF"/>
    <w:rsid w:val="3A0D6176"/>
    <w:rsid w:val="3A125EEE"/>
    <w:rsid w:val="3A1319C4"/>
    <w:rsid w:val="3A230F6F"/>
    <w:rsid w:val="3A262C94"/>
    <w:rsid w:val="3A2C4B24"/>
    <w:rsid w:val="3A387DCD"/>
    <w:rsid w:val="3A412ECE"/>
    <w:rsid w:val="3A53B18C"/>
    <w:rsid w:val="3A544C21"/>
    <w:rsid w:val="3A546CCE"/>
    <w:rsid w:val="3A59760D"/>
    <w:rsid w:val="3A72378B"/>
    <w:rsid w:val="3A801970"/>
    <w:rsid w:val="3A80585C"/>
    <w:rsid w:val="3A992100"/>
    <w:rsid w:val="3AB071FE"/>
    <w:rsid w:val="3AB504FA"/>
    <w:rsid w:val="3AB7EE93"/>
    <w:rsid w:val="3ABC7B9C"/>
    <w:rsid w:val="3ABCFEBF"/>
    <w:rsid w:val="3AC14843"/>
    <w:rsid w:val="3ACB459A"/>
    <w:rsid w:val="3AD39956"/>
    <w:rsid w:val="3ADA4937"/>
    <w:rsid w:val="3ADA6543"/>
    <w:rsid w:val="3ADE0FB2"/>
    <w:rsid w:val="3AE43FDF"/>
    <w:rsid w:val="3AF55020"/>
    <w:rsid w:val="3AF7C140"/>
    <w:rsid w:val="3AF9030B"/>
    <w:rsid w:val="3AFE6F74"/>
    <w:rsid w:val="3AFF9E90"/>
    <w:rsid w:val="3B0357CB"/>
    <w:rsid w:val="3B0D1B49"/>
    <w:rsid w:val="3B1E7386"/>
    <w:rsid w:val="3B1F39C1"/>
    <w:rsid w:val="3B2FF3AD"/>
    <w:rsid w:val="3B3B31B7"/>
    <w:rsid w:val="3B3F7A1C"/>
    <w:rsid w:val="3B4E0959"/>
    <w:rsid w:val="3B520C70"/>
    <w:rsid w:val="3B5D4EDB"/>
    <w:rsid w:val="3B64626A"/>
    <w:rsid w:val="3B685E06"/>
    <w:rsid w:val="3B6B0C45"/>
    <w:rsid w:val="3B6FBFA5"/>
    <w:rsid w:val="3B71255A"/>
    <w:rsid w:val="3B713C61"/>
    <w:rsid w:val="3B7641EF"/>
    <w:rsid w:val="3B8270B8"/>
    <w:rsid w:val="3B850954"/>
    <w:rsid w:val="3B9B3D55"/>
    <w:rsid w:val="3B9D5CA4"/>
    <w:rsid w:val="3B9E7B40"/>
    <w:rsid w:val="3BA26D92"/>
    <w:rsid w:val="3BAB30E9"/>
    <w:rsid w:val="3BAB44FD"/>
    <w:rsid w:val="3BAF6F50"/>
    <w:rsid w:val="3BB46361"/>
    <w:rsid w:val="3BB87A7E"/>
    <w:rsid w:val="3BBA2642"/>
    <w:rsid w:val="3BC35686"/>
    <w:rsid w:val="3BC75E7D"/>
    <w:rsid w:val="3BCA190E"/>
    <w:rsid w:val="3BCF9514"/>
    <w:rsid w:val="3BD2FB0A"/>
    <w:rsid w:val="3BD36142"/>
    <w:rsid w:val="3BE3F777"/>
    <w:rsid w:val="3BE77D3E"/>
    <w:rsid w:val="3BE970A6"/>
    <w:rsid w:val="3BED2703"/>
    <w:rsid w:val="3BED2F24"/>
    <w:rsid w:val="3BEF04B3"/>
    <w:rsid w:val="3BF4381F"/>
    <w:rsid w:val="3BF53366"/>
    <w:rsid w:val="3BF778B3"/>
    <w:rsid w:val="3BF8408E"/>
    <w:rsid w:val="3BFBB3D0"/>
    <w:rsid w:val="3BFD186D"/>
    <w:rsid w:val="3BFF1547"/>
    <w:rsid w:val="3BFF1DCF"/>
    <w:rsid w:val="3BFF684E"/>
    <w:rsid w:val="3BFFABA3"/>
    <w:rsid w:val="3C0657AE"/>
    <w:rsid w:val="3C130154"/>
    <w:rsid w:val="3C143F98"/>
    <w:rsid w:val="3C2140BA"/>
    <w:rsid w:val="3C267BE2"/>
    <w:rsid w:val="3C28796E"/>
    <w:rsid w:val="3C2B6D87"/>
    <w:rsid w:val="3C422639"/>
    <w:rsid w:val="3C434F90"/>
    <w:rsid w:val="3C472ED2"/>
    <w:rsid w:val="3C4834E4"/>
    <w:rsid w:val="3C4B567C"/>
    <w:rsid w:val="3C77021F"/>
    <w:rsid w:val="3C8D359E"/>
    <w:rsid w:val="3C990ACC"/>
    <w:rsid w:val="3C9F779A"/>
    <w:rsid w:val="3CA93480"/>
    <w:rsid w:val="3CB7061B"/>
    <w:rsid w:val="3CB855C1"/>
    <w:rsid w:val="3CC35FD5"/>
    <w:rsid w:val="3CC72F54"/>
    <w:rsid w:val="3CF7A017"/>
    <w:rsid w:val="3CFC62D0"/>
    <w:rsid w:val="3CFFD18F"/>
    <w:rsid w:val="3D090EA2"/>
    <w:rsid w:val="3D1244E4"/>
    <w:rsid w:val="3D211F38"/>
    <w:rsid w:val="3D287D35"/>
    <w:rsid w:val="3D296489"/>
    <w:rsid w:val="3D3644BB"/>
    <w:rsid w:val="3D3F6F8E"/>
    <w:rsid w:val="3D412534"/>
    <w:rsid w:val="3D4A5933"/>
    <w:rsid w:val="3D4F4CF8"/>
    <w:rsid w:val="3D5121A1"/>
    <w:rsid w:val="3D5FA067"/>
    <w:rsid w:val="3D5FFAF6"/>
    <w:rsid w:val="3D6744E4"/>
    <w:rsid w:val="3D6E5F52"/>
    <w:rsid w:val="3D6EF50C"/>
    <w:rsid w:val="3D78009D"/>
    <w:rsid w:val="3D7D4325"/>
    <w:rsid w:val="3D7E1C38"/>
    <w:rsid w:val="3D7F1D25"/>
    <w:rsid w:val="3D804EB1"/>
    <w:rsid w:val="3D865E45"/>
    <w:rsid w:val="3D8F54DD"/>
    <w:rsid w:val="3D934BE4"/>
    <w:rsid w:val="3DA46130"/>
    <w:rsid w:val="3DA61236"/>
    <w:rsid w:val="3DAA4454"/>
    <w:rsid w:val="3DB63D26"/>
    <w:rsid w:val="3DB70F7A"/>
    <w:rsid w:val="3DB86D41"/>
    <w:rsid w:val="3DBBE4E7"/>
    <w:rsid w:val="3DBEE7CE"/>
    <w:rsid w:val="3DC013F0"/>
    <w:rsid w:val="3DC15EB3"/>
    <w:rsid w:val="3DC254CA"/>
    <w:rsid w:val="3DC37BF1"/>
    <w:rsid w:val="3DCB8B5E"/>
    <w:rsid w:val="3DCC727A"/>
    <w:rsid w:val="3DD50FAB"/>
    <w:rsid w:val="3DD77F4E"/>
    <w:rsid w:val="3DDA5FB2"/>
    <w:rsid w:val="3DDF368F"/>
    <w:rsid w:val="3DDF6708"/>
    <w:rsid w:val="3DED2FA3"/>
    <w:rsid w:val="3DED8CFD"/>
    <w:rsid w:val="3DEF6290"/>
    <w:rsid w:val="3DF323C8"/>
    <w:rsid w:val="3DF76530"/>
    <w:rsid w:val="3DFAB860"/>
    <w:rsid w:val="3DFD731F"/>
    <w:rsid w:val="3DFE308E"/>
    <w:rsid w:val="3DFE9048"/>
    <w:rsid w:val="3DFF27E3"/>
    <w:rsid w:val="3E013F28"/>
    <w:rsid w:val="3E053337"/>
    <w:rsid w:val="3E0623CF"/>
    <w:rsid w:val="3E0930F8"/>
    <w:rsid w:val="3E1410EB"/>
    <w:rsid w:val="3E1D0952"/>
    <w:rsid w:val="3E291DFF"/>
    <w:rsid w:val="3E2C6DE7"/>
    <w:rsid w:val="3E3679AE"/>
    <w:rsid w:val="3E371895"/>
    <w:rsid w:val="3E475A55"/>
    <w:rsid w:val="3E594444"/>
    <w:rsid w:val="3E5DA6B1"/>
    <w:rsid w:val="3E626C7C"/>
    <w:rsid w:val="3E6470BE"/>
    <w:rsid w:val="3E707EC3"/>
    <w:rsid w:val="3E73FE7F"/>
    <w:rsid w:val="3E7B9560"/>
    <w:rsid w:val="3E7FC014"/>
    <w:rsid w:val="3E8804C1"/>
    <w:rsid w:val="3E8D2463"/>
    <w:rsid w:val="3EA3128C"/>
    <w:rsid w:val="3EAC6C74"/>
    <w:rsid w:val="3EAF52E8"/>
    <w:rsid w:val="3EB126F9"/>
    <w:rsid w:val="3EB599B2"/>
    <w:rsid w:val="3EB63783"/>
    <w:rsid w:val="3EBC0845"/>
    <w:rsid w:val="3EC158EA"/>
    <w:rsid w:val="3ED14981"/>
    <w:rsid w:val="3ED39C1C"/>
    <w:rsid w:val="3ED9C6B4"/>
    <w:rsid w:val="3EDBB7DE"/>
    <w:rsid w:val="3EDD2B46"/>
    <w:rsid w:val="3EDDB6C3"/>
    <w:rsid w:val="3EDE128A"/>
    <w:rsid w:val="3EDEA8BB"/>
    <w:rsid w:val="3EDF7018"/>
    <w:rsid w:val="3EE31EB9"/>
    <w:rsid w:val="3EE38C7E"/>
    <w:rsid w:val="3EE6214A"/>
    <w:rsid w:val="3EE87929"/>
    <w:rsid w:val="3EEC2CF1"/>
    <w:rsid w:val="3EED14D3"/>
    <w:rsid w:val="3EEF23BA"/>
    <w:rsid w:val="3EF26282"/>
    <w:rsid w:val="3EF3F179"/>
    <w:rsid w:val="3EF63BE2"/>
    <w:rsid w:val="3EFDCE88"/>
    <w:rsid w:val="3EFED74B"/>
    <w:rsid w:val="3F0656D6"/>
    <w:rsid w:val="3F067638"/>
    <w:rsid w:val="3F176D9C"/>
    <w:rsid w:val="3F1BB4E4"/>
    <w:rsid w:val="3F1F4DB0"/>
    <w:rsid w:val="3F2C727B"/>
    <w:rsid w:val="3F2FD7A4"/>
    <w:rsid w:val="3F3B0377"/>
    <w:rsid w:val="3F3F4B10"/>
    <w:rsid w:val="3F4BF663"/>
    <w:rsid w:val="3F527786"/>
    <w:rsid w:val="3F56B1E1"/>
    <w:rsid w:val="3F5E4164"/>
    <w:rsid w:val="3F5EC86A"/>
    <w:rsid w:val="3F5FAE5D"/>
    <w:rsid w:val="3F625A04"/>
    <w:rsid w:val="3F695254"/>
    <w:rsid w:val="3F696F64"/>
    <w:rsid w:val="3F736C47"/>
    <w:rsid w:val="3F778A0C"/>
    <w:rsid w:val="3F7B61E5"/>
    <w:rsid w:val="3F7F4E3E"/>
    <w:rsid w:val="3F7F665D"/>
    <w:rsid w:val="3F852CBB"/>
    <w:rsid w:val="3F8C1758"/>
    <w:rsid w:val="3F93FE02"/>
    <w:rsid w:val="3F987ABC"/>
    <w:rsid w:val="3FA34977"/>
    <w:rsid w:val="3FAFA829"/>
    <w:rsid w:val="3FAFF301"/>
    <w:rsid w:val="3FB368DC"/>
    <w:rsid w:val="3FBEB06F"/>
    <w:rsid w:val="3FBF29E0"/>
    <w:rsid w:val="3FBF5DD4"/>
    <w:rsid w:val="3FBF860E"/>
    <w:rsid w:val="3FBFD9F9"/>
    <w:rsid w:val="3FC2CFB1"/>
    <w:rsid w:val="3FC70CD3"/>
    <w:rsid w:val="3FCC6AD3"/>
    <w:rsid w:val="3FCD5BA1"/>
    <w:rsid w:val="3FD22414"/>
    <w:rsid w:val="3FD74352"/>
    <w:rsid w:val="3FDB166D"/>
    <w:rsid w:val="3FDB6924"/>
    <w:rsid w:val="3FDB80F3"/>
    <w:rsid w:val="3FDE0CCF"/>
    <w:rsid w:val="3FDECC0D"/>
    <w:rsid w:val="3FDF0216"/>
    <w:rsid w:val="3FDF4462"/>
    <w:rsid w:val="3FDFB8D4"/>
    <w:rsid w:val="3FDFE3FB"/>
    <w:rsid w:val="3FDFFEC4"/>
    <w:rsid w:val="3FE23156"/>
    <w:rsid w:val="3FE7D0F6"/>
    <w:rsid w:val="3FE8332F"/>
    <w:rsid w:val="3FE83AB0"/>
    <w:rsid w:val="3FEA162B"/>
    <w:rsid w:val="3FEB380E"/>
    <w:rsid w:val="3FEC3872"/>
    <w:rsid w:val="3FED9D9E"/>
    <w:rsid w:val="3FF64D9B"/>
    <w:rsid w:val="3FF72FCB"/>
    <w:rsid w:val="3FF743AD"/>
    <w:rsid w:val="3FF8EB95"/>
    <w:rsid w:val="3FFA8E15"/>
    <w:rsid w:val="3FFB943E"/>
    <w:rsid w:val="3FFBEC77"/>
    <w:rsid w:val="3FFE223E"/>
    <w:rsid w:val="3FFE2314"/>
    <w:rsid w:val="3FFE33A9"/>
    <w:rsid w:val="3FFE4F53"/>
    <w:rsid w:val="3FFE822B"/>
    <w:rsid w:val="3FFF2655"/>
    <w:rsid w:val="3FFF3141"/>
    <w:rsid w:val="3FFF7F0B"/>
    <w:rsid w:val="3FFFF40E"/>
    <w:rsid w:val="40033BE2"/>
    <w:rsid w:val="400B73B8"/>
    <w:rsid w:val="401144E6"/>
    <w:rsid w:val="402560A5"/>
    <w:rsid w:val="40295CD4"/>
    <w:rsid w:val="404A44E1"/>
    <w:rsid w:val="404A7294"/>
    <w:rsid w:val="404D07CE"/>
    <w:rsid w:val="404E6B76"/>
    <w:rsid w:val="405B6F58"/>
    <w:rsid w:val="405E1D29"/>
    <w:rsid w:val="405F5252"/>
    <w:rsid w:val="406A163A"/>
    <w:rsid w:val="406D1AE5"/>
    <w:rsid w:val="4079157B"/>
    <w:rsid w:val="40866E3E"/>
    <w:rsid w:val="408760A1"/>
    <w:rsid w:val="409D5D7A"/>
    <w:rsid w:val="40A47108"/>
    <w:rsid w:val="40BE72D7"/>
    <w:rsid w:val="40C205CB"/>
    <w:rsid w:val="40CD37A9"/>
    <w:rsid w:val="40D10445"/>
    <w:rsid w:val="40D37CDA"/>
    <w:rsid w:val="40E3430B"/>
    <w:rsid w:val="40E72069"/>
    <w:rsid w:val="40F16255"/>
    <w:rsid w:val="40FB141E"/>
    <w:rsid w:val="4102400F"/>
    <w:rsid w:val="4105404B"/>
    <w:rsid w:val="41055DF9"/>
    <w:rsid w:val="410C41DF"/>
    <w:rsid w:val="41130DF2"/>
    <w:rsid w:val="411F0173"/>
    <w:rsid w:val="41340D2B"/>
    <w:rsid w:val="41342F6B"/>
    <w:rsid w:val="41455DA8"/>
    <w:rsid w:val="415C268A"/>
    <w:rsid w:val="41753D70"/>
    <w:rsid w:val="41792162"/>
    <w:rsid w:val="418405D6"/>
    <w:rsid w:val="41975C1C"/>
    <w:rsid w:val="41996014"/>
    <w:rsid w:val="419E4ECC"/>
    <w:rsid w:val="41C05A14"/>
    <w:rsid w:val="41C347A4"/>
    <w:rsid w:val="41D365A2"/>
    <w:rsid w:val="41DC3E41"/>
    <w:rsid w:val="41EE4ADF"/>
    <w:rsid w:val="41F63994"/>
    <w:rsid w:val="41FC143E"/>
    <w:rsid w:val="41FFA631"/>
    <w:rsid w:val="42091D7F"/>
    <w:rsid w:val="42176B1E"/>
    <w:rsid w:val="42183241"/>
    <w:rsid w:val="421F7362"/>
    <w:rsid w:val="42262C98"/>
    <w:rsid w:val="423454F2"/>
    <w:rsid w:val="42360406"/>
    <w:rsid w:val="424048E1"/>
    <w:rsid w:val="42453EBC"/>
    <w:rsid w:val="425521DB"/>
    <w:rsid w:val="42593309"/>
    <w:rsid w:val="425E0073"/>
    <w:rsid w:val="4263009C"/>
    <w:rsid w:val="42673EAB"/>
    <w:rsid w:val="426839A3"/>
    <w:rsid w:val="42696795"/>
    <w:rsid w:val="426B1F56"/>
    <w:rsid w:val="426D2097"/>
    <w:rsid w:val="426E79CE"/>
    <w:rsid w:val="42763CF7"/>
    <w:rsid w:val="427F26ED"/>
    <w:rsid w:val="42903E2C"/>
    <w:rsid w:val="42915A6D"/>
    <w:rsid w:val="42AD6C9C"/>
    <w:rsid w:val="42B45D29"/>
    <w:rsid w:val="42BA4330"/>
    <w:rsid w:val="42BED12F"/>
    <w:rsid w:val="42CA30CE"/>
    <w:rsid w:val="42CE5D08"/>
    <w:rsid w:val="42CE6235"/>
    <w:rsid w:val="42D664A8"/>
    <w:rsid w:val="42D66667"/>
    <w:rsid w:val="42D66A4D"/>
    <w:rsid w:val="42DC0DDB"/>
    <w:rsid w:val="42DF757B"/>
    <w:rsid w:val="42EA4F08"/>
    <w:rsid w:val="42EB0F3F"/>
    <w:rsid w:val="42EC40AA"/>
    <w:rsid w:val="42F07DF0"/>
    <w:rsid w:val="42F117F7"/>
    <w:rsid w:val="42F23A72"/>
    <w:rsid w:val="4307268A"/>
    <w:rsid w:val="430B1824"/>
    <w:rsid w:val="43140575"/>
    <w:rsid w:val="43171E14"/>
    <w:rsid w:val="432033BE"/>
    <w:rsid w:val="433F136A"/>
    <w:rsid w:val="43540B9D"/>
    <w:rsid w:val="43587C03"/>
    <w:rsid w:val="435B2648"/>
    <w:rsid w:val="43617533"/>
    <w:rsid w:val="43722E5F"/>
    <w:rsid w:val="4391606A"/>
    <w:rsid w:val="43AB1B75"/>
    <w:rsid w:val="43B9111D"/>
    <w:rsid w:val="43BB4E95"/>
    <w:rsid w:val="43C95751"/>
    <w:rsid w:val="43D01644"/>
    <w:rsid w:val="43EAF0A1"/>
    <w:rsid w:val="43EB3808"/>
    <w:rsid w:val="43F108B7"/>
    <w:rsid w:val="43FA3B3F"/>
    <w:rsid w:val="43FEF637"/>
    <w:rsid w:val="43FFC647"/>
    <w:rsid w:val="441678AB"/>
    <w:rsid w:val="44210274"/>
    <w:rsid w:val="44273BD9"/>
    <w:rsid w:val="442F19C3"/>
    <w:rsid w:val="44300952"/>
    <w:rsid w:val="445E7782"/>
    <w:rsid w:val="44672DA1"/>
    <w:rsid w:val="447518FB"/>
    <w:rsid w:val="447C0AC8"/>
    <w:rsid w:val="44817E8C"/>
    <w:rsid w:val="44833F35"/>
    <w:rsid w:val="44881F8C"/>
    <w:rsid w:val="448D4A83"/>
    <w:rsid w:val="449263A1"/>
    <w:rsid w:val="44961D79"/>
    <w:rsid w:val="44A2372B"/>
    <w:rsid w:val="44A96B0E"/>
    <w:rsid w:val="44C37B3E"/>
    <w:rsid w:val="44DE1749"/>
    <w:rsid w:val="44E33E5E"/>
    <w:rsid w:val="44E346A3"/>
    <w:rsid w:val="44E64193"/>
    <w:rsid w:val="44F56185"/>
    <w:rsid w:val="44F70997"/>
    <w:rsid w:val="450E1D8D"/>
    <w:rsid w:val="451536E9"/>
    <w:rsid w:val="451A24FF"/>
    <w:rsid w:val="451C625D"/>
    <w:rsid w:val="452C576E"/>
    <w:rsid w:val="45336CAD"/>
    <w:rsid w:val="45343151"/>
    <w:rsid w:val="453B44DF"/>
    <w:rsid w:val="453F00B3"/>
    <w:rsid w:val="453F3512"/>
    <w:rsid w:val="454315E6"/>
    <w:rsid w:val="45442AED"/>
    <w:rsid w:val="45487E57"/>
    <w:rsid w:val="454E35FB"/>
    <w:rsid w:val="45501B97"/>
    <w:rsid w:val="455A60FD"/>
    <w:rsid w:val="455C0202"/>
    <w:rsid w:val="4571690B"/>
    <w:rsid w:val="45780F5B"/>
    <w:rsid w:val="458015F5"/>
    <w:rsid w:val="45920BC0"/>
    <w:rsid w:val="459738FD"/>
    <w:rsid w:val="459C6FC6"/>
    <w:rsid w:val="45A11EC2"/>
    <w:rsid w:val="45A22A86"/>
    <w:rsid w:val="45A243E5"/>
    <w:rsid w:val="45AF27D7"/>
    <w:rsid w:val="45B07C95"/>
    <w:rsid w:val="45B61E31"/>
    <w:rsid w:val="45BC3565"/>
    <w:rsid w:val="45C8060F"/>
    <w:rsid w:val="45D30049"/>
    <w:rsid w:val="45E2495B"/>
    <w:rsid w:val="45EA3969"/>
    <w:rsid w:val="460228D0"/>
    <w:rsid w:val="460C314A"/>
    <w:rsid w:val="46147F98"/>
    <w:rsid w:val="46161BB7"/>
    <w:rsid w:val="461DBB07"/>
    <w:rsid w:val="46206456"/>
    <w:rsid w:val="4624107D"/>
    <w:rsid w:val="46252A99"/>
    <w:rsid w:val="463C48D0"/>
    <w:rsid w:val="464F7BA6"/>
    <w:rsid w:val="465348A0"/>
    <w:rsid w:val="465B295F"/>
    <w:rsid w:val="466B4779"/>
    <w:rsid w:val="466C7775"/>
    <w:rsid w:val="466D32D2"/>
    <w:rsid w:val="46701A8C"/>
    <w:rsid w:val="4674645F"/>
    <w:rsid w:val="4678731A"/>
    <w:rsid w:val="468A6DA0"/>
    <w:rsid w:val="468A7232"/>
    <w:rsid w:val="468C1BE5"/>
    <w:rsid w:val="468E7C06"/>
    <w:rsid w:val="469856D5"/>
    <w:rsid w:val="469B394D"/>
    <w:rsid w:val="46A27728"/>
    <w:rsid w:val="46A47E62"/>
    <w:rsid w:val="46AD58E8"/>
    <w:rsid w:val="46AF40B1"/>
    <w:rsid w:val="46B02CAB"/>
    <w:rsid w:val="46B21913"/>
    <w:rsid w:val="46B300A5"/>
    <w:rsid w:val="46BF18BD"/>
    <w:rsid w:val="46CC7440"/>
    <w:rsid w:val="46D135CA"/>
    <w:rsid w:val="46E02B43"/>
    <w:rsid w:val="46E22963"/>
    <w:rsid w:val="46E57469"/>
    <w:rsid w:val="46E97B35"/>
    <w:rsid w:val="46EC2F87"/>
    <w:rsid w:val="46EE2D07"/>
    <w:rsid w:val="46F0214B"/>
    <w:rsid w:val="46F54B62"/>
    <w:rsid w:val="47037D33"/>
    <w:rsid w:val="470605EC"/>
    <w:rsid w:val="4708179D"/>
    <w:rsid w:val="4713603C"/>
    <w:rsid w:val="4717036E"/>
    <w:rsid w:val="471F0E6A"/>
    <w:rsid w:val="472123F0"/>
    <w:rsid w:val="472504E3"/>
    <w:rsid w:val="47300773"/>
    <w:rsid w:val="473343AC"/>
    <w:rsid w:val="473F35DC"/>
    <w:rsid w:val="474567C5"/>
    <w:rsid w:val="474C0DB7"/>
    <w:rsid w:val="475C6662"/>
    <w:rsid w:val="4766401A"/>
    <w:rsid w:val="47704B91"/>
    <w:rsid w:val="477B47A8"/>
    <w:rsid w:val="478A0271"/>
    <w:rsid w:val="479511B5"/>
    <w:rsid w:val="479547D8"/>
    <w:rsid w:val="479B0899"/>
    <w:rsid w:val="47A90CCC"/>
    <w:rsid w:val="47BB823A"/>
    <w:rsid w:val="47CF22AC"/>
    <w:rsid w:val="47DB7F57"/>
    <w:rsid w:val="47DF5864"/>
    <w:rsid w:val="47E6A36C"/>
    <w:rsid w:val="47FB61A8"/>
    <w:rsid w:val="47FE7A46"/>
    <w:rsid w:val="47FE8DB9"/>
    <w:rsid w:val="47FFC02E"/>
    <w:rsid w:val="48017174"/>
    <w:rsid w:val="4801735D"/>
    <w:rsid w:val="48030BB8"/>
    <w:rsid w:val="48085CE1"/>
    <w:rsid w:val="481E1E96"/>
    <w:rsid w:val="481E4A86"/>
    <w:rsid w:val="4822159A"/>
    <w:rsid w:val="48256D81"/>
    <w:rsid w:val="483376F0"/>
    <w:rsid w:val="483B1A19"/>
    <w:rsid w:val="484044E9"/>
    <w:rsid w:val="4859110F"/>
    <w:rsid w:val="485F6737"/>
    <w:rsid w:val="48623AD0"/>
    <w:rsid w:val="4869365D"/>
    <w:rsid w:val="487D096B"/>
    <w:rsid w:val="48845D01"/>
    <w:rsid w:val="48910ADB"/>
    <w:rsid w:val="48B54661"/>
    <w:rsid w:val="48BF0F83"/>
    <w:rsid w:val="48C11ED0"/>
    <w:rsid w:val="48C25187"/>
    <w:rsid w:val="48C62D23"/>
    <w:rsid w:val="48CB5B7A"/>
    <w:rsid w:val="48D54138"/>
    <w:rsid w:val="48D9469D"/>
    <w:rsid w:val="48D9627C"/>
    <w:rsid w:val="48E24508"/>
    <w:rsid w:val="49091BF6"/>
    <w:rsid w:val="490B3F56"/>
    <w:rsid w:val="490C33A0"/>
    <w:rsid w:val="49107A31"/>
    <w:rsid w:val="491751AD"/>
    <w:rsid w:val="491A026A"/>
    <w:rsid w:val="491D214E"/>
    <w:rsid w:val="49320F63"/>
    <w:rsid w:val="493F520C"/>
    <w:rsid w:val="494E5A7C"/>
    <w:rsid w:val="495042D1"/>
    <w:rsid w:val="49516DA3"/>
    <w:rsid w:val="495873A4"/>
    <w:rsid w:val="497506D8"/>
    <w:rsid w:val="49857324"/>
    <w:rsid w:val="499252A6"/>
    <w:rsid w:val="49A60395"/>
    <w:rsid w:val="49AB775A"/>
    <w:rsid w:val="49BC7D99"/>
    <w:rsid w:val="49BD4E71"/>
    <w:rsid w:val="49BD7523"/>
    <w:rsid w:val="49C562BA"/>
    <w:rsid w:val="49D82FD5"/>
    <w:rsid w:val="49D96075"/>
    <w:rsid w:val="49DD4839"/>
    <w:rsid w:val="49EF6500"/>
    <w:rsid w:val="49F22177"/>
    <w:rsid w:val="49FDAE51"/>
    <w:rsid w:val="49FF38BF"/>
    <w:rsid w:val="49FF5F3A"/>
    <w:rsid w:val="4A0A1B5F"/>
    <w:rsid w:val="4A0C035E"/>
    <w:rsid w:val="4A0F54F4"/>
    <w:rsid w:val="4A1367BF"/>
    <w:rsid w:val="4A192915"/>
    <w:rsid w:val="4A272F7A"/>
    <w:rsid w:val="4A294DB8"/>
    <w:rsid w:val="4A4061D6"/>
    <w:rsid w:val="4A45618F"/>
    <w:rsid w:val="4A547DF1"/>
    <w:rsid w:val="4A571AFE"/>
    <w:rsid w:val="4A575875"/>
    <w:rsid w:val="4A600544"/>
    <w:rsid w:val="4A706547"/>
    <w:rsid w:val="4A8204BA"/>
    <w:rsid w:val="4A8833F2"/>
    <w:rsid w:val="4A971A3B"/>
    <w:rsid w:val="4AA311A2"/>
    <w:rsid w:val="4AAFD6B4"/>
    <w:rsid w:val="4AB03279"/>
    <w:rsid w:val="4AB70891"/>
    <w:rsid w:val="4AB80380"/>
    <w:rsid w:val="4AB904E5"/>
    <w:rsid w:val="4ABE5898"/>
    <w:rsid w:val="4ABFB939"/>
    <w:rsid w:val="4AC14B83"/>
    <w:rsid w:val="4AC705C3"/>
    <w:rsid w:val="4ACB00B3"/>
    <w:rsid w:val="4ACC3E2B"/>
    <w:rsid w:val="4ACF3C2C"/>
    <w:rsid w:val="4ADF76BB"/>
    <w:rsid w:val="4AE50A49"/>
    <w:rsid w:val="4AE747C1"/>
    <w:rsid w:val="4AEC26CD"/>
    <w:rsid w:val="4B0E2418"/>
    <w:rsid w:val="4B142E0A"/>
    <w:rsid w:val="4B1E5ED4"/>
    <w:rsid w:val="4B214A4B"/>
    <w:rsid w:val="4B2509CF"/>
    <w:rsid w:val="4B337A07"/>
    <w:rsid w:val="4B3B66C5"/>
    <w:rsid w:val="4B4C0AC8"/>
    <w:rsid w:val="4B5A05E6"/>
    <w:rsid w:val="4B6D24BF"/>
    <w:rsid w:val="4B6EF3DB"/>
    <w:rsid w:val="4B78366B"/>
    <w:rsid w:val="4B802D3F"/>
    <w:rsid w:val="4B843EB8"/>
    <w:rsid w:val="4B865D88"/>
    <w:rsid w:val="4B8C1457"/>
    <w:rsid w:val="4B925EE5"/>
    <w:rsid w:val="4B9F509C"/>
    <w:rsid w:val="4BA50E3B"/>
    <w:rsid w:val="4BB37372"/>
    <w:rsid w:val="4BB719C7"/>
    <w:rsid w:val="4BCA036B"/>
    <w:rsid w:val="4BCC41F1"/>
    <w:rsid w:val="4BD17109"/>
    <w:rsid w:val="4BDB1093"/>
    <w:rsid w:val="4BDC6415"/>
    <w:rsid w:val="4BE2C591"/>
    <w:rsid w:val="4BE56791"/>
    <w:rsid w:val="4BF0258E"/>
    <w:rsid w:val="4BF6AB8A"/>
    <w:rsid w:val="4C0A7720"/>
    <w:rsid w:val="4C0F3FD0"/>
    <w:rsid w:val="4C284BA6"/>
    <w:rsid w:val="4C2E5BFD"/>
    <w:rsid w:val="4C3A0B49"/>
    <w:rsid w:val="4C485734"/>
    <w:rsid w:val="4C4D186E"/>
    <w:rsid w:val="4C5441C7"/>
    <w:rsid w:val="4C6C0D66"/>
    <w:rsid w:val="4C6D519A"/>
    <w:rsid w:val="4C716343"/>
    <w:rsid w:val="4C7354D5"/>
    <w:rsid w:val="4C746529"/>
    <w:rsid w:val="4C9E5354"/>
    <w:rsid w:val="4C9F1939"/>
    <w:rsid w:val="4CA22B2D"/>
    <w:rsid w:val="4CA75744"/>
    <w:rsid w:val="4CAB2654"/>
    <w:rsid w:val="4CB46925"/>
    <w:rsid w:val="4CC90623"/>
    <w:rsid w:val="4CCF550D"/>
    <w:rsid w:val="4CD26D46"/>
    <w:rsid w:val="4CD34FFD"/>
    <w:rsid w:val="4CD3FA43"/>
    <w:rsid w:val="4CD64E90"/>
    <w:rsid w:val="4CE54D31"/>
    <w:rsid w:val="4CF142F1"/>
    <w:rsid w:val="4CF55F62"/>
    <w:rsid w:val="4CFB00FF"/>
    <w:rsid w:val="4CFD68A2"/>
    <w:rsid w:val="4D0E2717"/>
    <w:rsid w:val="4D155616"/>
    <w:rsid w:val="4D2C35EA"/>
    <w:rsid w:val="4D2C6E03"/>
    <w:rsid w:val="4D2D7A3A"/>
    <w:rsid w:val="4D357A95"/>
    <w:rsid w:val="4D3E2D74"/>
    <w:rsid w:val="4D4648AC"/>
    <w:rsid w:val="4D5A3970"/>
    <w:rsid w:val="4D5E2A20"/>
    <w:rsid w:val="4D5F0AC0"/>
    <w:rsid w:val="4D6077AF"/>
    <w:rsid w:val="4D687BA4"/>
    <w:rsid w:val="4D777A4B"/>
    <w:rsid w:val="4D7D6E84"/>
    <w:rsid w:val="4D810EFD"/>
    <w:rsid w:val="4D931412"/>
    <w:rsid w:val="4D9934B9"/>
    <w:rsid w:val="4DA2497A"/>
    <w:rsid w:val="4DC332C4"/>
    <w:rsid w:val="4DCE3B1D"/>
    <w:rsid w:val="4DD01D33"/>
    <w:rsid w:val="4DD30554"/>
    <w:rsid w:val="4DD331F9"/>
    <w:rsid w:val="4DDA622E"/>
    <w:rsid w:val="4DE01376"/>
    <w:rsid w:val="4DEA7F71"/>
    <w:rsid w:val="4DFD442A"/>
    <w:rsid w:val="4DFEA67F"/>
    <w:rsid w:val="4E054936"/>
    <w:rsid w:val="4E0A6723"/>
    <w:rsid w:val="4E17461C"/>
    <w:rsid w:val="4E1F13EF"/>
    <w:rsid w:val="4E2847CF"/>
    <w:rsid w:val="4E3160E5"/>
    <w:rsid w:val="4E3441C2"/>
    <w:rsid w:val="4E3A10AC"/>
    <w:rsid w:val="4E3E53F2"/>
    <w:rsid w:val="4E3FE8EC"/>
    <w:rsid w:val="4E446991"/>
    <w:rsid w:val="4E49127D"/>
    <w:rsid w:val="4E54216E"/>
    <w:rsid w:val="4E5A2B0A"/>
    <w:rsid w:val="4E5C5410"/>
    <w:rsid w:val="4E632812"/>
    <w:rsid w:val="4E6F609E"/>
    <w:rsid w:val="4E7707F0"/>
    <w:rsid w:val="4E7A77F5"/>
    <w:rsid w:val="4E803227"/>
    <w:rsid w:val="4E834B73"/>
    <w:rsid w:val="4E9133C2"/>
    <w:rsid w:val="4E9C58C3"/>
    <w:rsid w:val="4EB7039E"/>
    <w:rsid w:val="4EB946C7"/>
    <w:rsid w:val="4EBB3930"/>
    <w:rsid w:val="4EBE9EF0"/>
    <w:rsid w:val="4EC07803"/>
    <w:rsid w:val="4EC60B27"/>
    <w:rsid w:val="4EC67407"/>
    <w:rsid w:val="4EDF222E"/>
    <w:rsid w:val="4EDF4EA6"/>
    <w:rsid w:val="4EE03940"/>
    <w:rsid w:val="4EEC4417"/>
    <w:rsid w:val="4EED12BA"/>
    <w:rsid w:val="4EF39052"/>
    <w:rsid w:val="4EF4C811"/>
    <w:rsid w:val="4EF94AC3"/>
    <w:rsid w:val="4EFA70C6"/>
    <w:rsid w:val="4EFD14CD"/>
    <w:rsid w:val="4EFF99F0"/>
    <w:rsid w:val="4F0516BA"/>
    <w:rsid w:val="4F0E8A2B"/>
    <w:rsid w:val="4F12268E"/>
    <w:rsid w:val="4F2204BE"/>
    <w:rsid w:val="4F2211C7"/>
    <w:rsid w:val="4F361F6D"/>
    <w:rsid w:val="4F3924C6"/>
    <w:rsid w:val="4F393161"/>
    <w:rsid w:val="4F532425"/>
    <w:rsid w:val="4F5C39D0"/>
    <w:rsid w:val="4F5F55F1"/>
    <w:rsid w:val="4F6622F7"/>
    <w:rsid w:val="4F663407"/>
    <w:rsid w:val="4F693529"/>
    <w:rsid w:val="4F6A387A"/>
    <w:rsid w:val="4F6B91EC"/>
    <w:rsid w:val="4F6F2129"/>
    <w:rsid w:val="4F757251"/>
    <w:rsid w:val="4F7631C4"/>
    <w:rsid w:val="4F7BEA56"/>
    <w:rsid w:val="4F8138C5"/>
    <w:rsid w:val="4F814701"/>
    <w:rsid w:val="4F8A6F37"/>
    <w:rsid w:val="4F9A0054"/>
    <w:rsid w:val="4FAE4100"/>
    <w:rsid w:val="4FB15FFB"/>
    <w:rsid w:val="4FB92B6A"/>
    <w:rsid w:val="4FBF777E"/>
    <w:rsid w:val="4FBFFB67"/>
    <w:rsid w:val="4FD40882"/>
    <w:rsid w:val="4FD409B9"/>
    <w:rsid w:val="4FD6191A"/>
    <w:rsid w:val="4FD76511"/>
    <w:rsid w:val="4FDB3E91"/>
    <w:rsid w:val="4FDC62F1"/>
    <w:rsid w:val="4FDF1130"/>
    <w:rsid w:val="4FDF3571"/>
    <w:rsid w:val="4FDF63AF"/>
    <w:rsid w:val="4FE785E9"/>
    <w:rsid w:val="4FEDA85A"/>
    <w:rsid w:val="4FEFC771"/>
    <w:rsid w:val="4FF14B41"/>
    <w:rsid w:val="4FF3D3EB"/>
    <w:rsid w:val="4FF545A4"/>
    <w:rsid w:val="4FFA7DF4"/>
    <w:rsid w:val="4FFD2742"/>
    <w:rsid w:val="4FFE6FB2"/>
    <w:rsid w:val="4FFF46FB"/>
    <w:rsid w:val="500608F6"/>
    <w:rsid w:val="501C4F0D"/>
    <w:rsid w:val="501E2637"/>
    <w:rsid w:val="502407B7"/>
    <w:rsid w:val="50242014"/>
    <w:rsid w:val="502B5150"/>
    <w:rsid w:val="502E6162"/>
    <w:rsid w:val="502F376B"/>
    <w:rsid w:val="503A0BC9"/>
    <w:rsid w:val="50440D5F"/>
    <w:rsid w:val="504F24E3"/>
    <w:rsid w:val="5055041F"/>
    <w:rsid w:val="50615803"/>
    <w:rsid w:val="50616C3B"/>
    <w:rsid w:val="50630ABF"/>
    <w:rsid w:val="5063464C"/>
    <w:rsid w:val="50741259"/>
    <w:rsid w:val="507C5FFC"/>
    <w:rsid w:val="507E1724"/>
    <w:rsid w:val="508807F5"/>
    <w:rsid w:val="50942B60"/>
    <w:rsid w:val="509C6DB2"/>
    <w:rsid w:val="50A35202"/>
    <w:rsid w:val="50A72AD0"/>
    <w:rsid w:val="50B37263"/>
    <w:rsid w:val="50B60EBE"/>
    <w:rsid w:val="50C3760B"/>
    <w:rsid w:val="50C43019"/>
    <w:rsid w:val="50D83EC4"/>
    <w:rsid w:val="50D91050"/>
    <w:rsid w:val="50E92796"/>
    <w:rsid w:val="50F8DD5D"/>
    <w:rsid w:val="50FC1403"/>
    <w:rsid w:val="50FFAC7A"/>
    <w:rsid w:val="51111B54"/>
    <w:rsid w:val="51131C09"/>
    <w:rsid w:val="51142088"/>
    <w:rsid w:val="5116195C"/>
    <w:rsid w:val="51166FA6"/>
    <w:rsid w:val="511F4F1F"/>
    <w:rsid w:val="51206DF5"/>
    <w:rsid w:val="51275584"/>
    <w:rsid w:val="51352A03"/>
    <w:rsid w:val="51451560"/>
    <w:rsid w:val="515E50B1"/>
    <w:rsid w:val="518E29E7"/>
    <w:rsid w:val="519028B6"/>
    <w:rsid w:val="51A02AD8"/>
    <w:rsid w:val="51A3297B"/>
    <w:rsid w:val="51A54A79"/>
    <w:rsid w:val="51AB2B4D"/>
    <w:rsid w:val="51B20772"/>
    <w:rsid w:val="51B2222C"/>
    <w:rsid w:val="51C15654"/>
    <w:rsid w:val="51D05FAF"/>
    <w:rsid w:val="51E778FE"/>
    <w:rsid w:val="51EE6435"/>
    <w:rsid w:val="51EF5090"/>
    <w:rsid w:val="51F14AE9"/>
    <w:rsid w:val="51FA60E3"/>
    <w:rsid w:val="51FC48FD"/>
    <w:rsid w:val="521B5F94"/>
    <w:rsid w:val="523343AB"/>
    <w:rsid w:val="523A2B83"/>
    <w:rsid w:val="52432294"/>
    <w:rsid w:val="524E1E7B"/>
    <w:rsid w:val="525D56AC"/>
    <w:rsid w:val="525E7107"/>
    <w:rsid w:val="5264494A"/>
    <w:rsid w:val="526E161A"/>
    <w:rsid w:val="52756B57"/>
    <w:rsid w:val="52766840"/>
    <w:rsid w:val="52976E13"/>
    <w:rsid w:val="52BB415A"/>
    <w:rsid w:val="52C930EF"/>
    <w:rsid w:val="52C96F66"/>
    <w:rsid w:val="52E02222"/>
    <w:rsid w:val="52E67361"/>
    <w:rsid w:val="52E87B00"/>
    <w:rsid w:val="52F78489"/>
    <w:rsid w:val="52FA68E2"/>
    <w:rsid w:val="52FE6B4C"/>
    <w:rsid w:val="530A54F1"/>
    <w:rsid w:val="53113252"/>
    <w:rsid w:val="53130849"/>
    <w:rsid w:val="53142F9F"/>
    <w:rsid w:val="531E0F9C"/>
    <w:rsid w:val="53306C45"/>
    <w:rsid w:val="53334E9F"/>
    <w:rsid w:val="53393324"/>
    <w:rsid w:val="53394CE8"/>
    <w:rsid w:val="534F3D91"/>
    <w:rsid w:val="53523F90"/>
    <w:rsid w:val="535A6478"/>
    <w:rsid w:val="53787CD5"/>
    <w:rsid w:val="537F4BAB"/>
    <w:rsid w:val="53804092"/>
    <w:rsid w:val="53880962"/>
    <w:rsid w:val="538C4158"/>
    <w:rsid w:val="538D78CE"/>
    <w:rsid w:val="538F658A"/>
    <w:rsid w:val="539F20DD"/>
    <w:rsid w:val="53AB2D4E"/>
    <w:rsid w:val="53AD2462"/>
    <w:rsid w:val="53B5783E"/>
    <w:rsid w:val="53B808E2"/>
    <w:rsid w:val="53BE2740"/>
    <w:rsid w:val="53BECCB5"/>
    <w:rsid w:val="53C47D96"/>
    <w:rsid w:val="53C80E4D"/>
    <w:rsid w:val="53CE4770"/>
    <w:rsid w:val="53D0614A"/>
    <w:rsid w:val="53D56E87"/>
    <w:rsid w:val="53DE43CE"/>
    <w:rsid w:val="53DF5896"/>
    <w:rsid w:val="53DFAAB0"/>
    <w:rsid w:val="53DFE63A"/>
    <w:rsid w:val="53E5B0D9"/>
    <w:rsid w:val="53EA0AE2"/>
    <w:rsid w:val="53EA3702"/>
    <w:rsid w:val="53EB4423"/>
    <w:rsid w:val="53EF560C"/>
    <w:rsid w:val="53F3605D"/>
    <w:rsid w:val="53F40AA2"/>
    <w:rsid w:val="53F6E6E0"/>
    <w:rsid w:val="53F8578A"/>
    <w:rsid w:val="53F9299A"/>
    <w:rsid w:val="54021E99"/>
    <w:rsid w:val="5402441A"/>
    <w:rsid w:val="54094EE5"/>
    <w:rsid w:val="5414140D"/>
    <w:rsid w:val="54187228"/>
    <w:rsid w:val="54187DB4"/>
    <w:rsid w:val="54210D44"/>
    <w:rsid w:val="54224ABC"/>
    <w:rsid w:val="542266DB"/>
    <w:rsid w:val="54242999"/>
    <w:rsid w:val="542919A7"/>
    <w:rsid w:val="5430369C"/>
    <w:rsid w:val="54324ADA"/>
    <w:rsid w:val="5437633E"/>
    <w:rsid w:val="543C792C"/>
    <w:rsid w:val="545514CB"/>
    <w:rsid w:val="5474356A"/>
    <w:rsid w:val="54767B18"/>
    <w:rsid w:val="54772E8F"/>
    <w:rsid w:val="54947768"/>
    <w:rsid w:val="54994076"/>
    <w:rsid w:val="549D5FA8"/>
    <w:rsid w:val="54A87799"/>
    <w:rsid w:val="54B14806"/>
    <w:rsid w:val="54B96982"/>
    <w:rsid w:val="54BB4D30"/>
    <w:rsid w:val="54BC1DD4"/>
    <w:rsid w:val="54C97AC8"/>
    <w:rsid w:val="54D866A1"/>
    <w:rsid w:val="54DA11EA"/>
    <w:rsid w:val="54DE65C4"/>
    <w:rsid w:val="54DF0B28"/>
    <w:rsid w:val="54E52634"/>
    <w:rsid w:val="54E63D3C"/>
    <w:rsid w:val="550146D2"/>
    <w:rsid w:val="550219CC"/>
    <w:rsid w:val="551D56A4"/>
    <w:rsid w:val="552D1868"/>
    <w:rsid w:val="55323123"/>
    <w:rsid w:val="55326042"/>
    <w:rsid w:val="553645AC"/>
    <w:rsid w:val="5536B067"/>
    <w:rsid w:val="553C4803"/>
    <w:rsid w:val="55413705"/>
    <w:rsid w:val="55436179"/>
    <w:rsid w:val="55460137"/>
    <w:rsid w:val="554E3DBB"/>
    <w:rsid w:val="55577B4F"/>
    <w:rsid w:val="555D2B26"/>
    <w:rsid w:val="555F4C6B"/>
    <w:rsid w:val="556B11B6"/>
    <w:rsid w:val="556E620B"/>
    <w:rsid w:val="5576092E"/>
    <w:rsid w:val="557C37B0"/>
    <w:rsid w:val="557E6D93"/>
    <w:rsid w:val="55886BA1"/>
    <w:rsid w:val="558A22BA"/>
    <w:rsid w:val="558F9FDB"/>
    <w:rsid w:val="55A90E94"/>
    <w:rsid w:val="55B208D5"/>
    <w:rsid w:val="55B94924"/>
    <w:rsid w:val="55BF7B7B"/>
    <w:rsid w:val="55C00CCB"/>
    <w:rsid w:val="55C119C8"/>
    <w:rsid w:val="55C2206A"/>
    <w:rsid w:val="55D63DB0"/>
    <w:rsid w:val="55DA6EC4"/>
    <w:rsid w:val="55DB4D71"/>
    <w:rsid w:val="55DBE327"/>
    <w:rsid w:val="55DD0C9B"/>
    <w:rsid w:val="55DF0EB7"/>
    <w:rsid w:val="55E22182"/>
    <w:rsid w:val="55E3767A"/>
    <w:rsid w:val="55F11CEB"/>
    <w:rsid w:val="55F170B3"/>
    <w:rsid w:val="55F1C7C1"/>
    <w:rsid w:val="55F5C3A3"/>
    <w:rsid w:val="55F740B2"/>
    <w:rsid w:val="55F91028"/>
    <w:rsid w:val="55FFBC92"/>
    <w:rsid w:val="56036109"/>
    <w:rsid w:val="5604091D"/>
    <w:rsid w:val="56047432"/>
    <w:rsid w:val="56056015"/>
    <w:rsid w:val="56095F34"/>
    <w:rsid w:val="560E52F8"/>
    <w:rsid w:val="561D19DF"/>
    <w:rsid w:val="56324A4F"/>
    <w:rsid w:val="56356AAA"/>
    <w:rsid w:val="56401722"/>
    <w:rsid w:val="564B54EB"/>
    <w:rsid w:val="565467F6"/>
    <w:rsid w:val="565617C6"/>
    <w:rsid w:val="565F3DA6"/>
    <w:rsid w:val="566B38BB"/>
    <w:rsid w:val="566E677D"/>
    <w:rsid w:val="56800745"/>
    <w:rsid w:val="56844D8E"/>
    <w:rsid w:val="56906743"/>
    <w:rsid w:val="569CE3B2"/>
    <w:rsid w:val="569F5AA6"/>
    <w:rsid w:val="56B16876"/>
    <w:rsid w:val="56B90AD8"/>
    <w:rsid w:val="56C97471"/>
    <w:rsid w:val="56DC1F8C"/>
    <w:rsid w:val="56DE59B0"/>
    <w:rsid w:val="56E16B9A"/>
    <w:rsid w:val="56E91E20"/>
    <w:rsid w:val="56F750F3"/>
    <w:rsid w:val="56FEB18F"/>
    <w:rsid w:val="56FF9802"/>
    <w:rsid w:val="5703543D"/>
    <w:rsid w:val="57124155"/>
    <w:rsid w:val="571C3A45"/>
    <w:rsid w:val="571E55B1"/>
    <w:rsid w:val="572518E5"/>
    <w:rsid w:val="57263F3A"/>
    <w:rsid w:val="572D4B44"/>
    <w:rsid w:val="573729DA"/>
    <w:rsid w:val="573A1652"/>
    <w:rsid w:val="574865E8"/>
    <w:rsid w:val="574A59CB"/>
    <w:rsid w:val="574F181F"/>
    <w:rsid w:val="57521214"/>
    <w:rsid w:val="575A3546"/>
    <w:rsid w:val="575F204C"/>
    <w:rsid w:val="576D15C7"/>
    <w:rsid w:val="5774562F"/>
    <w:rsid w:val="57786918"/>
    <w:rsid w:val="578515EA"/>
    <w:rsid w:val="57877110"/>
    <w:rsid w:val="578A2988"/>
    <w:rsid w:val="578B0778"/>
    <w:rsid w:val="578E4B4F"/>
    <w:rsid w:val="578F7AB4"/>
    <w:rsid w:val="579061D2"/>
    <w:rsid w:val="579502B5"/>
    <w:rsid w:val="579F79A9"/>
    <w:rsid w:val="57A20E97"/>
    <w:rsid w:val="57AD7189"/>
    <w:rsid w:val="57AFA3FC"/>
    <w:rsid w:val="57B32BB7"/>
    <w:rsid w:val="57B819BF"/>
    <w:rsid w:val="57BF5A92"/>
    <w:rsid w:val="57BF5EAD"/>
    <w:rsid w:val="57C91470"/>
    <w:rsid w:val="57CA7725"/>
    <w:rsid w:val="57CAC053"/>
    <w:rsid w:val="57CB6C75"/>
    <w:rsid w:val="57CD2493"/>
    <w:rsid w:val="57DF2378"/>
    <w:rsid w:val="57DF8645"/>
    <w:rsid w:val="57E457EA"/>
    <w:rsid w:val="57E9303A"/>
    <w:rsid w:val="57EB5AB0"/>
    <w:rsid w:val="57EB954C"/>
    <w:rsid w:val="57EF0DB7"/>
    <w:rsid w:val="57EFFD80"/>
    <w:rsid w:val="57F2B875"/>
    <w:rsid w:val="57F34CAE"/>
    <w:rsid w:val="57F505DA"/>
    <w:rsid w:val="57F53C23"/>
    <w:rsid w:val="57F54990"/>
    <w:rsid w:val="57F76C88"/>
    <w:rsid w:val="57F78735"/>
    <w:rsid w:val="57F797E0"/>
    <w:rsid w:val="57FD2FB0"/>
    <w:rsid w:val="57FD9270"/>
    <w:rsid w:val="57FDBBF2"/>
    <w:rsid w:val="57FF2C64"/>
    <w:rsid w:val="57FF6344"/>
    <w:rsid w:val="580A1AEF"/>
    <w:rsid w:val="58256929"/>
    <w:rsid w:val="582F4534"/>
    <w:rsid w:val="582F5E58"/>
    <w:rsid w:val="583354EA"/>
    <w:rsid w:val="5838032C"/>
    <w:rsid w:val="583A3CD3"/>
    <w:rsid w:val="583D1620"/>
    <w:rsid w:val="583D4E55"/>
    <w:rsid w:val="584C2108"/>
    <w:rsid w:val="58516430"/>
    <w:rsid w:val="58550FBC"/>
    <w:rsid w:val="58562804"/>
    <w:rsid w:val="587578B0"/>
    <w:rsid w:val="58795592"/>
    <w:rsid w:val="587A0A23"/>
    <w:rsid w:val="58801DC3"/>
    <w:rsid w:val="58822D8C"/>
    <w:rsid w:val="5886561A"/>
    <w:rsid w:val="58A41F44"/>
    <w:rsid w:val="58AA4055"/>
    <w:rsid w:val="58BC5ADA"/>
    <w:rsid w:val="58BF1BF5"/>
    <w:rsid w:val="58C425E6"/>
    <w:rsid w:val="58D15F21"/>
    <w:rsid w:val="58D36385"/>
    <w:rsid w:val="58D740C7"/>
    <w:rsid w:val="58DB2D30"/>
    <w:rsid w:val="58DE2787"/>
    <w:rsid w:val="58EBBCED"/>
    <w:rsid w:val="58F97F8C"/>
    <w:rsid w:val="58FF5635"/>
    <w:rsid w:val="58FF79F0"/>
    <w:rsid w:val="59086834"/>
    <w:rsid w:val="591543BC"/>
    <w:rsid w:val="591B3710"/>
    <w:rsid w:val="592619C6"/>
    <w:rsid w:val="592831CC"/>
    <w:rsid w:val="59310A82"/>
    <w:rsid w:val="593E0F3D"/>
    <w:rsid w:val="593E5E88"/>
    <w:rsid w:val="593F6F39"/>
    <w:rsid w:val="59440D88"/>
    <w:rsid w:val="595A2602"/>
    <w:rsid w:val="595D7451"/>
    <w:rsid w:val="595E8AE2"/>
    <w:rsid w:val="596215FA"/>
    <w:rsid w:val="59702FA4"/>
    <w:rsid w:val="597734C7"/>
    <w:rsid w:val="597F1CC4"/>
    <w:rsid w:val="59811FCE"/>
    <w:rsid w:val="59880646"/>
    <w:rsid w:val="598D0C2A"/>
    <w:rsid w:val="5991CDE1"/>
    <w:rsid w:val="599C0E6D"/>
    <w:rsid w:val="59AC6979"/>
    <w:rsid w:val="59B43D25"/>
    <w:rsid w:val="59B66455"/>
    <w:rsid w:val="59BA03E3"/>
    <w:rsid w:val="59C44358"/>
    <w:rsid w:val="59CF2B2F"/>
    <w:rsid w:val="59D33367"/>
    <w:rsid w:val="59DB1B9C"/>
    <w:rsid w:val="59DF76D7"/>
    <w:rsid w:val="59E60895"/>
    <w:rsid w:val="59F409AE"/>
    <w:rsid w:val="59F5D5F3"/>
    <w:rsid w:val="59FB5B93"/>
    <w:rsid w:val="59FFC30E"/>
    <w:rsid w:val="5A0B0276"/>
    <w:rsid w:val="5A0D1C88"/>
    <w:rsid w:val="5A1D1FAE"/>
    <w:rsid w:val="5A2968BE"/>
    <w:rsid w:val="5A444E93"/>
    <w:rsid w:val="5A4F11F7"/>
    <w:rsid w:val="5A4F5B9B"/>
    <w:rsid w:val="5A5D05FC"/>
    <w:rsid w:val="5A712320"/>
    <w:rsid w:val="5A751DEA"/>
    <w:rsid w:val="5A7F9025"/>
    <w:rsid w:val="5A833F20"/>
    <w:rsid w:val="5A882EA5"/>
    <w:rsid w:val="5A8E6A07"/>
    <w:rsid w:val="5A9730A5"/>
    <w:rsid w:val="5AAF5B76"/>
    <w:rsid w:val="5AB45E6F"/>
    <w:rsid w:val="5AB84E39"/>
    <w:rsid w:val="5ABE5B15"/>
    <w:rsid w:val="5ABFE007"/>
    <w:rsid w:val="5ACF36D2"/>
    <w:rsid w:val="5AD244DC"/>
    <w:rsid w:val="5AE41B6A"/>
    <w:rsid w:val="5AF478B1"/>
    <w:rsid w:val="5AF53692"/>
    <w:rsid w:val="5AF60A9B"/>
    <w:rsid w:val="5AF829E4"/>
    <w:rsid w:val="5AFBA4A8"/>
    <w:rsid w:val="5B0C5AE0"/>
    <w:rsid w:val="5B1213E7"/>
    <w:rsid w:val="5B12409E"/>
    <w:rsid w:val="5B1B5F85"/>
    <w:rsid w:val="5B3230F4"/>
    <w:rsid w:val="5B3BF880"/>
    <w:rsid w:val="5B3D4EEC"/>
    <w:rsid w:val="5B461A06"/>
    <w:rsid w:val="5B4B7D4C"/>
    <w:rsid w:val="5B4D6021"/>
    <w:rsid w:val="5B5F6541"/>
    <w:rsid w:val="5B6B0AF7"/>
    <w:rsid w:val="5B6B7BE9"/>
    <w:rsid w:val="5B767BC7"/>
    <w:rsid w:val="5B7870C8"/>
    <w:rsid w:val="5B7E3626"/>
    <w:rsid w:val="5B8273C8"/>
    <w:rsid w:val="5B851EB1"/>
    <w:rsid w:val="5B870761"/>
    <w:rsid w:val="5B8800E3"/>
    <w:rsid w:val="5B9D6A33"/>
    <w:rsid w:val="5B9E5E11"/>
    <w:rsid w:val="5BA568E8"/>
    <w:rsid w:val="5BA57333"/>
    <w:rsid w:val="5BB77904"/>
    <w:rsid w:val="5BBB1A7E"/>
    <w:rsid w:val="5BBC5B65"/>
    <w:rsid w:val="5BBF1D5C"/>
    <w:rsid w:val="5BBF2AA8"/>
    <w:rsid w:val="5BC44396"/>
    <w:rsid w:val="5BCA12B5"/>
    <w:rsid w:val="5BD2090D"/>
    <w:rsid w:val="5BDC19F5"/>
    <w:rsid w:val="5BDFE250"/>
    <w:rsid w:val="5BE74621"/>
    <w:rsid w:val="5BF71B27"/>
    <w:rsid w:val="5BF77F2D"/>
    <w:rsid w:val="5BFB2BC9"/>
    <w:rsid w:val="5BFE6DFC"/>
    <w:rsid w:val="5BFFD939"/>
    <w:rsid w:val="5BFFFEF8"/>
    <w:rsid w:val="5BFFFF6D"/>
    <w:rsid w:val="5C001E61"/>
    <w:rsid w:val="5C14118E"/>
    <w:rsid w:val="5C1967A5"/>
    <w:rsid w:val="5C318C2E"/>
    <w:rsid w:val="5C320A31"/>
    <w:rsid w:val="5C4228D7"/>
    <w:rsid w:val="5C663C64"/>
    <w:rsid w:val="5C676069"/>
    <w:rsid w:val="5C6E72D5"/>
    <w:rsid w:val="5C6F9DA3"/>
    <w:rsid w:val="5C72ABAD"/>
    <w:rsid w:val="5C8440B2"/>
    <w:rsid w:val="5C844566"/>
    <w:rsid w:val="5C8C11ED"/>
    <w:rsid w:val="5C9B452B"/>
    <w:rsid w:val="5CB2286F"/>
    <w:rsid w:val="5CB864BE"/>
    <w:rsid w:val="5CBFF337"/>
    <w:rsid w:val="5CC82430"/>
    <w:rsid w:val="5CCE771A"/>
    <w:rsid w:val="5CD050B5"/>
    <w:rsid w:val="5CD252D1"/>
    <w:rsid w:val="5CDF74E2"/>
    <w:rsid w:val="5CEC555A"/>
    <w:rsid w:val="5CEE0C30"/>
    <w:rsid w:val="5CF33B5B"/>
    <w:rsid w:val="5CF6D456"/>
    <w:rsid w:val="5CF85117"/>
    <w:rsid w:val="5CFD0561"/>
    <w:rsid w:val="5CFDBD31"/>
    <w:rsid w:val="5CFFCBD1"/>
    <w:rsid w:val="5D0445AB"/>
    <w:rsid w:val="5D077B48"/>
    <w:rsid w:val="5D0F3E91"/>
    <w:rsid w:val="5D133F43"/>
    <w:rsid w:val="5D1B4E1D"/>
    <w:rsid w:val="5D2C03FA"/>
    <w:rsid w:val="5D321D6A"/>
    <w:rsid w:val="5D352636"/>
    <w:rsid w:val="5D352B8E"/>
    <w:rsid w:val="5D3C5058"/>
    <w:rsid w:val="5D403AC1"/>
    <w:rsid w:val="5D495044"/>
    <w:rsid w:val="5D5133BB"/>
    <w:rsid w:val="5D5B309A"/>
    <w:rsid w:val="5D630FE5"/>
    <w:rsid w:val="5D6466F0"/>
    <w:rsid w:val="5D683540"/>
    <w:rsid w:val="5D7F39EE"/>
    <w:rsid w:val="5D885990"/>
    <w:rsid w:val="5D8C51E9"/>
    <w:rsid w:val="5D8F20D5"/>
    <w:rsid w:val="5D8FF267"/>
    <w:rsid w:val="5D9531A3"/>
    <w:rsid w:val="5D9B0B8C"/>
    <w:rsid w:val="5D9D6781"/>
    <w:rsid w:val="5DAB537A"/>
    <w:rsid w:val="5DAE3721"/>
    <w:rsid w:val="5DAF2CF2"/>
    <w:rsid w:val="5DB1E6D0"/>
    <w:rsid w:val="5DB620CA"/>
    <w:rsid w:val="5DB730EB"/>
    <w:rsid w:val="5DB9023F"/>
    <w:rsid w:val="5DB943EF"/>
    <w:rsid w:val="5DBB1E5B"/>
    <w:rsid w:val="5DBE1CE2"/>
    <w:rsid w:val="5DC60E14"/>
    <w:rsid w:val="5DC6C293"/>
    <w:rsid w:val="5DC7FA6D"/>
    <w:rsid w:val="5DCE4A11"/>
    <w:rsid w:val="5DD38D84"/>
    <w:rsid w:val="5DD81B78"/>
    <w:rsid w:val="5DDBA239"/>
    <w:rsid w:val="5DDDBFCC"/>
    <w:rsid w:val="5DDF7657"/>
    <w:rsid w:val="5DE00483"/>
    <w:rsid w:val="5DE30E18"/>
    <w:rsid w:val="5DE9B86E"/>
    <w:rsid w:val="5DE9E4CE"/>
    <w:rsid w:val="5DEA2A7C"/>
    <w:rsid w:val="5DEBFF4E"/>
    <w:rsid w:val="5DF3226B"/>
    <w:rsid w:val="5DF57EA3"/>
    <w:rsid w:val="5DF5C04A"/>
    <w:rsid w:val="5DF6B071"/>
    <w:rsid w:val="5DFD35D7"/>
    <w:rsid w:val="5DFF1B85"/>
    <w:rsid w:val="5E0D4F30"/>
    <w:rsid w:val="5E185084"/>
    <w:rsid w:val="5E1B6804"/>
    <w:rsid w:val="5E234D5F"/>
    <w:rsid w:val="5E2C041B"/>
    <w:rsid w:val="5E3D2C1E"/>
    <w:rsid w:val="5E3FE65F"/>
    <w:rsid w:val="5E4B5C66"/>
    <w:rsid w:val="5E574EE3"/>
    <w:rsid w:val="5E5F4AF8"/>
    <w:rsid w:val="5E6D4B86"/>
    <w:rsid w:val="5E6F6B50"/>
    <w:rsid w:val="5E7E011F"/>
    <w:rsid w:val="5E8228E8"/>
    <w:rsid w:val="5E891D53"/>
    <w:rsid w:val="5E963117"/>
    <w:rsid w:val="5EBE6BC5"/>
    <w:rsid w:val="5EBE7EEE"/>
    <w:rsid w:val="5EBFDF33"/>
    <w:rsid w:val="5EC85F68"/>
    <w:rsid w:val="5ECF0F65"/>
    <w:rsid w:val="5ED03A93"/>
    <w:rsid w:val="5ED35331"/>
    <w:rsid w:val="5ED58765"/>
    <w:rsid w:val="5ED599CC"/>
    <w:rsid w:val="5EDC4FA5"/>
    <w:rsid w:val="5EE54B89"/>
    <w:rsid w:val="5EE62339"/>
    <w:rsid w:val="5EEA287D"/>
    <w:rsid w:val="5EF247AD"/>
    <w:rsid w:val="5EF3243C"/>
    <w:rsid w:val="5EF7ADB9"/>
    <w:rsid w:val="5EFA3CD5"/>
    <w:rsid w:val="5EFAB844"/>
    <w:rsid w:val="5EFD22BB"/>
    <w:rsid w:val="5EFD97A1"/>
    <w:rsid w:val="5EFF6126"/>
    <w:rsid w:val="5EFF6720"/>
    <w:rsid w:val="5EFF7081"/>
    <w:rsid w:val="5F0606CE"/>
    <w:rsid w:val="5F0B4E48"/>
    <w:rsid w:val="5F0B796A"/>
    <w:rsid w:val="5F0C0CD7"/>
    <w:rsid w:val="5F0D0843"/>
    <w:rsid w:val="5F112889"/>
    <w:rsid w:val="5F131BD1"/>
    <w:rsid w:val="5F23C025"/>
    <w:rsid w:val="5F304531"/>
    <w:rsid w:val="5F310CF5"/>
    <w:rsid w:val="5F3A3BEB"/>
    <w:rsid w:val="5F3B0E72"/>
    <w:rsid w:val="5F3BF999"/>
    <w:rsid w:val="5F3F95C9"/>
    <w:rsid w:val="5F3FE6A1"/>
    <w:rsid w:val="5F42033D"/>
    <w:rsid w:val="5F4955F3"/>
    <w:rsid w:val="5F4F0586"/>
    <w:rsid w:val="5F532CD1"/>
    <w:rsid w:val="5F5A441C"/>
    <w:rsid w:val="5F5A79D9"/>
    <w:rsid w:val="5F5F5422"/>
    <w:rsid w:val="5F5F9F40"/>
    <w:rsid w:val="5F65317D"/>
    <w:rsid w:val="5F6ED4BD"/>
    <w:rsid w:val="5F6F7E07"/>
    <w:rsid w:val="5F6F88F6"/>
    <w:rsid w:val="5F6FD102"/>
    <w:rsid w:val="5F731999"/>
    <w:rsid w:val="5F77870D"/>
    <w:rsid w:val="5F7C1524"/>
    <w:rsid w:val="5F7D06BE"/>
    <w:rsid w:val="5F7DD4FE"/>
    <w:rsid w:val="5F7E3BB2"/>
    <w:rsid w:val="5F7F0420"/>
    <w:rsid w:val="5F7F9804"/>
    <w:rsid w:val="5F7FA396"/>
    <w:rsid w:val="5F7FCA8E"/>
    <w:rsid w:val="5F872975"/>
    <w:rsid w:val="5F8B2217"/>
    <w:rsid w:val="5F8FB1E2"/>
    <w:rsid w:val="5F9550DE"/>
    <w:rsid w:val="5F9A6759"/>
    <w:rsid w:val="5F9B8EFC"/>
    <w:rsid w:val="5F9F57E5"/>
    <w:rsid w:val="5FAF249E"/>
    <w:rsid w:val="5FB2E085"/>
    <w:rsid w:val="5FB76EED"/>
    <w:rsid w:val="5FBA8795"/>
    <w:rsid w:val="5FBC99CD"/>
    <w:rsid w:val="5FBD045A"/>
    <w:rsid w:val="5FBD8D8B"/>
    <w:rsid w:val="5FBF0720"/>
    <w:rsid w:val="5FBF5D22"/>
    <w:rsid w:val="5FBF9B21"/>
    <w:rsid w:val="5FC03AD0"/>
    <w:rsid w:val="5FD1CC07"/>
    <w:rsid w:val="5FD2D8BD"/>
    <w:rsid w:val="5FD36800"/>
    <w:rsid w:val="5FDB105F"/>
    <w:rsid w:val="5FDDB852"/>
    <w:rsid w:val="5FDF8A1B"/>
    <w:rsid w:val="5FE62E42"/>
    <w:rsid w:val="5FE7F420"/>
    <w:rsid w:val="5FE8A61F"/>
    <w:rsid w:val="5FE934F0"/>
    <w:rsid w:val="5FEA2932"/>
    <w:rsid w:val="5FEC15D9"/>
    <w:rsid w:val="5FEE3AE3"/>
    <w:rsid w:val="5FEF137F"/>
    <w:rsid w:val="5FF23595"/>
    <w:rsid w:val="5FF290A9"/>
    <w:rsid w:val="5FF308FE"/>
    <w:rsid w:val="5FF3F873"/>
    <w:rsid w:val="5FF65135"/>
    <w:rsid w:val="5FF7604A"/>
    <w:rsid w:val="5FF77D86"/>
    <w:rsid w:val="5FF7A7D6"/>
    <w:rsid w:val="5FF7F015"/>
    <w:rsid w:val="5FFA1326"/>
    <w:rsid w:val="5FFB0C1A"/>
    <w:rsid w:val="5FFB5877"/>
    <w:rsid w:val="5FFB9FE3"/>
    <w:rsid w:val="5FFBCACA"/>
    <w:rsid w:val="5FFBD51A"/>
    <w:rsid w:val="5FFBF981"/>
    <w:rsid w:val="5FFC06F0"/>
    <w:rsid w:val="5FFC0B17"/>
    <w:rsid w:val="5FFD060C"/>
    <w:rsid w:val="5FFE4447"/>
    <w:rsid w:val="5FFE479C"/>
    <w:rsid w:val="5FFF68B8"/>
    <w:rsid w:val="5FFF737C"/>
    <w:rsid w:val="5FFFD821"/>
    <w:rsid w:val="5FFFDE86"/>
    <w:rsid w:val="5FFFE209"/>
    <w:rsid w:val="60097ACC"/>
    <w:rsid w:val="6018644D"/>
    <w:rsid w:val="602232F3"/>
    <w:rsid w:val="603A1F87"/>
    <w:rsid w:val="603E2C7E"/>
    <w:rsid w:val="604461BF"/>
    <w:rsid w:val="605835C4"/>
    <w:rsid w:val="605E2551"/>
    <w:rsid w:val="609603C4"/>
    <w:rsid w:val="60AA0313"/>
    <w:rsid w:val="60AE7E03"/>
    <w:rsid w:val="60AF3830"/>
    <w:rsid w:val="60B6457E"/>
    <w:rsid w:val="60CC200C"/>
    <w:rsid w:val="60CD5E7C"/>
    <w:rsid w:val="60F5218F"/>
    <w:rsid w:val="60F5331D"/>
    <w:rsid w:val="60F63533"/>
    <w:rsid w:val="60FA5701"/>
    <w:rsid w:val="6104083B"/>
    <w:rsid w:val="61050038"/>
    <w:rsid w:val="610C3FA8"/>
    <w:rsid w:val="610D5FD8"/>
    <w:rsid w:val="61193B03"/>
    <w:rsid w:val="611D6D37"/>
    <w:rsid w:val="612441BA"/>
    <w:rsid w:val="61355B05"/>
    <w:rsid w:val="61355E2F"/>
    <w:rsid w:val="61395360"/>
    <w:rsid w:val="615A40B1"/>
    <w:rsid w:val="615C33BC"/>
    <w:rsid w:val="616560D3"/>
    <w:rsid w:val="616A1089"/>
    <w:rsid w:val="617848E4"/>
    <w:rsid w:val="617D4D88"/>
    <w:rsid w:val="617DC559"/>
    <w:rsid w:val="61962949"/>
    <w:rsid w:val="61984372"/>
    <w:rsid w:val="619A588D"/>
    <w:rsid w:val="619C4327"/>
    <w:rsid w:val="61AE5BE1"/>
    <w:rsid w:val="61B20359"/>
    <w:rsid w:val="61B87B86"/>
    <w:rsid w:val="61BE3BDD"/>
    <w:rsid w:val="61C72A34"/>
    <w:rsid w:val="61CA26BD"/>
    <w:rsid w:val="61DA69D6"/>
    <w:rsid w:val="61E77D56"/>
    <w:rsid w:val="61FB0E95"/>
    <w:rsid w:val="61FE492B"/>
    <w:rsid w:val="62150C5D"/>
    <w:rsid w:val="622639C9"/>
    <w:rsid w:val="62373E29"/>
    <w:rsid w:val="623E6844"/>
    <w:rsid w:val="62410803"/>
    <w:rsid w:val="62473BEA"/>
    <w:rsid w:val="62481B92"/>
    <w:rsid w:val="62482734"/>
    <w:rsid w:val="625A3E23"/>
    <w:rsid w:val="62771480"/>
    <w:rsid w:val="627B7CA8"/>
    <w:rsid w:val="628D3E5C"/>
    <w:rsid w:val="62982BB4"/>
    <w:rsid w:val="62AA63A9"/>
    <w:rsid w:val="62C269EB"/>
    <w:rsid w:val="62CE55F6"/>
    <w:rsid w:val="62CF5E0F"/>
    <w:rsid w:val="62D5726A"/>
    <w:rsid w:val="62D63CB8"/>
    <w:rsid w:val="62DB0C58"/>
    <w:rsid w:val="62DD22DA"/>
    <w:rsid w:val="62DE63B5"/>
    <w:rsid w:val="62EE2FBA"/>
    <w:rsid w:val="62FD297C"/>
    <w:rsid w:val="62FD6149"/>
    <w:rsid w:val="63053FF9"/>
    <w:rsid w:val="63080C84"/>
    <w:rsid w:val="630A20CB"/>
    <w:rsid w:val="63105E94"/>
    <w:rsid w:val="631B79B8"/>
    <w:rsid w:val="63221306"/>
    <w:rsid w:val="632528E3"/>
    <w:rsid w:val="632779F9"/>
    <w:rsid w:val="633E0E73"/>
    <w:rsid w:val="63400183"/>
    <w:rsid w:val="635179AE"/>
    <w:rsid w:val="635B6745"/>
    <w:rsid w:val="63847388"/>
    <w:rsid w:val="639738D0"/>
    <w:rsid w:val="639C3614"/>
    <w:rsid w:val="63AB21E4"/>
    <w:rsid w:val="63AD6150"/>
    <w:rsid w:val="63AE339F"/>
    <w:rsid w:val="63B7A909"/>
    <w:rsid w:val="63BA4FFB"/>
    <w:rsid w:val="63BC45E5"/>
    <w:rsid w:val="63BE6E7E"/>
    <w:rsid w:val="63C22A7D"/>
    <w:rsid w:val="63D336DD"/>
    <w:rsid w:val="63D34BBC"/>
    <w:rsid w:val="63DA2CBD"/>
    <w:rsid w:val="63DB491D"/>
    <w:rsid w:val="63DF3130"/>
    <w:rsid w:val="63E5D4EC"/>
    <w:rsid w:val="63F0428F"/>
    <w:rsid w:val="63F1137B"/>
    <w:rsid w:val="63F65D69"/>
    <w:rsid w:val="64122457"/>
    <w:rsid w:val="64137F7D"/>
    <w:rsid w:val="64231E71"/>
    <w:rsid w:val="642B2BB8"/>
    <w:rsid w:val="642F02D1"/>
    <w:rsid w:val="6445196F"/>
    <w:rsid w:val="644D5813"/>
    <w:rsid w:val="644F5459"/>
    <w:rsid w:val="6468486F"/>
    <w:rsid w:val="647E42AF"/>
    <w:rsid w:val="648B5CB1"/>
    <w:rsid w:val="6495688D"/>
    <w:rsid w:val="649D0D16"/>
    <w:rsid w:val="64A31301"/>
    <w:rsid w:val="64B5241E"/>
    <w:rsid w:val="64C6265C"/>
    <w:rsid w:val="64CB3E71"/>
    <w:rsid w:val="64CE0BF2"/>
    <w:rsid w:val="64D67929"/>
    <w:rsid w:val="64F242B2"/>
    <w:rsid w:val="64F34B3F"/>
    <w:rsid w:val="64F54C49"/>
    <w:rsid w:val="64FD3107"/>
    <w:rsid w:val="64FE3691"/>
    <w:rsid w:val="64FE478A"/>
    <w:rsid w:val="65031DA0"/>
    <w:rsid w:val="65052751"/>
    <w:rsid w:val="650D294E"/>
    <w:rsid w:val="65143CB8"/>
    <w:rsid w:val="65156C92"/>
    <w:rsid w:val="652B28C5"/>
    <w:rsid w:val="652B42D4"/>
    <w:rsid w:val="652E506F"/>
    <w:rsid w:val="653D1756"/>
    <w:rsid w:val="65475146"/>
    <w:rsid w:val="65496D45"/>
    <w:rsid w:val="6562740E"/>
    <w:rsid w:val="65670581"/>
    <w:rsid w:val="65766A16"/>
    <w:rsid w:val="65779065"/>
    <w:rsid w:val="65903E26"/>
    <w:rsid w:val="65915FE7"/>
    <w:rsid w:val="659E1A43"/>
    <w:rsid w:val="65BD0201"/>
    <w:rsid w:val="65BE92FC"/>
    <w:rsid w:val="65C24377"/>
    <w:rsid w:val="65DA7B6C"/>
    <w:rsid w:val="65E30A85"/>
    <w:rsid w:val="65E41BD1"/>
    <w:rsid w:val="65E45D49"/>
    <w:rsid w:val="65E825DC"/>
    <w:rsid w:val="65ED47AB"/>
    <w:rsid w:val="65EF1956"/>
    <w:rsid w:val="65F25F80"/>
    <w:rsid w:val="65F3287B"/>
    <w:rsid w:val="65F43137"/>
    <w:rsid w:val="65F57635"/>
    <w:rsid w:val="65F76909"/>
    <w:rsid w:val="65F7DB6B"/>
    <w:rsid w:val="66117122"/>
    <w:rsid w:val="66193920"/>
    <w:rsid w:val="663238FC"/>
    <w:rsid w:val="66420A48"/>
    <w:rsid w:val="66467A22"/>
    <w:rsid w:val="664B414B"/>
    <w:rsid w:val="664F0B1E"/>
    <w:rsid w:val="6655487D"/>
    <w:rsid w:val="665A7CDC"/>
    <w:rsid w:val="6660721C"/>
    <w:rsid w:val="666B06C7"/>
    <w:rsid w:val="6696623D"/>
    <w:rsid w:val="669730E8"/>
    <w:rsid w:val="669C349C"/>
    <w:rsid w:val="669F71CC"/>
    <w:rsid w:val="66A80E51"/>
    <w:rsid w:val="66AD46B9"/>
    <w:rsid w:val="66B573D7"/>
    <w:rsid w:val="66B944D9"/>
    <w:rsid w:val="66BBC02B"/>
    <w:rsid w:val="66BC66AA"/>
    <w:rsid w:val="66C03351"/>
    <w:rsid w:val="66CA0F71"/>
    <w:rsid w:val="66D3C857"/>
    <w:rsid w:val="66D54E1B"/>
    <w:rsid w:val="66EC105D"/>
    <w:rsid w:val="66EC2515"/>
    <w:rsid w:val="66EFC7C3"/>
    <w:rsid w:val="66FB4DA8"/>
    <w:rsid w:val="66FE0237"/>
    <w:rsid w:val="670E12DB"/>
    <w:rsid w:val="67110FED"/>
    <w:rsid w:val="67152C27"/>
    <w:rsid w:val="67195D01"/>
    <w:rsid w:val="671E77D2"/>
    <w:rsid w:val="672311CF"/>
    <w:rsid w:val="6737215A"/>
    <w:rsid w:val="673F3151"/>
    <w:rsid w:val="674370E7"/>
    <w:rsid w:val="67472418"/>
    <w:rsid w:val="67565613"/>
    <w:rsid w:val="675B4B07"/>
    <w:rsid w:val="675D21B2"/>
    <w:rsid w:val="676D6B88"/>
    <w:rsid w:val="676F8B8E"/>
    <w:rsid w:val="6773FD53"/>
    <w:rsid w:val="67746F85"/>
    <w:rsid w:val="6777FE59"/>
    <w:rsid w:val="677821F1"/>
    <w:rsid w:val="67786A75"/>
    <w:rsid w:val="677E0072"/>
    <w:rsid w:val="677E77A9"/>
    <w:rsid w:val="677F5BC6"/>
    <w:rsid w:val="67802799"/>
    <w:rsid w:val="678D1850"/>
    <w:rsid w:val="679945D4"/>
    <w:rsid w:val="67A4786A"/>
    <w:rsid w:val="67AC671F"/>
    <w:rsid w:val="67AEECF3"/>
    <w:rsid w:val="67C57CF1"/>
    <w:rsid w:val="67CFDE19"/>
    <w:rsid w:val="67D3E262"/>
    <w:rsid w:val="67DD6DF6"/>
    <w:rsid w:val="67DDDE07"/>
    <w:rsid w:val="67E24E93"/>
    <w:rsid w:val="67E94996"/>
    <w:rsid w:val="67EA1945"/>
    <w:rsid w:val="67EED3AF"/>
    <w:rsid w:val="67EFB280"/>
    <w:rsid w:val="67F18B9F"/>
    <w:rsid w:val="67F4506D"/>
    <w:rsid w:val="67F60383"/>
    <w:rsid w:val="67FBDA8A"/>
    <w:rsid w:val="67FD6560"/>
    <w:rsid w:val="67FF12A2"/>
    <w:rsid w:val="67FFADAF"/>
    <w:rsid w:val="67FFB2F7"/>
    <w:rsid w:val="680406DA"/>
    <w:rsid w:val="680C041D"/>
    <w:rsid w:val="681A18DB"/>
    <w:rsid w:val="68371179"/>
    <w:rsid w:val="683A320B"/>
    <w:rsid w:val="683D5ABE"/>
    <w:rsid w:val="683E51BC"/>
    <w:rsid w:val="68572E76"/>
    <w:rsid w:val="68680898"/>
    <w:rsid w:val="687A2724"/>
    <w:rsid w:val="687A6E56"/>
    <w:rsid w:val="687E018A"/>
    <w:rsid w:val="687F0645"/>
    <w:rsid w:val="68811552"/>
    <w:rsid w:val="68951D1D"/>
    <w:rsid w:val="68A21185"/>
    <w:rsid w:val="68AA63DD"/>
    <w:rsid w:val="68AD6376"/>
    <w:rsid w:val="68B74D6E"/>
    <w:rsid w:val="68BC1DCF"/>
    <w:rsid w:val="68BD6534"/>
    <w:rsid w:val="68C813DC"/>
    <w:rsid w:val="68CC19DB"/>
    <w:rsid w:val="68D46476"/>
    <w:rsid w:val="68D96B0F"/>
    <w:rsid w:val="68E24D4A"/>
    <w:rsid w:val="68F640F6"/>
    <w:rsid w:val="68F73D13"/>
    <w:rsid w:val="68FFCA7C"/>
    <w:rsid w:val="691E53FA"/>
    <w:rsid w:val="692037F2"/>
    <w:rsid w:val="69283B73"/>
    <w:rsid w:val="692B397F"/>
    <w:rsid w:val="692F3ABB"/>
    <w:rsid w:val="693C29D7"/>
    <w:rsid w:val="694334B1"/>
    <w:rsid w:val="69453A86"/>
    <w:rsid w:val="694A0C6C"/>
    <w:rsid w:val="694C12E2"/>
    <w:rsid w:val="69544BEB"/>
    <w:rsid w:val="695C6BD7"/>
    <w:rsid w:val="6964580A"/>
    <w:rsid w:val="696B7DC7"/>
    <w:rsid w:val="697B54B2"/>
    <w:rsid w:val="699A1EA7"/>
    <w:rsid w:val="699E7095"/>
    <w:rsid w:val="69A3163A"/>
    <w:rsid w:val="69B343B3"/>
    <w:rsid w:val="69B723FB"/>
    <w:rsid w:val="69BF2C74"/>
    <w:rsid w:val="69CFB25C"/>
    <w:rsid w:val="69D865FC"/>
    <w:rsid w:val="69FB3E0F"/>
    <w:rsid w:val="69FD30FC"/>
    <w:rsid w:val="69FF0C94"/>
    <w:rsid w:val="69FF6540"/>
    <w:rsid w:val="69FFAF5D"/>
    <w:rsid w:val="6A015D57"/>
    <w:rsid w:val="6A040D5D"/>
    <w:rsid w:val="6A097F38"/>
    <w:rsid w:val="6A211646"/>
    <w:rsid w:val="6A211EC7"/>
    <w:rsid w:val="6A2435EB"/>
    <w:rsid w:val="6A3F06D9"/>
    <w:rsid w:val="6A3F1ACC"/>
    <w:rsid w:val="6A411392"/>
    <w:rsid w:val="6A4964A7"/>
    <w:rsid w:val="6A4D243B"/>
    <w:rsid w:val="6A71582C"/>
    <w:rsid w:val="6A727329"/>
    <w:rsid w:val="6A7B1BF3"/>
    <w:rsid w:val="6A86594D"/>
    <w:rsid w:val="6A8D5DFA"/>
    <w:rsid w:val="6A995680"/>
    <w:rsid w:val="6A9A22D9"/>
    <w:rsid w:val="6AA12C17"/>
    <w:rsid w:val="6AA72DFE"/>
    <w:rsid w:val="6AAB3FA1"/>
    <w:rsid w:val="6AAB7204"/>
    <w:rsid w:val="6AB44268"/>
    <w:rsid w:val="6ABFC8FB"/>
    <w:rsid w:val="6AC35181"/>
    <w:rsid w:val="6AD268EA"/>
    <w:rsid w:val="6AD62BDE"/>
    <w:rsid w:val="6AD66524"/>
    <w:rsid w:val="6AD758E6"/>
    <w:rsid w:val="6ADBF6B0"/>
    <w:rsid w:val="6ADC636B"/>
    <w:rsid w:val="6ADF4E8B"/>
    <w:rsid w:val="6AE326D0"/>
    <w:rsid w:val="6AEF2031"/>
    <w:rsid w:val="6AEF5D5F"/>
    <w:rsid w:val="6AEFAA8B"/>
    <w:rsid w:val="6AF24BB4"/>
    <w:rsid w:val="6AFBEB69"/>
    <w:rsid w:val="6AFC6820"/>
    <w:rsid w:val="6B03466A"/>
    <w:rsid w:val="6B0A4D5D"/>
    <w:rsid w:val="6B0E2435"/>
    <w:rsid w:val="6B0F050D"/>
    <w:rsid w:val="6B0F2923"/>
    <w:rsid w:val="6B173795"/>
    <w:rsid w:val="6B1C33C7"/>
    <w:rsid w:val="6B321631"/>
    <w:rsid w:val="6B3E77E8"/>
    <w:rsid w:val="6B6FB504"/>
    <w:rsid w:val="6B7335FB"/>
    <w:rsid w:val="6B737C7F"/>
    <w:rsid w:val="6B76345C"/>
    <w:rsid w:val="6B7BC3B0"/>
    <w:rsid w:val="6B7DC06A"/>
    <w:rsid w:val="6B856C1E"/>
    <w:rsid w:val="6B874CF3"/>
    <w:rsid w:val="6B8E1E81"/>
    <w:rsid w:val="6B8F25DF"/>
    <w:rsid w:val="6B9320D0"/>
    <w:rsid w:val="6B961BC0"/>
    <w:rsid w:val="6B9B3C80"/>
    <w:rsid w:val="6BAB0E5B"/>
    <w:rsid w:val="6BB00FD6"/>
    <w:rsid w:val="6BB1633C"/>
    <w:rsid w:val="6BB71189"/>
    <w:rsid w:val="6BBD714D"/>
    <w:rsid w:val="6BC83849"/>
    <w:rsid w:val="6BCDD724"/>
    <w:rsid w:val="6BD10E4A"/>
    <w:rsid w:val="6BD7D149"/>
    <w:rsid w:val="6BDB75D3"/>
    <w:rsid w:val="6BDB97F8"/>
    <w:rsid w:val="6BDEB713"/>
    <w:rsid w:val="6BF579AD"/>
    <w:rsid w:val="6BF67AAA"/>
    <w:rsid w:val="6BF7133E"/>
    <w:rsid w:val="6BF753AE"/>
    <w:rsid w:val="6BF763DC"/>
    <w:rsid w:val="6BFAEF70"/>
    <w:rsid w:val="6BFD44A8"/>
    <w:rsid w:val="6BFF74D1"/>
    <w:rsid w:val="6C034D63"/>
    <w:rsid w:val="6C0F7F01"/>
    <w:rsid w:val="6C121AB3"/>
    <w:rsid w:val="6C1C0317"/>
    <w:rsid w:val="6C1E241D"/>
    <w:rsid w:val="6C1F15F1"/>
    <w:rsid w:val="6C27544B"/>
    <w:rsid w:val="6C3163E4"/>
    <w:rsid w:val="6C3413E2"/>
    <w:rsid w:val="6C487D39"/>
    <w:rsid w:val="6C4C3F93"/>
    <w:rsid w:val="6C5005A5"/>
    <w:rsid w:val="6C523D39"/>
    <w:rsid w:val="6C577B3C"/>
    <w:rsid w:val="6C5850C7"/>
    <w:rsid w:val="6C5F6456"/>
    <w:rsid w:val="6C613F7C"/>
    <w:rsid w:val="6C65223F"/>
    <w:rsid w:val="6C6F1D16"/>
    <w:rsid w:val="6C775DE9"/>
    <w:rsid w:val="6C7D3128"/>
    <w:rsid w:val="6C7F08A6"/>
    <w:rsid w:val="6C811A3C"/>
    <w:rsid w:val="6C8B4FF2"/>
    <w:rsid w:val="6C8F7D7C"/>
    <w:rsid w:val="6C9F46B0"/>
    <w:rsid w:val="6C9F65C3"/>
    <w:rsid w:val="6CAD0664"/>
    <w:rsid w:val="6CBE7408"/>
    <w:rsid w:val="6CCF5926"/>
    <w:rsid w:val="6CD77D5B"/>
    <w:rsid w:val="6CDB2896"/>
    <w:rsid w:val="6CE61959"/>
    <w:rsid w:val="6CFEF9AD"/>
    <w:rsid w:val="6D017EB9"/>
    <w:rsid w:val="6D0C01A9"/>
    <w:rsid w:val="6D0D1A0E"/>
    <w:rsid w:val="6D14791C"/>
    <w:rsid w:val="6D231231"/>
    <w:rsid w:val="6D2C60DB"/>
    <w:rsid w:val="6D3671B7"/>
    <w:rsid w:val="6D3B297B"/>
    <w:rsid w:val="6D555078"/>
    <w:rsid w:val="6D614B9C"/>
    <w:rsid w:val="6D631F76"/>
    <w:rsid w:val="6D64EF19"/>
    <w:rsid w:val="6D675309"/>
    <w:rsid w:val="6D697B99"/>
    <w:rsid w:val="6D747CDF"/>
    <w:rsid w:val="6D7D66A4"/>
    <w:rsid w:val="6D7FD2AB"/>
    <w:rsid w:val="6D8052A2"/>
    <w:rsid w:val="6D851EEC"/>
    <w:rsid w:val="6D8819DC"/>
    <w:rsid w:val="6D8A018B"/>
    <w:rsid w:val="6D9214A0"/>
    <w:rsid w:val="6D9459BB"/>
    <w:rsid w:val="6D9B473D"/>
    <w:rsid w:val="6D9F94B2"/>
    <w:rsid w:val="6D9FEDBA"/>
    <w:rsid w:val="6DBED713"/>
    <w:rsid w:val="6DBF43A3"/>
    <w:rsid w:val="6DC775B1"/>
    <w:rsid w:val="6DCFC3F5"/>
    <w:rsid w:val="6DD51217"/>
    <w:rsid w:val="6DD7BC7D"/>
    <w:rsid w:val="6DDC57F9"/>
    <w:rsid w:val="6DDD4A91"/>
    <w:rsid w:val="6DDFBA31"/>
    <w:rsid w:val="6DEB70A8"/>
    <w:rsid w:val="6DED0D1A"/>
    <w:rsid w:val="6DF32E1D"/>
    <w:rsid w:val="6DF53CFC"/>
    <w:rsid w:val="6DF84C21"/>
    <w:rsid w:val="6DF9722D"/>
    <w:rsid w:val="6DFA17F0"/>
    <w:rsid w:val="6DFB18D2"/>
    <w:rsid w:val="6DFBA325"/>
    <w:rsid w:val="6DFBCD26"/>
    <w:rsid w:val="6DFBD1F7"/>
    <w:rsid w:val="6DFE1B97"/>
    <w:rsid w:val="6DFEFC3F"/>
    <w:rsid w:val="6DFF1D04"/>
    <w:rsid w:val="6DFF23BE"/>
    <w:rsid w:val="6E0A5A8E"/>
    <w:rsid w:val="6E0D51D9"/>
    <w:rsid w:val="6E135F7C"/>
    <w:rsid w:val="6E1B015A"/>
    <w:rsid w:val="6E2C07E1"/>
    <w:rsid w:val="6E3FAD88"/>
    <w:rsid w:val="6E425FBF"/>
    <w:rsid w:val="6E453429"/>
    <w:rsid w:val="6E4534B3"/>
    <w:rsid w:val="6E4E0530"/>
    <w:rsid w:val="6E5640CB"/>
    <w:rsid w:val="6E591166"/>
    <w:rsid w:val="6E5D0773"/>
    <w:rsid w:val="6E5E905B"/>
    <w:rsid w:val="6E6C200B"/>
    <w:rsid w:val="6E6E0BD2"/>
    <w:rsid w:val="6E6FB1F9"/>
    <w:rsid w:val="6E6FB5FB"/>
    <w:rsid w:val="6E7361E8"/>
    <w:rsid w:val="6E7C66F8"/>
    <w:rsid w:val="6E7F3776"/>
    <w:rsid w:val="6E834155"/>
    <w:rsid w:val="6E8E4DD0"/>
    <w:rsid w:val="6E91491E"/>
    <w:rsid w:val="6E995DB5"/>
    <w:rsid w:val="6E9D10B8"/>
    <w:rsid w:val="6EA6361F"/>
    <w:rsid w:val="6EAE752A"/>
    <w:rsid w:val="6EB10634"/>
    <w:rsid w:val="6EBFA023"/>
    <w:rsid w:val="6EC30512"/>
    <w:rsid w:val="6ED65EB5"/>
    <w:rsid w:val="6ED7F068"/>
    <w:rsid w:val="6ED85943"/>
    <w:rsid w:val="6ED86EDD"/>
    <w:rsid w:val="6EDB5E5C"/>
    <w:rsid w:val="6EDBA5FB"/>
    <w:rsid w:val="6EDF2984"/>
    <w:rsid w:val="6EDF920C"/>
    <w:rsid w:val="6EE3EA16"/>
    <w:rsid w:val="6EE5CE1D"/>
    <w:rsid w:val="6EED4514"/>
    <w:rsid w:val="6EEF7AA7"/>
    <w:rsid w:val="6EF59A9E"/>
    <w:rsid w:val="6EF7877B"/>
    <w:rsid w:val="6EF7E7BF"/>
    <w:rsid w:val="6EFCAD86"/>
    <w:rsid w:val="6EFD9D12"/>
    <w:rsid w:val="6EFFC00C"/>
    <w:rsid w:val="6EFFE702"/>
    <w:rsid w:val="6F074D66"/>
    <w:rsid w:val="6F12590F"/>
    <w:rsid w:val="6F153AED"/>
    <w:rsid w:val="6F186E5D"/>
    <w:rsid w:val="6F201E03"/>
    <w:rsid w:val="6F293DD3"/>
    <w:rsid w:val="6F2C2100"/>
    <w:rsid w:val="6F3554F1"/>
    <w:rsid w:val="6F461F74"/>
    <w:rsid w:val="6F4DEC5C"/>
    <w:rsid w:val="6F4FE351"/>
    <w:rsid w:val="6F551EBD"/>
    <w:rsid w:val="6F6B835B"/>
    <w:rsid w:val="6F6DBE11"/>
    <w:rsid w:val="6F6F9F8F"/>
    <w:rsid w:val="6F71B8FB"/>
    <w:rsid w:val="6F7B7BCF"/>
    <w:rsid w:val="6F7DA5AA"/>
    <w:rsid w:val="6F7FC6D8"/>
    <w:rsid w:val="6F8FC0F0"/>
    <w:rsid w:val="6F9A72BA"/>
    <w:rsid w:val="6F9B534B"/>
    <w:rsid w:val="6F9D79E4"/>
    <w:rsid w:val="6F9F0B88"/>
    <w:rsid w:val="6F9F1182"/>
    <w:rsid w:val="6FA53E39"/>
    <w:rsid w:val="6FA64220"/>
    <w:rsid w:val="6FA84BCC"/>
    <w:rsid w:val="6FAFF226"/>
    <w:rsid w:val="6FB10D76"/>
    <w:rsid w:val="6FB251DD"/>
    <w:rsid w:val="6FB70132"/>
    <w:rsid w:val="6FB75646"/>
    <w:rsid w:val="6FC16998"/>
    <w:rsid w:val="6FC3EE96"/>
    <w:rsid w:val="6FC971BF"/>
    <w:rsid w:val="6FCB34A6"/>
    <w:rsid w:val="6FCF30EF"/>
    <w:rsid w:val="6FD2218D"/>
    <w:rsid w:val="6FD65C1B"/>
    <w:rsid w:val="6FD9F628"/>
    <w:rsid w:val="6FDA84C5"/>
    <w:rsid w:val="6FDE2C0E"/>
    <w:rsid w:val="6FDF565D"/>
    <w:rsid w:val="6FDF7E09"/>
    <w:rsid w:val="6FDFF19E"/>
    <w:rsid w:val="6FE513DE"/>
    <w:rsid w:val="6FE51CF6"/>
    <w:rsid w:val="6FECCC34"/>
    <w:rsid w:val="6FEDF44C"/>
    <w:rsid w:val="6FEE7480"/>
    <w:rsid w:val="6FEF2476"/>
    <w:rsid w:val="6FEF310D"/>
    <w:rsid w:val="6FEF7CCF"/>
    <w:rsid w:val="6FF2EF9E"/>
    <w:rsid w:val="6FF375F9"/>
    <w:rsid w:val="6FF3806A"/>
    <w:rsid w:val="6FF680FF"/>
    <w:rsid w:val="6FF78736"/>
    <w:rsid w:val="6FF7C2A1"/>
    <w:rsid w:val="6FF7F33C"/>
    <w:rsid w:val="6FF7F6C4"/>
    <w:rsid w:val="6FF85B37"/>
    <w:rsid w:val="6FF92D60"/>
    <w:rsid w:val="6FFA5189"/>
    <w:rsid w:val="6FFB0243"/>
    <w:rsid w:val="6FFB1EBA"/>
    <w:rsid w:val="6FFC462A"/>
    <w:rsid w:val="6FFD2C49"/>
    <w:rsid w:val="6FFD2DF2"/>
    <w:rsid w:val="6FFD3FBC"/>
    <w:rsid w:val="6FFD8F88"/>
    <w:rsid w:val="6FFE04D9"/>
    <w:rsid w:val="6FFE2BB4"/>
    <w:rsid w:val="6FFED410"/>
    <w:rsid w:val="6FFEEC13"/>
    <w:rsid w:val="6FFEFC26"/>
    <w:rsid w:val="6FFF4983"/>
    <w:rsid w:val="6FFFD693"/>
    <w:rsid w:val="6FFFE896"/>
    <w:rsid w:val="70291E0E"/>
    <w:rsid w:val="702C2AF3"/>
    <w:rsid w:val="702D4EEF"/>
    <w:rsid w:val="70422316"/>
    <w:rsid w:val="70592560"/>
    <w:rsid w:val="705A7660"/>
    <w:rsid w:val="705E4AC8"/>
    <w:rsid w:val="706B361B"/>
    <w:rsid w:val="70777E05"/>
    <w:rsid w:val="70891CF3"/>
    <w:rsid w:val="709541F4"/>
    <w:rsid w:val="70960493"/>
    <w:rsid w:val="709661BE"/>
    <w:rsid w:val="70A340A6"/>
    <w:rsid w:val="70A408DB"/>
    <w:rsid w:val="70A64CF5"/>
    <w:rsid w:val="70A919C1"/>
    <w:rsid w:val="70AB1C6A"/>
    <w:rsid w:val="70BB79D3"/>
    <w:rsid w:val="70BD7BEF"/>
    <w:rsid w:val="70D15473"/>
    <w:rsid w:val="70D311C0"/>
    <w:rsid w:val="70DA4C27"/>
    <w:rsid w:val="70DC62C7"/>
    <w:rsid w:val="70E1568B"/>
    <w:rsid w:val="70F355D8"/>
    <w:rsid w:val="70FEF0C1"/>
    <w:rsid w:val="70FFB53E"/>
    <w:rsid w:val="710F2843"/>
    <w:rsid w:val="711517D9"/>
    <w:rsid w:val="711521C4"/>
    <w:rsid w:val="711D382E"/>
    <w:rsid w:val="71230BB2"/>
    <w:rsid w:val="7126083F"/>
    <w:rsid w:val="712B4B58"/>
    <w:rsid w:val="71402523"/>
    <w:rsid w:val="71576457"/>
    <w:rsid w:val="715F2A54"/>
    <w:rsid w:val="71604EA1"/>
    <w:rsid w:val="716B13F9"/>
    <w:rsid w:val="7170454A"/>
    <w:rsid w:val="717564BB"/>
    <w:rsid w:val="71761F29"/>
    <w:rsid w:val="7179480D"/>
    <w:rsid w:val="717B5AE0"/>
    <w:rsid w:val="71805863"/>
    <w:rsid w:val="718BDAC8"/>
    <w:rsid w:val="71913210"/>
    <w:rsid w:val="719F703D"/>
    <w:rsid w:val="719FF902"/>
    <w:rsid w:val="71A21E2F"/>
    <w:rsid w:val="71A52B5D"/>
    <w:rsid w:val="71A5309D"/>
    <w:rsid w:val="71A85E48"/>
    <w:rsid w:val="71B719A8"/>
    <w:rsid w:val="71BF1777"/>
    <w:rsid w:val="71C107BB"/>
    <w:rsid w:val="71C32FE3"/>
    <w:rsid w:val="71CF3ADF"/>
    <w:rsid w:val="71D414FB"/>
    <w:rsid w:val="71E116BB"/>
    <w:rsid w:val="71E511AB"/>
    <w:rsid w:val="71E600BC"/>
    <w:rsid w:val="71FE75E5"/>
    <w:rsid w:val="720C2BDC"/>
    <w:rsid w:val="720F8242"/>
    <w:rsid w:val="72133F6A"/>
    <w:rsid w:val="722975EC"/>
    <w:rsid w:val="722E4900"/>
    <w:rsid w:val="723862E9"/>
    <w:rsid w:val="723E508B"/>
    <w:rsid w:val="72484EE3"/>
    <w:rsid w:val="72605DCD"/>
    <w:rsid w:val="726B5B54"/>
    <w:rsid w:val="727261CF"/>
    <w:rsid w:val="727B1B10"/>
    <w:rsid w:val="727B566C"/>
    <w:rsid w:val="727B8A69"/>
    <w:rsid w:val="727F10BF"/>
    <w:rsid w:val="729B02DF"/>
    <w:rsid w:val="72A30540"/>
    <w:rsid w:val="72B555AB"/>
    <w:rsid w:val="72BBEFA2"/>
    <w:rsid w:val="72BF3E69"/>
    <w:rsid w:val="72C139C6"/>
    <w:rsid w:val="72C36EB5"/>
    <w:rsid w:val="72C54B39"/>
    <w:rsid w:val="72C6534E"/>
    <w:rsid w:val="72D50B9A"/>
    <w:rsid w:val="72DB2456"/>
    <w:rsid w:val="72E16268"/>
    <w:rsid w:val="72E42D94"/>
    <w:rsid w:val="72EB11CA"/>
    <w:rsid w:val="72EF7F4D"/>
    <w:rsid w:val="72F26A84"/>
    <w:rsid w:val="72F510A3"/>
    <w:rsid w:val="72F8A9F3"/>
    <w:rsid w:val="72FBBA6D"/>
    <w:rsid w:val="73036B46"/>
    <w:rsid w:val="73064EE5"/>
    <w:rsid w:val="730C1EFE"/>
    <w:rsid w:val="731C3137"/>
    <w:rsid w:val="73214465"/>
    <w:rsid w:val="733003B4"/>
    <w:rsid w:val="7331084F"/>
    <w:rsid w:val="733833C1"/>
    <w:rsid w:val="733EA124"/>
    <w:rsid w:val="73445D62"/>
    <w:rsid w:val="73475844"/>
    <w:rsid w:val="7356222A"/>
    <w:rsid w:val="735B7814"/>
    <w:rsid w:val="73661E78"/>
    <w:rsid w:val="736B4B03"/>
    <w:rsid w:val="7373692C"/>
    <w:rsid w:val="737B2DD2"/>
    <w:rsid w:val="737C6659"/>
    <w:rsid w:val="737CE21F"/>
    <w:rsid w:val="737F2B22"/>
    <w:rsid w:val="737F3FEC"/>
    <w:rsid w:val="737FE2C8"/>
    <w:rsid w:val="73876762"/>
    <w:rsid w:val="738B852E"/>
    <w:rsid w:val="738FB23D"/>
    <w:rsid w:val="73920EBF"/>
    <w:rsid w:val="739C3C07"/>
    <w:rsid w:val="739E7864"/>
    <w:rsid w:val="73A429A0"/>
    <w:rsid w:val="73A91F9F"/>
    <w:rsid w:val="73A94A25"/>
    <w:rsid w:val="73AFFCDD"/>
    <w:rsid w:val="73B97BA4"/>
    <w:rsid w:val="73C81CF9"/>
    <w:rsid w:val="73C907F3"/>
    <w:rsid w:val="73CA0659"/>
    <w:rsid w:val="73D62DC9"/>
    <w:rsid w:val="73D63823"/>
    <w:rsid w:val="73D827F4"/>
    <w:rsid w:val="73DA6E61"/>
    <w:rsid w:val="73DB555E"/>
    <w:rsid w:val="73DC4ACF"/>
    <w:rsid w:val="73DF9131"/>
    <w:rsid w:val="73E518A9"/>
    <w:rsid w:val="73EB0614"/>
    <w:rsid w:val="73F64985"/>
    <w:rsid w:val="73F7230D"/>
    <w:rsid w:val="73F77B78"/>
    <w:rsid w:val="73F7AAC6"/>
    <w:rsid w:val="73FED464"/>
    <w:rsid w:val="73FF20C4"/>
    <w:rsid w:val="73FFF254"/>
    <w:rsid w:val="74027876"/>
    <w:rsid w:val="740F7155"/>
    <w:rsid w:val="741B6F35"/>
    <w:rsid w:val="74260C92"/>
    <w:rsid w:val="742B10EE"/>
    <w:rsid w:val="743326A2"/>
    <w:rsid w:val="7438134F"/>
    <w:rsid w:val="74462B74"/>
    <w:rsid w:val="74480C5D"/>
    <w:rsid w:val="74485A21"/>
    <w:rsid w:val="744C5DE3"/>
    <w:rsid w:val="7450080B"/>
    <w:rsid w:val="745443C6"/>
    <w:rsid w:val="74583EB6"/>
    <w:rsid w:val="745D30C9"/>
    <w:rsid w:val="74603851"/>
    <w:rsid w:val="74667242"/>
    <w:rsid w:val="746C7A2D"/>
    <w:rsid w:val="74770119"/>
    <w:rsid w:val="747B2FF7"/>
    <w:rsid w:val="74843A29"/>
    <w:rsid w:val="74AC2233"/>
    <w:rsid w:val="74BB5D2D"/>
    <w:rsid w:val="74C71F47"/>
    <w:rsid w:val="74CB0B2C"/>
    <w:rsid w:val="74D379E1"/>
    <w:rsid w:val="74D55507"/>
    <w:rsid w:val="74D774D1"/>
    <w:rsid w:val="74DF1EE2"/>
    <w:rsid w:val="74DF759F"/>
    <w:rsid w:val="74E0475F"/>
    <w:rsid w:val="74E620CC"/>
    <w:rsid w:val="74EC4F3B"/>
    <w:rsid w:val="74F73430"/>
    <w:rsid w:val="74FA017F"/>
    <w:rsid w:val="74FE26E9"/>
    <w:rsid w:val="74FE61F8"/>
    <w:rsid w:val="75014E33"/>
    <w:rsid w:val="75045DEC"/>
    <w:rsid w:val="751B5AB2"/>
    <w:rsid w:val="751E438F"/>
    <w:rsid w:val="752019D2"/>
    <w:rsid w:val="752317F0"/>
    <w:rsid w:val="752E10BB"/>
    <w:rsid w:val="752F4D4C"/>
    <w:rsid w:val="753568A8"/>
    <w:rsid w:val="754B573F"/>
    <w:rsid w:val="754F3867"/>
    <w:rsid w:val="755C7FA6"/>
    <w:rsid w:val="755F47B1"/>
    <w:rsid w:val="7560378F"/>
    <w:rsid w:val="75633B7C"/>
    <w:rsid w:val="75649019"/>
    <w:rsid w:val="75660855"/>
    <w:rsid w:val="75680129"/>
    <w:rsid w:val="75694258"/>
    <w:rsid w:val="756FC8BA"/>
    <w:rsid w:val="757304B0"/>
    <w:rsid w:val="75752846"/>
    <w:rsid w:val="757BF2AA"/>
    <w:rsid w:val="757E7181"/>
    <w:rsid w:val="757F7FFA"/>
    <w:rsid w:val="7582771E"/>
    <w:rsid w:val="75831592"/>
    <w:rsid w:val="758E27A4"/>
    <w:rsid w:val="75993263"/>
    <w:rsid w:val="759C7DD3"/>
    <w:rsid w:val="75A3292C"/>
    <w:rsid w:val="75A53602"/>
    <w:rsid w:val="75A562CE"/>
    <w:rsid w:val="75B6718A"/>
    <w:rsid w:val="75B923A4"/>
    <w:rsid w:val="75BA18C9"/>
    <w:rsid w:val="75BB65C8"/>
    <w:rsid w:val="75BF9C19"/>
    <w:rsid w:val="75CF6C06"/>
    <w:rsid w:val="75D325ED"/>
    <w:rsid w:val="75D92DD5"/>
    <w:rsid w:val="75DDCDB0"/>
    <w:rsid w:val="75DF53CB"/>
    <w:rsid w:val="75E00C0B"/>
    <w:rsid w:val="75E70A17"/>
    <w:rsid w:val="75F7394C"/>
    <w:rsid w:val="75FAD58E"/>
    <w:rsid w:val="75FBE141"/>
    <w:rsid w:val="75FC1063"/>
    <w:rsid w:val="75FE4EFC"/>
    <w:rsid w:val="75FF1208"/>
    <w:rsid w:val="760360A4"/>
    <w:rsid w:val="760432D5"/>
    <w:rsid w:val="760922E6"/>
    <w:rsid w:val="760F2C9B"/>
    <w:rsid w:val="7610431D"/>
    <w:rsid w:val="761B33ED"/>
    <w:rsid w:val="763630F8"/>
    <w:rsid w:val="763BD689"/>
    <w:rsid w:val="764A633A"/>
    <w:rsid w:val="765164D2"/>
    <w:rsid w:val="76532DBB"/>
    <w:rsid w:val="765D745A"/>
    <w:rsid w:val="765F11DE"/>
    <w:rsid w:val="76617902"/>
    <w:rsid w:val="7663584E"/>
    <w:rsid w:val="766424CA"/>
    <w:rsid w:val="7667F46F"/>
    <w:rsid w:val="766B9024"/>
    <w:rsid w:val="766E3E68"/>
    <w:rsid w:val="7679622B"/>
    <w:rsid w:val="767F0FE4"/>
    <w:rsid w:val="767F7D0D"/>
    <w:rsid w:val="768A0573"/>
    <w:rsid w:val="768B60E6"/>
    <w:rsid w:val="76933A6D"/>
    <w:rsid w:val="76A164B2"/>
    <w:rsid w:val="76A2452E"/>
    <w:rsid w:val="76A55E96"/>
    <w:rsid w:val="76AB355B"/>
    <w:rsid w:val="76B1A3C3"/>
    <w:rsid w:val="76B67925"/>
    <w:rsid w:val="76B7EEC2"/>
    <w:rsid w:val="76B875B6"/>
    <w:rsid w:val="76CE2D03"/>
    <w:rsid w:val="76DB04A8"/>
    <w:rsid w:val="76DE16D6"/>
    <w:rsid w:val="76DF1EB9"/>
    <w:rsid w:val="76DF76C4"/>
    <w:rsid w:val="76E1D098"/>
    <w:rsid w:val="76E618C8"/>
    <w:rsid w:val="76EC1879"/>
    <w:rsid w:val="76EE465E"/>
    <w:rsid w:val="76EF4C16"/>
    <w:rsid w:val="76EFC605"/>
    <w:rsid w:val="76F59F72"/>
    <w:rsid w:val="76F93079"/>
    <w:rsid w:val="76FBE4E2"/>
    <w:rsid w:val="76FCFF68"/>
    <w:rsid w:val="76FE387F"/>
    <w:rsid w:val="76FF7559"/>
    <w:rsid w:val="77004391"/>
    <w:rsid w:val="7700640C"/>
    <w:rsid w:val="770D59FE"/>
    <w:rsid w:val="771295F4"/>
    <w:rsid w:val="77141A13"/>
    <w:rsid w:val="7714454B"/>
    <w:rsid w:val="771F64C6"/>
    <w:rsid w:val="77227F9C"/>
    <w:rsid w:val="772C33D8"/>
    <w:rsid w:val="772C4CF7"/>
    <w:rsid w:val="7733D850"/>
    <w:rsid w:val="77361DF6"/>
    <w:rsid w:val="773A470C"/>
    <w:rsid w:val="773D55E5"/>
    <w:rsid w:val="773D666E"/>
    <w:rsid w:val="773F52D0"/>
    <w:rsid w:val="7743255A"/>
    <w:rsid w:val="77502D67"/>
    <w:rsid w:val="77512E3F"/>
    <w:rsid w:val="775423FB"/>
    <w:rsid w:val="77584C68"/>
    <w:rsid w:val="77605B8A"/>
    <w:rsid w:val="77640DC4"/>
    <w:rsid w:val="77731007"/>
    <w:rsid w:val="7773EEBC"/>
    <w:rsid w:val="77742E82"/>
    <w:rsid w:val="777679FB"/>
    <w:rsid w:val="7777D358"/>
    <w:rsid w:val="777B059C"/>
    <w:rsid w:val="777B588B"/>
    <w:rsid w:val="777C4360"/>
    <w:rsid w:val="777CB9D1"/>
    <w:rsid w:val="777D8EF0"/>
    <w:rsid w:val="777E64BE"/>
    <w:rsid w:val="777FA206"/>
    <w:rsid w:val="777FD003"/>
    <w:rsid w:val="778404A4"/>
    <w:rsid w:val="779397BC"/>
    <w:rsid w:val="77974CF6"/>
    <w:rsid w:val="779B8469"/>
    <w:rsid w:val="779FBC79"/>
    <w:rsid w:val="77A03C6B"/>
    <w:rsid w:val="77A12887"/>
    <w:rsid w:val="77A2048E"/>
    <w:rsid w:val="77A4B53D"/>
    <w:rsid w:val="77A711E1"/>
    <w:rsid w:val="77B0A00B"/>
    <w:rsid w:val="77B27D81"/>
    <w:rsid w:val="77B682F9"/>
    <w:rsid w:val="77B76ACF"/>
    <w:rsid w:val="77B7E282"/>
    <w:rsid w:val="77B84C6C"/>
    <w:rsid w:val="77BA6C36"/>
    <w:rsid w:val="77BB0694"/>
    <w:rsid w:val="77BB26B9"/>
    <w:rsid w:val="77BB8171"/>
    <w:rsid w:val="77BD3328"/>
    <w:rsid w:val="77BE4560"/>
    <w:rsid w:val="77BF797C"/>
    <w:rsid w:val="77BFA824"/>
    <w:rsid w:val="77C140D5"/>
    <w:rsid w:val="77C735FF"/>
    <w:rsid w:val="77CCBFC6"/>
    <w:rsid w:val="77CFD66A"/>
    <w:rsid w:val="77D51BC2"/>
    <w:rsid w:val="77DD8282"/>
    <w:rsid w:val="77EB15B2"/>
    <w:rsid w:val="77EB619A"/>
    <w:rsid w:val="77EB6854"/>
    <w:rsid w:val="77ED2B68"/>
    <w:rsid w:val="77EDF765"/>
    <w:rsid w:val="77EF795C"/>
    <w:rsid w:val="77EF7C7A"/>
    <w:rsid w:val="77EFD3D0"/>
    <w:rsid w:val="77F15FC7"/>
    <w:rsid w:val="77F27EFD"/>
    <w:rsid w:val="77F6F9AC"/>
    <w:rsid w:val="77F7E12D"/>
    <w:rsid w:val="77F7E337"/>
    <w:rsid w:val="77FB107C"/>
    <w:rsid w:val="77FD1AF1"/>
    <w:rsid w:val="77FD911D"/>
    <w:rsid w:val="77FDC23A"/>
    <w:rsid w:val="77FEEA50"/>
    <w:rsid w:val="77FF0CFC"/>
    <w:rsid w:val="77FF135E"/>
    <w:rsid w:val="77FF1E1E"/>
    <w:rsid w:val="77FF4E92"/>
    <w:rsid w:val="77FF6C57"/>
    <w:rsid w:val="77FFC354"/>
    <w:rsid w:val="78036403"/>
    <w:rsid w:val="780D6055"/>
    <w:rsid w:val="781D630D"/>
    <w:rsid w:val="781E1F81"/>
    <w:rsid w:val="781F1CFD"/>
    <w:rsid w:val="782533FD"/>
    <w:rsid w:val="78281DF2"/>
    <w:rsid w:val="78411105"/>
    <w:rsid w:val="78450BF6"/>
    <w:rsid w:val="785901FD"/>
    <w:rsid w:val="7873509D"/>
    <w:rsid w:val="78780D72"/>
    <w:rsid w:val="787A36E9"/>
    <w:rsid w:val="787C3EEC"/>
    <w:rsid w:val="788A03B6"/>
    <w:rsid w:val="7895462E"/>
    <w:rsid w:val="78960D7D"/>
    <w:rsid w:val="789620BC"/>
    <w:rsid w:val="78BC2351"/>
    <w:rsid w:val="78BF037A"/>
    <w:rsid w:val="78C03991"/>
    <w:rsid w:val="78C376E2"/>
    <w:rsid w:val="78E07715"/>
    <w:rsid w:val="78E255D2"/>
    <w:rsid w:val="78E81581"/>
    <w:rsid w:val="78EB1880"/>
    <w:rsid w:val="78EE303B"/>
    <w:rsid w:val="78F31BE9"/>
    <w:rsid w:val="78F5F133"/>
    <w:rsid w:val="78F70D6E"/>
    <w:rsid w:val="78F7D4A3"/>
    <w:rsid w:val="78F7EB59"/>
    <w:rsid w:val="78FAC8AF"/>
    <w:rsid w:val="78FDB6B3"/>
    <w:rsid w:val="78FF2EDE"/>
    <w:rsid w:val="79052828"/>
    <w:rsid w:val="79132A69"/>
    <w:rsid w:val="791365FE"/>
    <w:rsid w:val="791A13CD"/>
    <w:rsid w:val="79217EA4"/>
    <w:rsid w:val="793453F5"/>
    <w:rsid w:val="79370D5D"/>
    <w:rsid w:val="793961D9"/>
    <w:rsid w:val="7947D50B"/>
    <w:rsid w:val="794A2FBA"/>
    <w:rsid w:val="79502BEF"/>
    <w:rsid w:val="795AACAA"/>
    <w:rsid w:val="796B2F3C"/>
    <w:rsid w:val="796D0E78"/>
    <w:rsid w:val="79713B2E"/>
    <w:rsid w:val="7977293C"/>
    <w:rsid w:val="79795F4A"/>
    <w:rsid w:val="7979BF19"/>
    <w:rsid w:val="7979F2B0"/>
    <w:rsid w:val="7983AAEB"/>
    <w:rsid w:val="798B0411"/>
    <w:rsid w:val="798F5C79"/>
    <w:rsid w:val="79921C19"/>
    <w:rsid w:val="79941BF2"/>
    <w:rsid w:val="79A7247D"/>
    <w:rsid w:val="79A8143C"/>
    <w:rsid w:val="79B44707"/>
    <w:rsid w:val="79B4B9DA"/>
    <w:rsid w:val="79B576B5"/>
    <w:rsid w:val="79B5C370"/>
    <w:rsid w:val="79B7C6E1"/>
    <w:rsid w:val="79B9661A"/>
    <w:rsid w:val="79B9D48B"/>
    <w:rsid w:val="79BAF8E7"/>
    <w:rsid w:val="79BEAB74"/>
    <w:rsid w:val="79BF7908"/>
    <w:rsid w:val="79D94798"/>
    <w:rsid w:val="79DD789F"/>
    <w:rsid w:val="79DF3594"/>
    <w:rsid w:val="79DF7106"/>
    <w:rsid w:val="79E07099"/>
    <w:rsid w:val="79EF28AA"/>
    <w:rsid w:val="79F3A452"/>
    <w:rsid w:val="79F3ABFB"/>
    <w:rsid w:val="79F64036"/>
    <w:rsid w:val="79F7F7CB"/>
    <w:rsid w:val="79FA231E"/>
    <w:rsid w:val="79FC5A16"/>
    <w:rsid w:val="79FEB0C2"/>
    <w:rsid w:val="79FF3100"/>
    <w:rsid w:val="79FF62A0"/>
    <w:rsid w:val="79FFC42F"/>
    <w:rsid w:val="7A044199"/>
    <w:rsid w:val="7A123EB4"/>
    <w:rsid w:val="7A195E96"/>
    <w:rsid w:val="7A1F1927"/>
    <w:rsid w:val="7A2FF355"/>
    <w:rsid w:val="7A338ECB"/>
    <w:rsid w:val="7A3B7590"/>
    <w:rsid w:val="7A403699"/>
    <w:rsid w:val="7A444D3A"/>
    <w:rsid w:val="7A53254C"/>
    <w:rsid w:val="7A533FE6"/>
    <w:rsid w:val="7A565002"/>
    <w:rsid w:val="7A5E29F5"/>
    <w:rsid w:val="7A677E27"/>
    <w:rsid w:val="7A6C7044"/>
    <w:rsid w:val="7A6E3A90"/>
    <w:rsid w:val="7A712FD2"/>
    <w:rsid w:val="7A7301A9"/>
    <w:rsid w:val="7A7B3EDC"/>
    <w:rsid w:val="7A7F3FA4"/>
    <w:rsid w:val="7A7FB60C"/>
    <w:rsid w:val="7A814799"/>
    <w:rsid w:val="7A83F137"/>
    <w:rsid w:val="7A847337"/>
    <w:rsid w:val="7A9073FD"/>
    <w:rsid w:val="7A910122"/>
    <w:rsid w:val="7A9D6AC7"/>
    <w:rsid w:val="7A9F3F38"/>
    <w:rsid w:val="7A9F6029"/>
    <w:rsid w:val="7AA545FB"/>
    <w:rsid w:val="7AA5597C"/>
    <w:rsid w:val="7AA60D68"/>
    <w:rsid w:val="7AAEB721"/>
    <w:rsid w:val="7AB64264"/>
    <w:rsid w:val="7ABD0F17"/>
    <w:rsid w:val="7ABF9B09"/>
    <w:rsid w:val="7AC322A6"/>
    <w:rsid w:val="7AC7FE2C"/>
    <w:rsid w:val="7AD8FC6D"/>
    <w:rsid w:val="7AD99CEE"/>
    <w:rsid w:val="7ADA6C35"/>
    <w:rsid w:val="7ADDB34F"/>
    <w:rsid w:val="7ADF6D93"/>
    <w:rsid w:val="7ADFB8EE"/>
    <w:rsid w:val="7AE343C4"/>
    <w:rsid w:val="7AE50626"/>
    <w:rsid w:val="7AE519BC"/>
    <w:rsid w:val="7AE621E7"/>
    <w:rsid w:val="7AEE7244"/>
    <w:rsid w:val="7AF70302"/>
    <w:rsid w:val="7AF71B93"/>
    <w:rsid w:val="7AFB5A88"/>
    <w:rsid w:val="7AFBF3AB"/>
    <w:rsid w:val="7AFCE307"/>
    <w:rsid w:val="7AFDDD6C"/>
    <w:rsid w:val="7AFE681E"/>
    <w:rsid w:val="7AFEE33D"/>
    <w:rsid w:val="7AFF02AF"/>
    <w:rsid w:val="7AFFBF70"/>
    <w:rsid w:val="7AFFCCC6"/>
    <w:rsid w:val="7B1228E5"/>
    <w:rsid w:val="7B1B7490"/>
    <w:rsid w:val="7B1E0AAD"/>
    <w:rsid w:val="7B2C59A0"/>
    <w:rsid w:val="7B2FAD38"/>
    <w:rsid w:val="7B30036D"/>
    <w:rsid w:val="7B334EBD"/>
    <w:rsid w:val="7B362A78"/>
    <w:rsid w:val="7B3768D8"/>
    <w:rsid w:val="7B3A85FF"/>
    <w:rsid w:val="7B3B62E0"/>
    <w:rsid w:val="7B42141C"/>
    <w:rsid w:val="7B4C486C"/>
    <w:rsid w:val="7B551594"/>
    <w:rsid w:val="7B55797F"/>
    <w:rsid w:val="7B5D2EB3"/>
    <w:rsid w:val="7B5E5CBF"/>
    <w:rsid w:val="7B5F6445"/>
    <w:rsid w:val="7B5F867B"/>
    <w:rsid w:val="7B66335D"/>
    <w:rsid w:val="7B691B3F"/>
    <w:rsid w:val="7B711F35"/>
    <w:rsid w:val="7B735A7A"/>
    <w:rsid w:val="7B7383DD"/>
    <w:rsid w:val="7B7E5AEF"/>
    <w:rsid w:val="7B7F7FF6"/>
    <w:rsid w:val="7B804525"/>
    <w:rsid w:val="7B810197"/>
    <w:rsid w:val="7B884FD8"/>
    <w:rsid w:val="7B8F59FD"/>
    <w:rsid w:val="7B9003DA"/>
    <w:rsid w:val="7B9130B6"/>
    <w:rsid w:val="7B92D3FE"/>
    <w:rsid w:val="7B963516"/>
    <w:rsid w:val="7B9F6EEE"/>
    <w:rsid w:val="7B9F8CD7"/>
    <w:rsid w:val="7B9FA050"/>
    <w:rsid w:val="7BA5EDF0"/>
    <w:rsid w:val="7BA7127F"/>
    <w:rsid w:val="7BA9304A"/>
    <w:rsid w:val="7BAB071A"/>
    <w:rsid w:val="7BAC4A3B"/>
    <w:rsid w:val="7BAF15DD"/>
    <w:rsid w:val="7BB1CA17"/>
    <w:rsid w:val="7BB7F3CE"/>
    <w:rsid w:val="7BB9AC9D"/>
    <w:rsid w:val="7BBC49A0"/>
    <w:rsid w:val="7BBE1A3F"/>
    <w:rsid w:val="7BBE4032"/>
    <w:rsid w:val="7BBE56D5"/>
    <w:rsid w:val="7BBF25D9"/>
    <w:rsid w:val="7BC15659"/>
    <w:rsid w:val="7BC3692C"/>
    <w:rsid w:val="7BC73D8D"/>
    <w:rsid w:val="7BCBF1B1"/>
    <w:rsid w:val="7BCE73CC"/>
    <w:rsid w:val="7BD0D824"/>
    <w:rsid w:val="7BD13257"/>
    <w:rsid w:val="7BD5403F"/>
    <w:rsid w:val="7BDBF322"/>
    <w:rsid w:val="7BDBFE2E"/>
    <w:rsid w:val="7BDD087D"/>
    <w:rsid w:val="7BDDD99A"/>
    <w:rsid w:val="7BDDEBCD"/>
    <w:rsid w:val="7BDE1586"/>
    <w:rsid w:val="7BDE5FAE"/>
    <w:rsid w:val="7BDE648C"/>
    <w:rsid w:val="7BDEE391"/>
    <w:rsid w:val="7BDF07D8"/>
    <w:rsid w:val="7BDF0E07"/>
    <w:rsid w:val="7BDF7FBC"/>
    <w:rsid w:val="7BDF9B56"/>
    <w:rsid w:val="7BDFB047"/>
    <w:rsid w:val="7BDFF400"/>
    <w:rsid w:val="7BE70FB0"/>
    <w:rsid w:val="7BEA59D2"/>
    <w:rsid w:val="7BEE5100"/>
    <w:rsid w:val="7BEFB439"/>
    <w:rsid w:val="7BEFD3F0"/>
    <w:rsid w:val="7BF656C4"/>
    <w:rsid w:val="7BF732A6"/>
    <w:rsid w:val="7BF93B97"/>
    <w:rsid w:val="7BFA24D2"/>
    <w:rsid w:val="7BFB9678"/>
    <w:rsid w:val="7BFC49BF"/>
    <w:rsid w:val="7BFCB9F3"/>
    <w:rsid w:val="7BFCFB75"/>
    <w:rsid w:val="7BFD94EF"/>
    <w:rsid w:val="7BFDA5E7"/>
    <w:rsid w:val="7BFDB7E1"/>
    <w:rsid w:val="7BFEC13C"/>
    <w:rsid w:val="7BFF1688"/>
    <w:rsid w:val="7BFF26A4"/>
    <w:rsid w:val="7BFF51AE"/>
    <w:rsid w:val="7BFF66BA"/>
    <w:rsid w:val="7BFF6F3B"/>
    <w:rsid w:val="7BFF76ED"/>
    <w:rsid w:val="7BFF9DE1"/>
    <w:rsid w:val="7BFFA79B"/>
    <w:rsid w:val="7BFFBB45"/>
    <w:rsid w:val="7C160228"/>
    <w:rsid w:val="7C1B7B22"/>
    <w:rsid w:val="7C1C1C6D"/>
    <w:rsid w:val="7C1E2A74"/>
    <w:rsid w:val="7C291D08"/>
    <w:rsid w:val="7C2A25DC"/>
    <w:rsid w:val="7C30348F"/>
    <w:rsid w:val="7C312B84"/>
    <w:rsid w:val="7C3E2D44"/>
    <w:rsid w:val="7C3E6CF3"/>
    <w:rsid w:val="7C47654B"/>
    <w:rsid w:val="7C4F020B"/>
    <w:rsid w:val="7C4F9E9C"/>
    <w:rsid w:val="7C6200A5"/>
    <w:rsid w:val="7C665506"/>
    <w:rsid w:val="7C6B6751"/>
    <w:rsid w:val="7C6D1E4D"/>
    <w:rsid w:val="7C6F1171"/>
    <w:rsid w:val="7C79B627"/>
    <w:rsid w:val="7C7B2E38"/>
    <w:rsid w:val="7C8C5751"/>
    <w:rsid w:val="7C923CDE"/>
    <w:rsid w:val="7C9C2DAE"/>
    <w:rsid w:val="7C9F2EAC"/>
    <w:rsid w:val="7CA324EB"/>
    <w:rsid w:val="7CAFAB2B"/>
    <w:rsid w:val="7CC7841A"/>
    <w:rsid w:val="7CCA3477"/>
    <w:rsid w:val="7CCE172E"/>
    <w:rsid w:val="7CD6CD71"/>
    <w:rsid w:val="7CDFD572"/>
    <w:rsid w:val="7CE75C1E"/>
    <w:rsid w:val="7CE83493"/>
    <w:rsid w:val="7CEB7D2B"/>
    <w:rsid w:val="7CEBF751"/>
    <w:rsid w:val="7CF44998"/>
    <w:rsid w:val="7CF5121C"/>
    <w:rsid w:val="7CF678FE"/>
    <w:rsid w:val="7CF76237"/>
    <w:rsid w:val="7CF9216B"/>
    <w:rsid w:val="7CF9F0F3"/>
    <w:rsid w:val="7CFA7B01"/>
    <w:rsid w:val="7CFD20CB"/>
    <w:rsid w:val="7CFD4D1A"/>
    <w:rsid w:val="7CFF2335"/>
    <w:rsid w:val="7CFF396C"/>
    <w:rsid w:val="7CFFFE1D"/>
    <w:rsid w:val="7D0A31A1"/>
    <w:rsid w:val="7D0D1670"/>
    <w:rsid w:val="7D123E77"/>
    <w:rsid w:val="7D1C177A"/>
    <w:rsid w:val="7D2222C6"/>
    <w:rsid w:val="7D250BB1"/>
    <w:rsid w:val="7D250FF6"/>
    <w:rsid w:val="7D273AF3"/>
    <w:rsid w:val="7D2E913C"/>
    <w:rsid w:val="7D3332EA"/>
    <w:rsid w:val="7D3E32D2"/>
    <w:rsid w:val="7D3F7D5D"/>
    <w:rsid w:val="7D421B29"/>
    <w:rsid w:val="7D4E40A8"/>
    <w:rsid w:val="7D4F2E7F"/>
    <w:rsid w:val="7D5B3909"/>
    <w:rsid w:val="7D5B7E4C"/>
    <w:rsid w:val="7D5FDB5F"/>
    <w:rsid w:val="7D652B03"/>
    <w:rsid w:val="7D6A07B6"/>
    <w:rsid w:val="7D6B7616"/>
    <w:rsid w:val="7D6E7A7D"/>
    <w:rsid w:val="7D6F576E"/>
    <w:rsid w:val="7D735A65"/>
    <w:rsid w:val="7D78C9B5"/>
    <w:rsid w:val="7D7D2F55"/>
    <w:rsid w:val="7D7D7C4E"/>
    <w:rsid w:val="7D7ED0F8"/>
    <w:rsid w:val="7D7F1631"/>
    <w:rsid w:val="7D7FB6D3"/>
    <w:rsid w:val="7D7FFF56"/>
    <w:rsid w:val="7D8659D3"/>
    <w:rsid w:val="7D961FBF"/>
    <w:rsid w:val="7D98547A"/>
    <w:rsid w:val="7D9D6A3C"/>
    <w:rsid w:val="7DA10F8A"/>
    <w:rsid w:val="7DA52115"/>
    <w:rsid w:val="7DA608AE"/>
    <w:rsid w:val="7DAD7F2E"/>
    <w:rsid w:val="7DAF5289"/>
    <w:rsid w:val="7DB1630F"/>
    <w:rsid w:val="7DB23FDB"/>
    <w:rsid w:val="7DB7277D"/>
    <w:rsid w:val="7DB75DF0"/>
    <w:rsid w:val="7DB92C60"/>
    <w:rsid w:val="7DBAA477"/>
    <w:rsid w:val="7DBB27C6"/>
    <w:rsid w:val="7DBF0685"/>
    <w:rsid w:val="7DBF1EAF"/>
    <w:rsid w:val="7DBF3A94"/>
    <w:rsid w:val="7DC64B49"/>
    <w:rsid w:val="7DC9372F"/>
    <w:rsid w:val="7DC94ECF"/>
    <w:rsid w:val="7DCB3924"/>
    <w:rsid w:val="7DCF55DF"/>
    <w:rsid w:val="7DD30DCB"/>
    <w:rsid w:val="7DD62936"/>
    <w:rsid w:val="7DD96344"/>
    <w:rsid w:val="7DDBB792"/>
    <w:rsid w:val="7DDF3CB1"/>
    <w:rsid w:val="7DE32A14"/>
    <w:rsid w:val="7DE5279D"/>
    <w:rsid w:val="7DE76771"/>
    <w:rsid w:val="7DE76FA0"/>
    <w:rsid w:val="7DEFBC12"/>
    <w:rsid w:val="7DF3CD74"/>
    <w:rsid w:val="7DF62B29"/>
    <w:rsid w:val="7DF713AF"/>
    <w:rsid w:val="7DF770F9"/>
    <w:rsid w:val="7DF90C37"/>
    <w:rsid w:val="7DFA13F0"/>
    <w:rsid w:val="7DFA839D"/>
    <w:rsid w:val="7DFB344E"/>
    <w:rsid w:val="7DFD0BB0"/>
    <w:rsid w:val="7DFD5A56"/>
    <w:rsid w:val="7DFD8A93"/>
    <w:rsid w:val="7DFE0A23"/>
    <w:rsid w:val="7DFECC88"/>
    <w:rsid w:val="7DFEDB74"/>
    <w:rsid w:val="7DFF074D"/>
    <w:rsid w:val="7DFF0AEE"/>
    <w:rsid w:val="7DFF34AD"/>
    <w:rsid w:val="7DFF3AC5"/>
    <w:rsid w:val="7DFF468D"/>
    <w:rsid w:val="7DFFC522"/>
    <w:rsid w:val="7DFFCCA8"/>
    <w:rsid w:val="7DFFEF2A"/>
    <w:rsid w:val="7E1112BE"/>
    <w:rsid w:val="7E1276C9"/>
    <w:rsid w:val="7E1370A0"/>
    <w:rsid w:val="7E24305B"/>
    <w:rsid w:val="7E2BA7CC"/>
    <w:rsid w:val="7E2D63B4"/>
    <w:rsid w:val="7E2FDBC9"/>
    <w:rsid w:val="7E3808B5"/>
    <w:rsid w:val="7E394E3A"/>
    <w:rsid w:val="7E39F3AE"/>
    <w:rsid w:val="7E3AB0AC"/>
    <w:rsid w:val="7E3DCA8B"/>
    <w:rsid w:val="7E5151EB"/>
    <w:rsid w:val="7E5C92E7"/>
    <w:rsid w:val="7E5D7B6F"/>
    <w:rsid w:val="7E5FEB1F"/>
    <w:rsid w:val="7E631A66"/>
    <w:rsid w:val="7E679453"/>
    <w:rsid w:val="7E6A3B6F"/>
    <w:rsid w:val="7E6E256E"/>
    <w:rsid w:val="7E7466D3"/>
    <w:rsid w:val="7E7779F8"/>
    <w:rsid w:val="7E7B147D"/>
    <w:rsid w:val="7E7E007F"/>
    <w:rsid w:val="7E7FED18"/>
    <w:rsid w:val="7E7FED50"/>
    <w:rsid w:val="7E95487E"/>
    <w:rsid w:val="7E9F0934"/>
    <w:rsid w:val="7E9F773F"/>
    <w:rsid w:val="7E9FF189"/>
    <w:rsid w:val="7EA23D68"/>
    <w:rsid w:val="7EA47B6B"/>
    <w:rsid w:val="7EAD4DFF"/>
    <w:rsid w:val="7EADAC9E"/>
    <w:rsid w:val="7EAFDE5D"/>
    <w:rsid w:val="7EBAAF4D"/>
    <w:rsid w:val="7EBB6FC4"/>
    <w:rsid w:val="7EBE8785"/>
    <w:rsid w:val="7EBFE196"/>
    <w:rsid w:val="7EC5C1DE"/>
    <w:rsid w:val="7ECD020B"/>
    <w:rsid w:val="7ECD3605"/>
    <w:rsid w:val="7ECEB2EC"/>
    <w:rsid w:val="7ED51E2F"/>
    <w:rsid w:val="7ED9902A"/>
    <w:rsid w:val="7EDE0F66"/>
    <w:rsid w:val="7EDFCB60"/>
    <w:rsid w:val="7EE3513D"/>
    <w:rsid w:val="7EE6646A"/>
    <w:rsid w:val="7EEA0FB8"/>
    <w:rsid w:val="7EEAA3D9"/>
    <w:rsid w:val="7EEC1F34"/>
    <w:rsid w:val="7EF53A81"/>
    <w:rsid w:val="7EF61263"/>
    <w:rsid w:val="7EF76765"/>
    <w:rsid w:val="7EF77850"/>
    <w:rsid w:val="7EF7B758"/>
    <w:rsid w:val="7EF7E4D9"/>
    <w:rsid w:val="7EF81E1F"/>
    <w:rsid w:val="7EF86426"/>
    <w:rsid w:val="7EFAC2BF"/>
    <w:rsid w:val="7EFB1716"/>
    <w:rsid w:val="7EFD682F"/>
    <w:rsid w:val="7EFD6DED"/>
    <w:rsid w:val="7EFDA073"/>
    <w:rsid w:val="7EFF0800"/>
    <w:rsid w:val="7EFF3B92"/>
    <w:rsid w:val="7EFF5F75"/>
    <w:rsid w:val="7EFF91CD"/>
    <w:rsid w:val="7EFFBD98"/>
    <w:rsid w:val="7EFFC553"/>
    <w:rsid w:val="7EFFD201"/>
    <w:rsid w:val="7F040A75"/>
    <w:rsid w:val="7F0534D5"/>
    <w:rsid w:val="7F09BA89"/>
    <w:rsid w:val="7F0E6ED5"/>
    <w:rsid w:val="7F1338D6"/>
    <w:rsid w:val="7F1E9E43"/>
    <w:rsid w:val="7F1F21AE"/>
    <w:rsid w:val="7F1F26F1"/>
    <w:rsid w:val="7F1F4C45"/>
    <w:rsid w:val="7F2E810D"/>
    <w:rsid w:val="7F2F4B29"/>
    <w:rsid w:val="7F2F9E35"/>
    <w:rsid w:val="7F2FAD51"/>
    <w:rsid w:val="7F354A5B"/>
    <w:rsid w:val="7F377459"/>
    <w:rsid w:val="7F3B0E8B"/>
    <w:rsid w:val="7F3DDB63"/>
    <w:rsid w:val="7F3DEBAF"/>
    <w:rsid w:val="7F3E67BE"/>
    <w:rsid w:val="7F3FB653"/>
    <w:rsid w:val="7F3FE162"/>
    <w:rsid w:val="7F437E3F"/>
    <w:rsid w:val="7F47E905"/>
    <w:rsid w:val="7F4D23CC"/>
    <w:rsid w:val="7F4D8E9C"/>
    <w:rsid w:val="7F4DF948"/>
    <w:rsid w:val="7F5385BC"/>
    <w:rsid w:val="7F5FB036"/>
    <w:rsid w:val="7F606315"/>
    <w:rsid w:val="7F616D41"/>
    <w:rsid w:val="7F6B19D2"/>
    <w:rsid w:val="7F6CD3CC"/>
    <w:rsid w:val="7F6F1939"/>
    <w:rsid w:val="7F718843"/>
    <w:rsid w:val="7F7354F2"/>
    <w:rsid w:val="7F75BEFC"/>
    <w:rsid w:val="7F762726"/>
    <w:rsid w:val="7F77180A"/>
    <w:rsid w:val="7F77918B"/>
    <w:rsid w:val="7F796B63"/>
    <w:rsid w:val="7F7973D7"/>
    <w:rsid w:val="7F7A23D7"/>
    <w:rsid w:val="7F7B20BE"/>
    <w:rsid w:val="7F7B30F3"/>
    <w:rsid w:val="7F7B314F"/>
    <w:rsid w:val="7F7BE49F"/>
    <w:rsid w:val="7F7BF319"/>
    <w:rsid w:val="7F7D2D8A"/>
    <w:rsid w:val="7F7D9E61"/>
    <w:rsid w:val="7F7DE8BD"/>
    <w:rsid w:val="7F7DF64D"/>
    <w:rsid w:val="7F7E051B"/>
    <w:rsid w:val="7F7E5C09"/>
    <w:rsid w:val="7F7E8B42"/>
    <w:rsid w:val="7F7EA6B9"/>
    <w:rsid w:val="7F7F2257"/>
    <w:rsid w:val="7F7F75DC"/>
    <w:rsid w:val="7F7F95BA"/>
    <w:rsid w:val="7F7FA215"/>
    <w:rsid w:val="7F7FCD31"/>
    <w:rsid w:val="7F7FCEC4"/>
    <w:rsid w:val="7F7FD43B"/>
    <w:rsid w:val="7F817418"/>
    <w:rsid w:val="7F8518D8"/>
    <w:rsid w:val="7F8739FC"/>
    <w:rsid w:val="7F8EFD32"/>
    <w:rsid w:val="7F999771"/>
    <w:rsid w:val="7F9B720D"/>
    <w:rsid w:val="7F9E2DC5"/>
    <w:rsid w:val="7F9E46EE"/>
    <w:rsid w:val="7F9F67CF"/>
    <w:rsid w:val="7FA2E6C5"/>
    <w:rsid w:val="7FA6270D"/>
    <w:rsid w:val="7FA63AEE"/>
    <w:rsid w:val="7FA90D83"/>
    <w:rsid w:val="7FAB3D08"/>
    <w:rsid w:val="7FABDEE6"/>
    <w:rsid w:val="7FAD2D1E"/>
    <w:rsid w:val="7FAD7307"/>
    <w:rsid w:val="7FAFB616"/>
    <w:rsid w:val="7FB237D2"/>
    <w:rsid w:val="7FB328E9"/>
    <w:rsid w:val="7FB455F6"/>
    <w:rsid w:val="7FB6EEF3"/>
    <w:rsid w:val="7FB7B741"/>
    <w:rsid w:val="7FB7B80A"/>
    <w:rsid w:val="7FB7CA65"/>
    <w:rsid w:val="7FBBC32C"/>
    <w:rsid w:val="7FBD15A9"/>
    <w:rsid w:val="7FBDC138"/>
    <w:rsid w:val="7FBDECBD"/>
    <w:rsid w:val="7FBE0447"/>
    <w:rsid w:val="7FBE18E2"/>
    <w:rsid w:val="7FBE25DD"/>
    <w:rsid w:val="7FBE29D3"/>
    <w:rsid w:val="7FBF28CD"/>
    <w:rsid w:val="7FBF82A2"/>
    <w:rsid w:val="7FBFE618"/>
    <w:rsid w:val="7FC40652"/>
    <w:rsid w:val="7FC4112D"/>
    <w:rsid w:val="7FC552D6"/>
    <w:rsid w:val="7FC57B23"/>
    <w:rsid w:val="7FC5C5B0"/>
    <w:rsid w:val="7FC62C2F"/>
    <w:rsid w:val="7FC840ED"/>
    <w:rsid w:val="7FCBD8FB"/>
    <w:rsid w:val="7FCD5676"/>
    <w:rsid w:val="7FCE14D1"/>
    <w:rsid w:val="7FCE4025"/>
    <w:rsid w:val="7FCE8C08"/>
    <w:rsid w:val="7FCF1E04"/>
    <w:rsid w:val="7FCFE553"/>
    <w:rsid w:val="7FD0349B"/>
    <w:rsid w:val="7FD26365"/>
    <w:rsid w:val="7FD30C0E"/>
    <w:rsid w:val="7FD53D8F"/>
    <w:rsid w:val="7FD5499A"/>
    <w:rsid w:val="7FD78749"/>
    <w:rsid w:val="7FD91E6C"/>
    <w:rsid w:val="7FD9FCC1"/>
    <w:rsid w:val="7FDAA95E"/>
    <w:rsid w:val="7FDAEC11"/>
    <w:rsid w:val="7FDAFD4E"/>
    <w:rsid w:val="7FDCA37F"/>
    <w:rsid w:val="7FDCB553"/>
    <w:rsid w:val="7FDCB60F"/>
    <w:rsid w:val="7FDD4C2C"/>
    <w:rsid w:val="7FDD528E"/>
    <w:rsid w:val="7FDD90E1"/>
    <w:rsid w:val="7FDDCAA1"/>
    <w:rsid w:val="7FDE752F"/>
    <w:rsid w:val="7FDE8E87"/>
    <w:rsid w:val="7FDF3099"/>
    <w:rsid w:val="7FDF5249"/>
    <w:rsid w:val="7FDF6A36"/>
    <w:rsid w:val="7FDF8F75"/>
    <w:rsid w:val="7FDFE603"/>
    <w:rsid w:val="7FE085A4"/>
    <w:rsid w:val="7FE1A3C4"/>
    <w:rsid w:val="7FE55828"/>
    <w:rsid w:val="7FE5FF32"/>
    <w:rsid w:val="7FE694C3"/>
    <w:rsid w:val="7FE70D5D"/>
    <w:rsid w:val="7FE73528"/>
    <w:rsid w:val="7FE77DED"/>
    <w:rsid w:val="7FE931F0"/>
    <w:rsid w:val="7FE9A4B2"/>
    <w:rsid w:val="7FEB2083"/>
    <w:rsid w:val="7FEB545C"/>
    <w:rsid w:val="7FEB5805"/>
    <w:rsid w:val="7FEB6ACE"/>
    <w:rsid w:val="7FED4368"/>
    <w:rsid w:val="7FEE49AC"/>
    <w:rsid w:val="7FEEF2CF"/>
    <w:rsid w:val="7FEF033C"/>
    <w:rsid w:val="7FEF044C"/>
    <w:rsid w:val="7FEF20C3"/>
    <w:rsid w:val="7FEF2E1A"/>
    <w:rsid w:val="7FEF2E7F"/>
    <w:rsid w:val="7FEF337F"/>
    <w:rsid w:val="7FEF636D"/>
    <w:rsid w:val="7FEF84E0"/>
    <w:rsid w:val="7FEFDDF5"/>
    <w:rsid w:val="7FEFE50A"/>
    <w:rsid w:val="7FF1894C"/>
    <w:rsid w:val="7FF1F15C"/>
    <w:rsid w:val="7FF20586"/>
    <w:rsid w:val="7FF4C025"/>
    <w:rsid w:val="7FF60E66"/>
    <w:rsid w:val="7FF638D2"/>
    <w:rsid w:val="7FF75D61"/>
    <w:rsid w:val="7FF7760F"/>
    <w:rsid w:val="7FF79AC3"/>
    <w:rsid w:val="7FF7DB59"/>
    <w:rsid w:val="7FF7E18D"/>
    <w:rsid w:val="7FF7E87B"/>
    <w:rsid w:val="7FF8155A"/>
    <w:rsid w:val="7FF94B89"/>
    <w:rsid w:val="7FF956AE"/>
    <w:rsid w:val="7FFA68E1"/>
    <w:rsid w:val="7FFAFE24"/>
    <w:rsid w:val="7FFB0565"/>
    <w:rsid w:val="7FFB0715"/>
    <w:rsid w:val="7FFB203C"/>
    <w:rsid w:val="7FFB27E4"/>
    <w:rsid w:val="7FFB4CD2"/>
    <w:rsid w:val="7FFB63D6"/>
    <w:rsid w:val="7FFC0234"/>
    <w:rsid w:val="7FFC953C"/>
    <w:rsid w:val="7FFCFD8B"/>
    <w:rsid w:val="7FFD1108"/>
    <w:rsid w:val="7FFD11EF"/>
    <w:rsid w:val="7FFD1F2F"/>
    <w:rsid w:val="7FFD2220"/>
    <w:rsid w:val="7FFD5097"/>
    <w:rsid w:val="7FFD5BDF"/>
    <w:rsid w:val="7FFD5C94"/>
    <w:rsid w:val="7FFD6D9A"/>
    <w:rsid w:val="7FFD7D78"/>
    <w:rsid w:val="7FFDC510"/>
    <w:rsid w:val="7FFDD2D7"/>
    <w:rsid w:val="7FFDE2AC"/>
    <w:rsid w:val="7FFE2CE0"/>
    <w:rsid w:val="7FFE345A"/>
    <w:rsid w:val="7FFE6B4F"/>
    <w:rsid w:val="7FFE7258"/>
    <w:rsid w:val="7FFE8DAE"/>
    <w:rsid w:val="7FFECEAB"/>
    <w:rsid w:val="7FFEE2E9"/>
    <w:rsid w:val="7FFEF9D2"/>
    <w:rsid w:val="7FFF0979"/>
    <w:rsid w:val="7FFF1712"/>
    <w:rsid w:val="7FFF2AC1"/>
    <w:rsid w:val="7FFF2D48"/>
    <w:rsid w:val="7FFF36BE"/>
    <w:rsid w:val="7FFF47FD"/>
    <w:rsid w:val="7FFF4FE0"/>
    <w:rsid w:val="7FFF54D9"/>
    <w:rsid w:val="7FFF647C"/>
    <w:rsid w:val="7FFF6EC9"/>
    <w:rsid w:val="7FFF6F59"/>
    <w:rsid w:val="7FFFB48B"/>
    <w:rsid w:val="7FFFBCB8"/>
    <w:rsid w:val="7FFFC5AF"/>
    <w:rsid w:val="7FFFCACF"/>
    <w:rsid w:val="7FFFDC53"/>
    <w:rsid w:val="7FFFEF15"/>
    <w:rsid w:val="7FFFFEDB"/>
    <w:rsid w:val="81ED41C8"/>
    <w:rsid w:val="85F3B374"/>
    <w:rsid w:val="873E62D0"/>
    <w:rsid w:val="873F7EB1"/>
    <w:rsid w:val="87D1D6A3"/>
    <w:rsid w:val="87EE8EA8"/>
    <w:rsid w:val="89B58621"/>
    <w:rsid w:val="8BB51377"/>
    <w:rsid w:val="8BF909A1"/>
    <w:rsid w:val="8BFD8D86"/>
    <w:rsid w:val="8D7D6B37"/>
    <w:rsid w:val="8DBFD23A"/>
    <w:rsid w:val="8DF720E0"/>
    <w:rsid w:val="8E7AFEBD"/>
    <w:rsid w:val="8EF69DE2"/>
    <w:rsid w:val="8EFF95A5"/>
    <w:rsid w:val="8F792B8D"/>
    <w:rsid w:val="8F7B2A71"/>
    <w:rsid w:val="8F7FF9BB"/>
    <w:rsid w:val="8F9FC20F"/>
    <w:rsid w:val="8FFC74D4"/>
    <w:rsid w:val="8FFDA9F8"/>
    <w:rsid w:val="8FFF4872"/>
    <w:rsid w:val="8FFF85E4"/>
    <w:rsid w:val="8FFF8D2C"/>
    <w:rsid w:val="91F3BB5F"/>
    <w:rsid w:val="91FE0B51"/>
    <w:rsid w:val="92BF50B4"/>
    <w:rsid w:val="92EB5D03"/>
    <w:rsid w:val="93ED9CDF"/>
    <w:rsid w:val="93F9A9ED"/>
    <w:rsid w:val="93FE8398"/>
    <w:rsid w:val="956BB9DC"/>
    <w:rsid w:val="957BBD90"/>
    <w:rsid w:val="95BB55EC"/>
    <w:rsid w:val="95BF2A1E"/>
    <w:rsid w:val="95FE5534"/>
    <w:rsid w:val="967FE107"/>
    <w:rsid w:val="97F7F72D"/>
    <w:rsid w:val="97FF1945"/>
    <w:rsid w:val="97FF2EC2"/>
    <w:rsid w:val="99DE8636"/>
    <w:rsid w:val="99DF293E"/>
    <w:rsid w:val="99E74AFE"/>
    <w:rsid w:val="99EEB747"/>
    <w:rsid w:val="99F5865F"/>
    <w:rsid w:val="9AB7FD6C"/>
    <w:rsid w:val="9AF72FB8"/>
    <w:rsid w:val="9B7C594B"/>
    <w:rsid w:val="9BA7778D"/>
    <w:rsid w:val="9BBDEA0D"/>
    <w:rsid w:val="9BE83B71"/>
    <w:rsid w:val="9BFFA871"/>
    <w:rsid w:val="9D5F6E23"/>
    <w:rsid w:val="9D7F7A51"/>
    <w:rsid w:val="9DBBEEC7"/>
    <w:rsid w:val="9DBE72B9"/>
    <w:rsid w:val="9DCF5AC4"/>
    <w:rsid w:val="9DDF73D4"/>
    <w:rsid w:val="9DF73365"/>
    <w:rsid w:val="9DFC5BF2"/>
    <w:rsid w:val="9E63DB92"/>
    <w:rsid w:val="9EBBA07B"/>
    <w:rsid w:val="9EBF0595"/>
    <w:rsid w:val="9ECF383D"/>
    <w:rsid w:val="9EDFEBB7"/>
    <w:rsid w:val="9EEAF24A"/>
    <w:rsid w:val="9EFB7CCB"/>
    <w:rsid w:val="9EFF16F1"/>
    <w:rsid w:val="9F0F009C"/>
    <w:rsid w:val="9F1633CB"/>
    <w:rsid w:val="9F359001"/>
    <w:rsid w:val="9F3807C4"/>
    <w:rsid w:val="9F5EB5F4"/>
    <w:rsid w:val="9F7132C4"/>
    <w:rsid w:val="9F739305"/>
    <w:rsid w:val="9F74DA91"/>
    <w:rsid w:val="9F7EEBAA"/>
    <w:rsid w:val="9FAFD3AE"/>
    <w:rsid w:val="9FBF8852"/>
    <w:rsid w:val="9FCF3678"/>
    <w:rsid w:val="9FCFBDBE"/>
    <w:rsid w:val="9FD1079D"/>
    <w:rsid w:val="9FDD3257"/>
    <w:rsid w:val="9FDFA140"/>
    <w:rsid w:val="9FEFA55C"/>
    <w:rsid w:val="9FF5A754"/>
    <w:rsid w:val="9FF73204"/>
    <w:rsid w:val="9FF7646F"/>
    <w:rsid w:val="9FF9F590"/>
    <w:rsid w:val="9FFB1A4C"/>
    <w:rsid w:val="9FFB2657"/>
    <w:rsid w:val="9FFB792D"/>
    <w:rsid w:val="A0977557"/>
    <w:rsid w:val="A1F7BEC3"/>
    <w:rsid w:val="A24D2E96"/>
    <w:rsid w:val="A2BE2D31"/>
    <w:rsid w:val="A344D386"/>
    <w:rsid w:val="A3BE12AC"/>
    <w:rsid w:val="A3EAADF5"/>
    <w:rsid w:val="A49D348A"/>
    <w:rsid w:val="A5D77152"/>
    <w:rsid w:val="A5DF6E63"/>
    <w:rsid w:val="A69377D3"/>
    <w:rsid w:val="A6BF7889"/>
    <w:rsid w:val="A6ED6122"/>
    <w:rsid w:val="A7C6A010"/>
    <w:rsid w:val="A7DF0A23"/>
    <w:rsid w:val="A7DF320A"/>
    <w:rsid w:val="A7E18621"/>
    <w:rsid w:val="A7F7068B"/>
    <w:rsid w:val="A86866F9"/>
    <w:rsid w:val="A8A14835"/>
    <w:rsid w:val="A8FBFF21"/>
    <w:rsid w:val="A9E1085B"/>
    <w:rsid w:val="AA1EA5E6"/>
    <w:rsid w:val="ABBF0B77"/>
    <w:rsid w:val="ABDB1AA3"/>
    <w:rsid w:val="ABEB38D9"/>
    <w:rsid w:val="ACBF8521"/>
    <w:rsid w:val="ACCF9141"/>
    <w:rsid w:val="ACF5763B"/>
    <w:rsid w:val="AD7F4645"/>
    <w:rsid w:val="ADD99485"/>
    <w:rsid w:val="ADF3C682"/>
    <w:rsid w:val="ADF7CE1C"/>
    <w:rsid w:val="AE7C5F95"/>
    <w:rsid w:val="AE7FBDB3"/>
    <w:rsid w:val="AEBE0B03"/>
    <w:rsid w:val="AECB4D1D"/>
    <w:rsid w:val="AEDC859D"/>
    <w:rsid w:val="AEF6FC27"/>
    <w:rsid w:val="AF34A4B9"/>
    <w:rsid w:val="AF7F03AC"/>
    <w:rsid w:val="AFAA88EF"/>
    <w:rsid w:val="AFB7A8AF"/>
    <w:rsid w:val="AFBF7B61"/>
    <w:rsid w:val="AFBF8100"/>
    <w:rsid w:val="AFBF9B9D"/>
    <w:rsid w:val="AFD3D6A8"/>
    <w:rsid w:val="AFDE1FC8"/>
    <w:rsid w:val="AFE657D5"/>
    <w:rsid w:val="AFE70F4D"/>
    <w:rsid w:val="AFEF03A1"/>
    <w:rsid w:val="AFF4CC47"/>
    <w:rsid w:val="AFF9EF80"/>
    <w:rsid w:val="AFFC862C"/>
    <w:rsid w:val="AFFD7E9D"/>
    <w:rsid w:val="AFFDEA83"/>
    <w:rsid w:val="AFFF4D49"/>
    <w:rsid w:val="AFFF6726"/>
    <w:rsid w:val="AFFFBEAC"/>
    <w:rsid w:val="B17CCC6B"/>
    <w:rsid w:val="B1B51ADA"/>
    <w:rsid w:val="B22F9A7E"/>
    <w:rsid w:val="B263FDFD"/>
    <w:rsid w:val="B27D2889"/>
    <w:rsid w:val="B2C5B71A"/>
    <w:rsid w:val="B2F412C2"/>
    <w:rsid w:val="B2FBEB83"/>
    <w:rsid w:val="B37E71EA"/>
    <w:rsid w:val="B3A9E30C"/>
    <w:rsid w:val="B3AD1470"/>
    <w:rsid w:val="B3FF6485"/>
    <w:rsid w:val="B3FFC02E"/>
    <w:rsid w:val="B4BFF264"/>
    <w:rsid w:val="B4FA4415"/>
    <w:rsid w:val="B4FFE757"/>
    <w:rsid w:val="B565815A"/>
    <w:rsid w:val="B5BEE95E"/>
    <w:rsid w:val="B5DEF7D6"/>
    <w:rsid w:val="B5F19A22"/>
    <w:rsid w:val="B5F8A1A8"/>
    <w:rsid w:val="B5FFCFDF"/>
    <w:rsid w:val="B65EA06C"/>
    <w:rsid w:val="B67F3731"/>
    <w:rsid w:val="B6B9B191"/>
    <w:rsid w:val="B6CB3A98"/>
    <w:rsid w:val="B6DDB3E6"/>
    <w:rsid w:val="B6EFB080"/>
    <w:rsid w:val="B6F9975D"/>
    <w:rsid w:val="B6FE46A1"/>
    <w:rsid w:val="B7344949"/>
    <w:rsid w:val="B73EFC18"/>
    <w:rsid w:val="B7466EA5"/>
    <w:rsid w:val="B74BE41E"/>
    <w:rsid w:val="B76F65D3"/>
    <w:rsid w:val="B7B71634"/>
    <w:rsid w:val="B7C28794"/>
    <w:rsid w:val="B7C5E891"/>
    <w:rsid w:val="B7DBCA76"/>
    <w:rsid w:val="B7DF10D4"/>
    <w:rsid w:val="B7DFB5F0"/>
    <w:rsid w:val="B7E7C80D"/>
    <w:rsid w:val="B7ED656D"/>
    <w:rsid w:val="B7EE5FFB"/>
    <w:rsid w:val="B7EF7397"/>
    <w:rsid w:val="B7EFD46A"/>
    <w:rsid w:val="B7F648EA"/>
    <w:rsid w:val="B7F793CE"/>
    <w:rsid w:val="B7F8588C"/>
    <w:rsid w:val="B7FD2F7F"/>
    <w:rsid w:val="B7FD59C9"/>
    <w:rsid w:val="B7FD85AD"/>
    <w:rsid w:val="B7FEE480"/>
    <w:rsid w:val="B7FEFF5A"/>
    <w:rsid w:val="B7FFF0AD"/>
    <w:rsid w:val="B7FFF823"/>
    <w:rsid w:val="B87F136C"/>
    <w:rsid w:val="B8EFEC97"/>
    <w:rsid w:val="B95A0C50"/>
    <w:rsid w:val="B97C303C"/>
    <w:rsid w:val="B97E8925"/>
    <w:rsid w:val="B9AF22C3"/>
    <w:rsid w:val="B9AF3AEA"/>
    <w:rsid w:val="B9BD70AC"/>
    <w:rsid w:val="B9CF20BC"/>
    <w:rsid w:val="B9D65914"/>
    <w:rsid w:val="B9E464A5"/>
    <w:rsid w:val="B9F56BA2"/>
    <w:rsid w:val="B9FFF306"/>
    <w:rsid w:val="BA56A495"/>
    <w:rsid w:val="BA79089B"/>
    <w:rsid w:val="BABFAB3F"/>
    <w:rsid w:val="BADF7189"/>
    <w:rsid w:val="BAFB80EC"/>
    <w:rsid w:val="BAFF15DC"/>
    <w:rsid w:val="BB21A945"/>
    <w:rsid w:val="BB23C658"/>
    <w:rsid w:val="BB334D3E"/>
    <w:rsid w:val="BB3B2B4B"/>
    <w:rsid w:val="BB3E27FC"/>
    <w:rsid w:val="BB3F1316"/>
    <w:rsid w:val="BB554675"/>
    <w:rsid w:val="BB6F1795"/>
    <w:rsid w:val="BB77ABCE"/>
    <w:rsid w:val="BB7B0227"/>
    <w:rsid w:val="BB7B520F"/>
    <w:rsid w:val="BB7DA5C6"/>
    <w:rsid w:val="BB7EE643"/>
    <w:rsid w:val="BB7FD34E"/>
    <w:rsid w:val="BBAD1022"/>
    <w:rsid w:val="BBBFA222"/>
    <w:rsid w:val="BBD5DB78"/>
    <w:rsid w:val="BBD9B245"/>
    <w:rsid w:val="BBEB3CF1"/>
    <w:rsid w:val="BBEFCDB7"/>
    <w:rsid w:val="BBF998FE"/>
    <w:rsid w:val="BBFD2347"/>
    <w:rsid w:val="BBFDA8CC"/>
    <w:rsid w:val="BBFDB324"/>
    <w:rsid w:val="BBFDF34C"/>
    <w:rsid w:val="BBFF26AB"/>
    <w:rsid w:val="BBFF2923"/>
    <w:rsid w:val="BBFF32F9"/>
    <w:rsid w:val="BBFF3DF6"/>
    <w:rsid w:val="BBFF4B44"/>
    <w:rsid w:val="BCB5E3CB"/>
    <w:rsid w:val="BCCCDF68"/>
    <w:rsid w:val="BCFF2359"/>
    <w:rsid w:val="BD5EB00D"/>
    <w:rsid w:val="BD76CC71"/>
    <w:rsid w:val="BD9F45EF"/>
    <w:rsid w:val="BDB6D56A"/>
    <w:rsid w:val="BDB70403"/>
    <w:rsid w:val="BDBDACB5"/>
    <w:rsid w:val="BDCEA8F8"/>
    <w:rsid w:val="BDCF04B1"/>
    <w:rsid w:val="BDCF5BEC"/>
    <w:rsid w:val="BDDFAD9C"/>
    <w:rsid w:val="BDE8103C"/>
    <w:rsid w:val="BDEBDC7B"/>
    <w:rsid w:val="BDED6C9D"/>
    <w:rsid w:val="BDF4D120"/>
    <w:rsid w:val="BDFA28E3"/>
    <w:rsid w:val="BDFAFC66"/>
    <w:rsid w:val="BDFE5824"/>
    <w:rsid w:val="BDFF07A0"/>
    <w:rsid w:val="BDFF3910"/>
    <w:rsid w:val="BDFF89EC"/>
    <w:rsid w:val="BE564523"/>
    <w:rsid w:val="BE64D037"/>
    <w:rsid w:val="BE7B1F8E"/>
    <w:rsid w:val="BE7F0EE2"/>
    <w:rsid w:val="BE9B27A4"/>
    <w:rsid w:val="BEB73E83"/>
    <w:rsid w:val="BEBF179D"/>
    <w:rsid w:val="BEBF9375"/>
    <w:rsid w:val="BEBF97CB"/>
    <w:rsid w:val="BEBFDA31"/>
    <w:rsid w:val="BEC6E9BD"/>
    <w:rsid w:val="BED929F0"/>
    <w:rsid w:val="BEDDBE73"/>
    <w:rsid w:val="BEDE2CCC"/>
    <w:rsid w:val="BEEDB9EA"/>
    <w:rsid w:val="BEEF868F"/>
    <w:rsid w:val="BEF6915F"/>
    <w:rsid w:val="BEF773E7"/>
    <w:rsid w:val="BEFAA0F1"/>
    <w:rsid w:val="BEFCBAED"/>
    <w:rsid w:val="BEFF41E5"/>
    <w:rsid w:val="BEFF463A"/>
    <w:rsid w:val="BEFFA42C"/>
    <w:rsid w:val="BEFFF1CE"/>
    <w:rsid w:val="BF07EDF0"/>
    <w:rsid w:val="BF27B8C8"/>
    <w:rsid w:val="BF337356"/>
    <w:rsid w:val="BF379649"/>
    <w:rsid w:val="BF3D23E9"/>
    <w:rsid w:val="BF4B30FE"/>
    <w:rsid w:val="BF5688D4"/>
    <w:rsid w:val="BF57192B"/>
    <w:rsid w:val="BF5FB03A"/>
    <w:rsid w:val="BF5FDD7A"/>
    <w:rsid w:val="BF610FE6"/>
    <w:rsid w:val="BF6FC0C9"/>
    <w:rsid w:val="BF772953"/>
    <w:rsid w:val="BF77E5C6"/>
    <w:rsid w:val="BF78B492"/>
    <w:rsid w:val="BF795A0B"/>
    <w:rsid w:val="BF7C59FC"/>
    <w:rsid w:val="BF7DB45E"/>
    <w:rsid w:val="BF7EB592"/>
    <w:rsid w:val="BF7F304C"/>
    <w:rsid w:val="BF993D76"/>
    <w:rsid w:val="BF9F9EF8"/>
    <w:rsid w:val="BF9FD43C"/>
    <w:rsid w:val="BFA66554"/>
    <w:rsid w:val="BFA788F5"/>
    <w:rsid w:val="BFAA426A"/>
    <w:rsid w:val="BFABD0B9"/>
    <w:rsid w:val="BFAE8461"/>
    <w:rsid w:val="BFAFFE5E"/>
    <w:rsid w:val="BFB38D24"/>
    <w:rsid w:val="BFB77882"/>
    <w:rsid w:val="BFBA107A"/>
    <w:rsid w:val="BFBFD09A"/>
    <w:rsid w:val="BFCA0FC6"/>
    <w:rsid w:val="BFCAD949"/>
    <w:rsid w:val="BFCDB844"/>
    <w:rsid w:val="BFD47744"/>
    <w:rsid w:val="BFD6692E"/>
    <w:rsid w:val="BFDD3EE3"/>
    <w:rsid w:val="BFDDC04C"/>
    <w:rsid w:val="BFDEA638"/>
    <w:rsid w:val="BFDF25DD"/>
    <w:rsid w:val="BFDF267A"/>
    <w:rsid w:val="BFDF2892"/>
    <w:rsid w:val="BFDFA465"/>
    <w:rsid w:val="BFDFE881"/>
    <w:rsid w:val="BFDFEC6B"/>
    <w:rsid w:val="BFE880CC"/>
    <w:rsid w:val="BFE9E449"/>
    <w:rsid w:val="BFEEC779"/>
    <w:rsid w:val="BFEF2217"/>
    <w:rsid w:val="BFEF4D4A"/>
    <w:rsid w:val="BFEF6357"/>
    <w:rsid w:val="BFEF8D18"/>
    <w:rsid w:val="BFF536B7"/>
    <w:rsid w:val="BFF6E9D1"/>
    <w:rsid w:val="BFF711E0"/>
    <w:rsid w:val="BFF7B5F4"/>
    <w:rsid w:val="BFF7C3A0"/>
    <w:rsid w:val="BFFA9598"/>
    <w:rsid w:val="BFFB0627"/>
    <w:rsid w:val="BFFB4674"/>
    <w:rsid w:val="BFFBA406"/>
    <w:rsid w:val="BFFD98E1"/>
    <w:rsid w:val="BFFD9C1B"/>
    <w:rsid w:val="BFFDF648"/>
    <w:rsid w:val="BFFE2A4A"/>
    <w:rsid w:val="BFFE5B2A"/>
    <w:rsid w:val="BFFEF9F5"/>
    <w:rsid w:val="BFFF2CFC"/>
    <w:rsid w:val="BFFF3054"/>
    <w:rsid w:val="BFFF32DE"/>
    <w:rsid w:val="BFFF4FB2"/>
    <w:rsid w:val="BFFF500F"/>
    <w:rsid w:val="BFFF543B"/>
    <w:rsid w:val="BFFF5F83"/>
    <w:rsid w:val="BFFF96B3"/>
    <w:rsid w:val="BFFF9A2C"/>
    <w:rsid w:val="BFFF9BA0"/>
    <w:rsid w:val="BFFFCDE0"/>
    <w:rsid w:val="BFFFEB62"/>
    <w:rsid w:val="BFFFFC67"/>
    <w:rsid w:val="C27715A2"/>
    <w:rsid w:val="C316B330"/>
    <w:rsid w:val="C3FE3C75"/>
    <w:rsid w:val="C3FF9436"/>
    <w:rsid w:val="C5ADD672"/>
    <w:rsid w:val="C5B61755"/>
    <w:rsid w:val="C5DF5C59"/>
    <w:rsid w:val="C77A9DD9"/>
    <w:rsid w:val="C77BE9A3"/>
    <w:rsid w:val="C77FEFFD"/>
    <w:rsid w:val="C78F9BBE"/>
    <w:rsid w:val="C7A787DE"/>
    <w:rsid w:val="C7B64097"/>
    <w:rsid w:val="C7CD0A57"/>
    <w:rsid w:val="C7DBCA0D"/>
    <w:rsid w:val="C7DDF762"/>
    <w:rsid w:val="C7E2AC63"/>
    <w:rsid w:val="C7F99EDA"/>
    <w:rsid w:val="C85B6508"/>
    <w:rsid w:val="C87B5F82"/>
    <w:rsid w:val="C9FFA1A5"/>
    <w:rsid w:val="CAFE0A7A"/>
    <w:rsid w:val="CB3F93B1"/>
    <w:rsid w:val="CB6F993E"/>
    <w:rsid w:val="CB7F2443"/>
    <w:rsid w:val="CB87D74B"/>
    <w:rsid w:val="CBBF6BDB"/>
    <w:rsid w:val="CBCFDF8A"/>
    <w:rsid w:val="CBD9C323"/>
    <w:rsid w:val="CBDEF03A"/>
    <w:rsid w:val="CBE113E7"/>
    <w:rsid w:val="CBFF3477"/>
    <w:rsid w:val="CC7BD641"/>
    <w:rsid w:val="CD7B65EE"/>
    <w:rsid w:val="CDABBBDC"/>
    <w:rsid w:val="CDAE1577"/>
    <w:rsid w:val="CDCA6286"/>
    <w:rsid w:val="CDDD3873"/>
    <w:rsid w:val="CDFB57B4"/>
    <w:rsid w:val="CE9B71BE"/>
    <w:rsid w:val="CEAFBD6C"/>
    <w:rsid w:val="CEB4908A"/>
    <w:rsid w:val="CEDF0ED5"/>
    <w:rsid w:val="CEF3CF45"/>
    <w:rsid w:val="CEF6F641"/>
    <w:rsid w:val="CEFA35D3"/>
    <w:rsid w:val="CF1F1B58"/>
    <w:rsid w:val="CF28C27E"/>
    <w:rsid w:val="CF3B919A"/>
    <w:rsid w:val="CF6A66CA"/>
    <w:rsid w:val="CF6DCA15"/>
    <w:rsid w:val="CF75DCD3"/>
    <w:rsid w:val="CFB31AA8"/>
    <w:rsid w:val="CFB7D1A1"/>
    <w:rsid w:val="CFBDECE3"/>
    <w:rsid w:val="CFBF06E2"/>
    <w:rsid w:val="CFBFCFBC"/>
    <w:rsid w:val="CFCD4030"/>
    <w:rsid w:val="CFD4E480"/>
    <w:rsid w:val="CFD671BD"/>
    <w:rsid w:val="CFDB50DF"/>
    <w:rsid w:val="CFE620E0"/>
    <w:rsid w:val="CFFF5DE7"/>
    <w:rsid w:val="CFFF66AA"/>
    <w:rsid w:val="CFFF948E"/>
    <w:rsid w:val="D0DD8DB3"/>
    <w:rsid w:val="D13D41F9"/>
    <w:rsid w:val="D1DF8507"/>
    <w:rsid w:val="D1ED2EB1"/>
    <w:rsid w:val="D36BCF70"/>
    <w:rsid w:val="D3DDE0D4"/>
    <w:rsid w:val="D3EA521A"/>
    <w:rsid w:val="D3F790D6"/>
    <w:rsid w:val="D3FBE198"/>
    <w:rsid w:val="D3FD8189"/>
    <w:rsid w:val="D3FDA312"/>
    <w:rsid w:val="D4CF6376"/>
    <w:rsid w:val="D57F0005"/>
    <w:rsid w:val="D5C70CBD"/>
    <w:rsid w:val="D5E8493B"/>
    <w:rsid w:val="D5F7CC22"/>
    <w:rsid w:val="D5F7D94A"/>
    <w:rsid w:val="D61F216C"/>
    <w:rsid w:val="D66E195E"/>
    <w:rsid w:val="D66FF2B8"/>
    <w:rsid w:val="D6BB6323"/>
    <w:rsid w:val="D6DF3170"/>
    <w:rsid w:val="D6F743BF"/>
    <w:rsid w:val="D6FB03A4"/>
    <w:rsid w:val="D6FFBBD5"/>
    <w:rsid w:val="D777433B"/>
    <w:rsid w:val="D77A936D"/>
    <w:rsid w:val="D77E5B4D"/>
    <w:rsid w:val="D77FB93E"/>
    <w:rsid w:val="D79F5424"/>
    <w:rsid w:val="D7AF88FA"/>
    <w:rsid w:val="D7C8FE31"/>
    <w:rsid w:val="D7D96BBD"/>
    <w:rsid w:val="D7DB2616"/>
    <w:rsid w:val="D7DFBA0F"/>
    <w:rsid w:val="D7ED9842"/>
    <w:rsid w:val="D7EF3CA2"/>
    <w:rsid w:val="D7F007F8"/>
    <w:rsid w:val="D7FB0970"/>
    <w:rsid w:val="D7FF0520"/>
    <w:rsid w:val="D7FF8D4E"/>
    <w:rsid w:val="D8FC2B97"/>
    <w:rsid w:val="D96DC8BD"/>
    <w:rsid w:val="D9D11B05"/>
    <w:rsid w:val="D9DA4F1F"/>
    <w:rsid w:val="D9DCF371"/>
    <w:rsid w:val="D9DE74B1"/>
    <w:rsid w:val="D9EF0DFA"/>
    <w:rsid w:val="DA3A6FCF"/>
    <w:rsid w:val="DA6BC728"/>
    <w:rsid w:val="DADAC4BF"/>
    <w:rsid w:val="DAFF1037"/>
    <w:rsid w:val="DB3AFFC2"/>
    <w:rsid w:val="DB3D0AF5"/>
    <w:rsid w:val="DB637A76"/>
    <w:rsid w:val="DB652CB5"/>
    <w:rsid w:val="DB6F601B"/>
    <w:rsid w:val="DB79150E"/>
    <w:rsid w:val="DB7E721B"/>
    <w:rsid w:val="DB854FF4"/>
    <w:rsid w:val="DB9F7833"/>
    <w:rsid w:val="DBB7222C"/>
    <w:rsid w:val="DBB9A656"/>
    <w:rsid w:val="DBBE3542"/>
    <w:rsid w:val="DBCF8C6B"/>
    <w:rsid w:val="DBD7B307"/>
    <w:rsid w:val="DBED49E1"/>
    <w:rsid w:val="DBF3BF80"/>
    <w:rsid w:val="DBF41D0D"/>
    <w:rsid w:val="DBFB6FB2"/>
    <w:rsid w:val="DBFBB2A1"/>
    <w:rsid w:val="DBFF61DB"/>
    <w:rsid w:val="DBFFF8B3"/>
    <w:rsid w:val="DC37D8CF"/>
    <w:rsid w:val="DC66F7A8"/>
    <w:rsid w:val="DC7FC620"/>
    <w:rsid w:val="DC9F0797"/>
    <w:rsid w:val="DCBD42C9"/>
    <w:rsid w:val="DCD3E81F"/>
    <w:rsid w:val="DCEE50DA"/>
    <w:rsid w:val="DCEF3444"/>
    <w:rsid w:val="DD3F718D"/>
    <w:rsid w:val="DD5A8A30"/>
    <w:rsid w:val="DD5C5730"/>
    <w:rsid w:val="DD5DC6A7"/>
    <w:rsid w:val="DD5FCD1A"/>
    <w:rsid w:val="DD65DCB8"/>
    <w:rsid w:val="DD6F50D5"/>
    <w:rsid w:val="DD754308"/>
    <w:rsid w:val="DD8F72D4"/>
    <w:rsid w:val="DD9BFD95"/>
    <w:rsid w:val="DD9FD1A8"/>
    <w:rsid w:val="DDB30563"/>
    <w:rsid w:val="DDBF7883"/>
    <w:rsid w:val="DDDE7851"/>
    <w:rsid w:val="DDEF1EEF"/>
    <w:rsid w:val="DDEF8B72"/>
    <w:rsid w:val="DDF9C4A8"/>
    <w:rsid w:val="DDFB89FC"/>
    <w:rsid w:val="DDFB9C5F"/>
    <w:rsid w:val="DDFB9FCC"/>
    <w:rsid w:val="DDFD8554"/>
    <w:rsid w:val="DDFEB027"/>
    <w:rsid w:val="DDFF8EFC"/>
    <w:rsid w:val="DDFFD073"/>
    <w:rsid w:val="DE2D6A49"/>
    <w:rsid w:val="DE7D9045"/>
    <w:rsid w:val="DE9F29EB"/>
    <w:rsid w:val="DEB79E94"/>
    <w:rsid w:val="DEBCFD6B"/>
    <w:rsid w:val="DEDB0CE0"/>
    <w:rsid w:val="DEDD484E"/>
    <w:rsid w:val="DEE7C06F"/>
    <w:rsid w:val="DEEB3DC6"/>
    <w:rsid w:val="DEF2AB88"/>
    <w:rsid w:val="DEF71568"/>
    <w:rsid w:val="DEF792D9"/>
    <w:rsid w:val="DEF89CD0"/>
    <w:rsid w:val="DEFE261B"/>
    <w:rsid w:val="DEFF6912"/>
    <w:rsid w:val="DEFFA218"/>
    <w:rsid w:val="DEFFEC66"/>
    <w:rsid w:val="DF1DD5E8"/>
    <w:rsid w:val="DF310386"/>
    <w:rsid w:val="DF33F0AF"/>
    <w:rsid w:val="DF34804D"/>
    <w:rsid w:val="DF35B220"/>
    <w:rsid w:val="DF3B4527"/>
    <w:rsid w:val="DF3B6815"/>
    <w:rsid w:val="DF3ED5FE"/>
    <w:rsid w:val="DF6D2C17"/>
    <w:rsid w:val="DF767FCA"/>
    <w:rsid w:val="DF7CB774"/>
    <w:rsid w:val="DF7EC3E8"/>
    <w:rsid w:val="DF7F2534"/>
    <w:rsid w:val="DF7F3020"/>
    <w:rsid w:val="DF7F6953"/>
    <w:rsid w:val="DF7F9E64"/>
    <w:rsid w:val="DF9F189D"/>
    <w:rsid w:val="DF9FE926"/>
    <w:rsid w:val="DFA51CC2"/>
    <w:rsid w:val="DFAE48B5"/>
    <w:rsid w:val="DFAF26F9"/>
    <w:rsid w:val="DFAFBB34"/>
    <w:rsid w:val="DFB2663C"/>
    <w:rsid w:val="DFB2C3C2"/>
    <w:rsid w:val="DFBDB71D"/>
    <w:rsid w:val="DFBEAE45"/>
    <w:rsid w:val="DFBECA10"/>
    <w:rsid w:val="DFBF972A"/>
    <w:rsid w:val="DFBFC8A6"/>
    <w:rsid w:val="DFBFD303"/>
    <w:rsid w:val="DFBFEC47"/>
    <w:rsid w:val="DFC98C88"/>
    <w:rsid w:val="DFCB5B4D"/>
    <w:rsid w:val="DFCBC7EC"/>
    <w:rsid w:val="DFD3EF9E"/>
    <w:rsid w:val="DFDB8952"/>
    <w:rsid w:val="DFDC17C7"/>
    <w:rsid w:val="DFDDFDE3"/>
    <w:rsid w:val="DFDEFFFB"/>
    <w:rsid w:val="DFDF542C"/>
    <w:rsid w:val="DFDFF49E"/>
    <w:rsid w:val="DFEA4BCB"/>
    <w:rsid w:val="DFEB9C9F"/>
    <w:rsid w:val="DFEC2017"/>
    <w:rsid w:val="DFEEE8C6"/>
    <w:rsid w:val="DFEF942A"/>
    <w:rsid w:val="DFEFFC99"/>
    <w:rsid w:val="DFF557FB"/>
    <w:rsid w:val="DFF6498B"/>
    <w:rsid w:val="DFF765DC"/>
    <w:rsid w:val="DFF77B78"/>
    <w:rsid w:val="DFF79858"/>
    <w:rsid w:val="DFF7B929"/>
    <w:rsid w:val="DFF7DBF4"/>
    <w:rsid w:val="DFF95F23"/>
    <w:rsid w:val="DFFAC8C8"/>
    <w:rsid w:val="DFFB154E"/>
    <w:rsid w:val="DFFB4D5A"/>
    <w:rsid w:val="DFFB6CA7"/>
    <w:rsid w:val="DFFBA54F"/>
    <w:rsid w:val="DFFBB2C9"/>
    <w:rsid w:val="DFFBB663"/>
    <w:rsid w:val="DFFBE420"/>
    <w:rsid w:val="DFFD8268"/>
    <w:rsid w:val="DFFE0FEC"/>
    <w:rsid w:val="DFFE75C7"/>
    <w:rsid w:val="DFFEC843"/>
    <w:rsid w:val="DFFF1222"/>
    <w:rsid w:val="DFFFA6B1"/>
    <w:rsid w:val="DFFFAD2D"/>
    <w:rsid w:val="DFFFBE9A"/>
    <w:rsid w:val="DFFFD7EC"/>
    <w:rsid w:val="DFFFFC1C"/>
    <w:rsid w:val="E0FE38DC"/>
    <w:rsid w:val="E1E32CA3"/>
    <w:rsid w:val="E35C8DCC"/>
    <w:rsid w:val="E36BB92C"/>
    <w:rsid w:val="E36F6CF1"/>
    <w:rsid w:val="E3747B49"/>
    <w:rsid w:val="E3959976"/>
    <w:rsid w:val="E3AF9D49"/>
    <w:rsid w:val="E3AFAF51"/>
    <w:rsid w:val="E3B7C255"/>
    <w:rsid w:val="E3BD14F7"/>
    <w:rsid w:val="E3BF52B6"/>
    <w:rsid w:val="E3FF38AF"/>
    <w:rsid w:val="E3FF451E"/>
    <w:rsid w:val="E4BD19E5"/>
    <w:rsid w:val="E56ED046"/>
    <w:rsid w:val="E59A41CA"/>
    <w:rsid w:val="E5BD1862"/>
    <w:rsid w:val="E5DB6D23"/>
    <w:rsid w:val="E5E82690"/>
    <w:rsid w:val="E5FF4DBC"/>
    <w:rsid w:val="E63FE98B"/>
    <w:rsid w:val="E66B020F"/>
    <w:rsid w:val="E6879173"/>
    <w:rsid w:val="E6BFF6F2"/>
    <w:rsid w:val="E6CF5D14"/>
    <w:rsid w:val="E6F71E41"/>
    <w:rsid w:val="E6FA10D8"/>
    <w:rsid w:val="E6FA1DCE"/>
    <w:rsid w:val="E6FB3418"/>
    <w:rsid w:val="E6FBC323"/>
    <w:rsid w:val="E6FD6B1B"/>
    <w:rsid w:val="E6FEF2CA"/>
    <w:rsid w:val="E6FF41D1"/>
    <w:rsid w:val="E73FE728"/>
    <w:rsid w:val="E76F1772"/>
    <w:rsid w:val="E76F802D"/>
    <w:rsid w:val="E7AEDE4A"/>
    <w:rsid w:val="E7B7BC14"/>
    <w:rsid w:val="E7B9B566"/>
    <w:rsid w:val="E7BD15CB"/>
    <w:rsid w:val="E7D1C410"/>
    <w:rsid w:val="E7D9D107"/>
    <w:rsid w:val="E7DB3FC0"/>
    <w:rsid w:val="E7DD8516"/>
    <w:rsid w:val="E7DFE0CC"/>
    <w:rsid w:val="E7E7379E"/>
    <w:rsid w:val="E7EFC3BD"/>
    <w:rsid w:val="E7F3AAD8"/>
    <w:rsid w:val="E7F71969"/>
    <w:rsid w:val="E7FA5745"/>
    <w:rsid w:val="E7FEC3F7"/>
    <w:rsid w:val="E7FF5C5F"/>
    <w:rsid w:val="E7FFA1DC"/>
    <w:rsid w:val="E89667AE"/>
    <w:rsid w:val="E91F1248"/>
    <w:rsid w:val="E93F9BD8"/>
    <w:rsid w:val="E99A02C7"/>
    <w:rsid w:val="E99E98AE"/>
    <w:rsid w:val="E9CDEC68"/>
    <w:rsid w:val="E9DAE3A9"/>
    <w:rsid w:val="E9EB49F5"/>
    <w:rsid w:val="E9EEB731"/>
    <w:rsid w:val="E9F7D1D9"/>
    <w:rsid w:val="EA73E7C7"/>
    <w:rsid w:val="EA93767A"/>
    <w:rsid w:val="EABA4E96"/>
    <w:rsid w:val="EACD4516"/>
    <w:rsid w:val="EADF8BB0"/>
    <w:rsid w:val="EAEB9E2D"/>
    <w:rsid w:val="EAF78325"/>
    <w:rsid w:val="EB4BDAD8"/>
    <w:rsid w:val="EB6D2255"/>
    <w:rsid w:val="EB741F93"/>
    <w:rsid w:val="EB7F0D95"/>
    <w:rsid w:val="EB9DF118"/>
    <w:rsid w:val="EBB55EE4"/>
    <w:rsid w:val="EBBE6CE1"/>
    <w:rsid w:val="EBCA49B4"/>
    <w:rsid w:val="EBD69968"/>
    <w:rsid w:val="EBD70D4A"/>
    <w:rsid w:val="EBDB49D5"/>
    <w:rsid w:val="EBDD2CBD"/>
    <w:rsid w:val="EBF5160F"/>
    <w:rsid w:val="EBF705A5"/>
    <w:rsid w:val="EBF70BFD"/>
    <w:rsid w:val="EBFAE38A"/>
    <w:rsid w:val="EBFE1D88"/>
    <w:rsid w:val="EBFEEC7E"/>
    <w:rsid w:val="EBFEFBC6"/>
    <w:rsid w:val="EBFF388B"/>
    <w:rsid w:val="EBFFDBF0"/>
    <w:rsid w:val="EC53C8D2"/>
    <w:rsid w:val="EC5FCF43"/>
    <w:rsid w:val="EC6F7953"/>
    <w:rsid w:val="EC7047E8"/>
    <w:rsid w:val="EC7F16A7"/>
    <w:rsid w:val="EC9DB376"/>
    <w:rsid w:val="ED3567EB"/>
    <w:rsid w:val="ED49C89F"/>
    <w:rsid w:val="ED4E069E"/>
    <w:rsid w:val="ED4F0D84"/>
    <w:rsid w:val="ED5DDBDA"/>
    <w:rsid w:val="ED5FD5A6"/>
    <w:rsid w:val="ED657B0E"/>
    <w:rsid w:val="ED7F1E29"/>
    <w:rsid w:val="ED7F4BC4"/>
    <w:rsid w:val="EDA47F0A"/>
    <w:rsid w:val="EDB83E6A"/>
    <w:rsid w:val="EDBD7450"/>
    <w:rsid w:val="EDDEFD5D"/>
    <w:rsid w:val="EDE78C85"/>
    <w:rsid w:val="EDEF4755"/>
    <w:rsid w:val="EDEFF34A"/>
    <w:rsid w:val="EDF9E5CC"/>
    <w:rsid w:val="EDFB2171"/>
    <w:rsid w:val="EDFB5FBD"/>
    <w:rsid w:val="EDFF2001"/>
    <w:rsid w:val="EDFFCD3B"/>
    <w:rsid w:val="EDFFF82C"/>
    <w:rsid w:val="EE1FB481"/>
    <w:rsid w:val="EE24E034"/>
    <w:rsid w:val="EE3E9F37"/>
    <w:rsid w:val="EE43B3DB"/>
    <w:rsid w:val="EE5F9EA6"/>
    <w:rsid w:val="EE76659A"/>
    <w:rsid w:val="EE7E8325"/>
    <w:rsid w:val="EE7F5F6F"/>
    <w:rsid w:val="EE7FC870"/>
    <w:rsid w:val="EEAEC388"/>
    <w:rsid w:val="EEAFDC12"/>
    <w:rsid w:val="EEB46C9D"/>
    <w:rsid w:val="EEC7E3B5"/>
    <w:rsid w:val="EECB2155"/>
    <w:rsid w:val="EED96E85"/>
    <w:rsid w:val="EEDBF3E7"/>
    <w:rsid w:val="EEDF8ABE"/>
    <w:rsid w:val="EEE6871F"/>
    <w:rsid w:val="EEE70CBE"/>
    <w:rsid w:val="EEED7E30"/>
    <w:rsid w:val="EEF64C00"/>
    <w:rsid w:val="EEFBADD4"/>
    <w:rsid w:val="EEFDA7BD"/>
    <w:rsid w:val="EEFF4FE9"/>
    <w:rsid w:val="EEFF6BB9"/>
    <w:rsid w:val="EEFFFAA2"/>
    <w:rsid w:val="EF1510C2"/>
    <w:rsid w:val="EF1CDD5C"/>
    <w:rsid w:val="EF331296"/>
    <w:rsid w:val="EF377218"/>
    <w:rsid w:val="EF4FC25A"/>
    <w:rsid w:val="EF530CC7"/>
    <w:rsid w:val="EF5F2AAE"/>
    <w:rsid w:val="EF5FB0D4"/>
    <w:rsid w:val="EF5FF9CF"/>
    <w:rsid w:val="EF6D6490"/>
    <w:rsid w:val="EF6F0A77"/>
    <w:rsid w:val="EF7682CA"/>
    <w:rsid w:val="EF7B6059"/>
    <w:rsid w:val="EF7C26DF"/>
    <w:rsid w:val="EF7DB3B9"/>
    <w:rsid w:val="EF7F6D7B"/>
    <w:rsid w:val="EF8F2156"/>
    <w:rsid w:val="EF9D3C8D"/>
    <w:rsid w:val="EFAB2542"/>
    <w:rsid w:val="EFB5CE38"/>
    <w:rsid w:val="EFB9E753"/>
    <w:rsid w:val="EFBD3700"/>
    <w:rsid w:val="EFBE65EF"/>
    <w:rsid w:val="EFBF4AE4"/>
    <w:rsid w:val="EFBF56A7"/>
    <w:rsid w:val="EFDBE86F"/>
    <w:rsid w:val="EFDF36BD"/>
    <w:rsid w:val="EFDF98C8"/>
    <w:rsid w:val="EFE32673"/>
    <w:rsid w:val="EFE5606D"/>
    <w:rsid w:val="EFE61736"/>
    <w:rsid w:val="EFEA899C"/>
    <w:rsid w:val="EFEC4D0E"/>
    <w:rsid w:val="EFED15B4"/>
    <w:rsid w:val="EFED19A8"/>
    <w:rsid w:val="EFEE79BB"/>
    <w:rsid w:val="EFF05721"/>
    <w:rsid w:val="EFF745AB"/>
    <w:rsid w:val="EFF7A5AA"/>
    <w:rsid w:val="EFF83BAF"/>
    <w:rsid w:val="EFF8E4E6"/>
    <w:rsid w:val="EFFB2723"/>
    <w:rsid w:val="EFFB536D"/>
    <w:rsid w:val="EFFB93B3"/>
    <w:rsid w:val="EFFBC75D"/>
    <w:rsid w:val="EFFC20EC"/>
    <w:rsid w:val="EFFC5B7F"/>
    <w:rsid w:val="EFFC9B4B"/>
    <w:rsid w:val="EFFD3203"/>
    <w:rsid w:val="EFFD3D34"/>
    <w:rsid w:val="EFFD5B23"/>
    <w:rsid w:val="EFFD85CD"/>
    <w:rsid w:val="EFFDFC17"/>
    <w:rsid w:val="EFFE6DA4"/>
    <w:rsid w:val="EFFF1D45"/>
    <w:rsid w:val="EFFF27AD"/>
    <w:rsid w:val="EFFF7424"/>
    <w:rsid w:val="EFFF85D4"/>
    <w:rsid w:val="EFFF9A4C"/>
    <w:rsid w:val="EFFF9B18"/>
    <w:rsid w:val="EFFFC94B"/>
    <w:rsid w:val="EFFFC9EE"/>
    <w:rsid w:val="EFFFEDF9"/>
    <w:rsid w:val="F0975E93"/>
    <w:rsid w:val="F0EFE274"/>
    <w:rsid w:val="F0F79B60"/>
    <w:rsid w:val="F17E4B12"/>
    <w:rsid w:val="F1D34261"/>
    <w:rsid w:val="F1EF03C7"/>
    <w:rsid w:val="F1FBD277"/>
    <w:rsid w:val="F1FF07C6"/>
    <w:rsid w:val="F1FFC991"/>
    <w:rsid w:val="F23535A8"/>
    <w:rsid w:val="F25D7F3D"/>
    <w:rsid w:val="F26B3AF6"/>
    <w:rsid w:val="F2D153E9"/>
    <w:rsid w:val="F2DBF217"/>
    <w:rsid w:val="F2DE70E4"/>
    <w:rsid w:val="F2ED7B5C"/>
    <w:rsid w:val="F2F39FF4"/>
    <w:rsid w:val="F2FFF7BE"/>
    <w:rsid w:val="F33F4D08"/>
    <w:rsid w:val="F34F8147"/>
    <w:rsid w:val="F35CE46D"/>
    <w:rsid w:val="F35F5DFA"/>
    <w:rsid w:val="F376F877"/>
    <w:rsid w:val="F37E31E0"/>
    <w:rsid w:val="F3AE4E2D"/>
    <w:rsid w:val="F3B7307C"/>
    <w:rsid w:val="F3BE7F39"/>
    <w:rsid w:val="F3D69912"/>
    <w:rsid w:val="F3D77AD4"/>
    <w:rsid w:val="F3DDFBD3"/>
    <w:rsid w:val="F3EE1991"/>
    <w:rsid w:val="F3EF9F57"/>
    <w:rsid w:val="F3EFF0A9"/>
    <w:rsid w:val="F3F5A1EF"/>
    <w:rsid w:val="F3F5E1CB"/>
    <w:rsid w:val="F3F71D02"/>
    <w:rsid w:val="F3F785C5"/>
    <w:rsid w:val="F3FBDFAF"/>
    <w:rsid w:val="F3FD3B7D"/>
    <w:rsid w:val="F40F3BB6"/>
    <w:rsid w:val="F433AFB4"/>
    <w:rsid w:val="F47E19D0"/>
    <w:rsid w:val="F49D364C"/>
    <w:rsid w:val="F4E6F17A"/>
    <w:rsid w:val="F4FF3036"/>
    <w:rsid w:val="F53F9E2C"/>
    <w:rsid w:val="F57289E1"/>
    <w:rsid w:val="F57FF68E"/>
    <w:rsid w:val="F5BB364C"/>
    <w:rsid w:val="F5BF9175"/>
    <w:rsid w:val="F5BFB68D"/>
    <w:rsid w:val="F5CF0021"/>
    <w:rsid w:val="F5CF9588"/>
    <w:rsid w:val="F5D5DD52"/>
    <w:rsid w:val="F5D6A0CF"/>
    <w:rsid w:val="F5DE3AEC"/>
    <w:rsid w:val="F5DECB34"/>
    <w:rsid w:val="F5ED2F74"/>
    <w:rsid w:val="F5EF4420"/>
    <w:rsid w:val="F5F70A39"/>
    <w:rsid w:val="F5FB1859"/>
    <w:rsid w:val="F5FF2B33"/>
    <w:rsid w:val="F5FF8ABA"/>
    <w:rsid w:val="F67D764A"/>
    <w:rsid w:val="F69FF421"/>
    <w:rsid w:val="F6AD664E"/>
    <w:rsid w:val="F6B9E34D"/>
    <w:rsid w:val="F6BF3EC2"/>
    <w:rsid w:val="F6C73485"/>
    <w:rsid w:val="F6CE4CC1"/>
    <w:rsid w:val="F6D7A484"/>
    <w:rsid w:val="F6DD568A"/>
    <w:rsid w:val="F6DFCD96"/>
    <w:rsid w:val="F6EBAB58"/>
    <w:rsid w:val="F6EC9934"/>
    <w:rsid w:val="F6EE181E"/>
    <w:rsid w:val="F6F3827E"/>
    <w:rsid w:val="F6F53EF2"/>
    <w:rsid w:val="F6FA00F8"/>
    <w:rsid w:val="F6FB6312"/>
    <w:rsid w:val="F6FB8D8A"/>
    <w:rsid w:val="F6FC32D9"/>
    <w:rsid w:val="F6FD07A7"/>
    <w:rsid w:val="F6FF0B76"/>
    <w:rsid w:val="F6FFC20C"/>
    <w:rsid w:val="F6FFCADE"/>
    <w:rsid w:val="F72BFF24"/>
    <w:rsid w:val="F73C5CB3"/>
    <w:rsid w:val="F7573308"/>
    <w:rsid w:val="F75A8E78"/>
    <w:rsid w:val="F75DE418"/>
    <w:rsid w:val="F7655B7B"/>
    <w:rsid w:val="F76ABEA2"/>
    <w:rsid w:val="F76DE4A6"/>
    <w:rsid w:val="F775735F"/>
    <w:rsid w:val="F7760A64"/>
    <w:rsid w:val="F77B7475"/>
    <w:rsid w:val="F77FB78B"/>
    <w:rsid w:val="F77FCC50"/>
    <w:rsid w:val="F77FF92B"/>
    <w:rsid w:val="F7AB655B"/>
    <w:rsid w:val="F7ABB96C"/>
    <w:rsid w:val="F7AEAF39"/>
    <w:rsid w:val="F7B692CE"/>
    <w:rsid w:val="F7B7A499"/>
    <w:rsid w:val="F7B9668A"/>
    <w:rsid w:val="F7BB9C4D"/>
    <w:rsid w:val="F7BD9AAF"/>
    <w:rsid w:val="F7BF0AB2"/>
    <w:rsid w:val="F7BFA614"/>
    <w:rsid w:val="F7BFC6EA"/>
    <w:rsid w:val="F7CB771F"/>
    <w:rsid w:val="F7CFEC34"/>
    <w:rsid w:val="F7D34B62"/>
    <w:rsid w:val="F7D71A66"/>
    <w:rsid w:val="F7D747CD"/>
    <w:rsid w:val="F7DB7862"/>
    <w:rsid w:val="F7DFE6A2"/>
    <w:rsid w:val="F7E33145"/>
    <w:rsid w:val="F7EB037F"/>
    <w:rsid w:val="F7ED9FEC"/>
    <w:rsid w:val="F7EF87D1"/>
    <w:rsid w:val="F7EF9ECE"/>
    <w:rsid w:val="F7F3549F"/>
    <w:rsid w:val="F7F38CD4"/>
    <w:rsid w:val="F7F6B42D"/>
    <w:rsid w:val="F7F6F46F"/>
    <w:rsid w:val="F7F7760C"/>
    <w:rsid w:val="F7F9AE65"/>
    <w:rsid w:val="F7FBCCED"/>
    <w:rsid w:val="F7FBEF29"/>
    <w:rsid w:val="F7FBF661"/>
    <w:rsid w:val="F7FD05F8"/>
    <w:rsid w:val="F7FD3AF0"/>
    <w:rsid w:val="F7FDB486"/>
    <w:rsid w:val="F7FDCEFC"/>
    <w:rsid w:val="F7FDF1D7"/>
    <w:rsid w:val="F7FE08F2"/>
    <w:rsid w:val="F7FED86C"/>
    <w:rsid w:val="F7FF2C0F"/>
    <w:rsid w:val="F7FF2CA2"/>
    <w:rsid w:val="F7FF4B5B"/>
    <w:rsid w:val="F7FF6B4E"/>
    <w:rsid w:val="F7FFDF77"/>
    <w:rsid w:val="F7FFEEC1"/>
    <w:rsid w:val="F84E3ADF"/>
    <w:rsid w:val="F87DB27F"/>
    <w:rsid w:val="F87FDD01"/>
    <w:rsid w:val="F8D3C77C"/>
    <w:rsid w:val="F8FE41BB"/>
    <w:rsid w:val="F8FF68CE"/>
    <w:rsid w:val="F92EFF10"/>
    <w:rsid w:val="F935A98A"/>
    <w:rsid w:val="F93D249C"/>
    <w:rsid w:val="F957E902"/>
    <w:rsid w:val="F95B6E21"/>
    <w:rsid w:val="F973F90C"/>
    <w:rsid w:val="F97A6077"/>
    <w:rsid w:val="F97F5FC6"/>
    <w:rsid w:val="F9976752"/>
    <w:rsid w:val="F9AF5D7F"/>
    <w:rsid w:val="F9BD2691"/>
    <w:rsid w:val="F9BDF399"/>
    <w:rsid w:val="F9CFD6B7"/>
    <w:rsid w:val="F9E25E8F"/>
    <w:rsid w:val="F9E32BA0"/>
    <w:rsid w:val="F9E935C9"/>
    <w:rsid w:val="F9EBDFA3"/>
    <w:rsid w:val="F9EF65FD"/>
    <w:rsid w:val="F9F1DB31"/>
    <w:rsid w:val="F9F59773"/>
    <w:rsid w:val="F9F73535"/>
    <w:rsid w:val="F9F9A7B4"/>
    <w:rsid w:val="F9FD68E7"/>
    <w:rsid w:val="F9FDE737"/>
    <w:rsid w:val="F9FE3064"/>
    <w:rsid w:val="F9FEBE79"/>
    <w:rsid w:val="F9FF0226"/>
    <w:rsid w:val="FA3BC737"/>
    <w:rsid w:val="FA3E2EA2"/>
    <w:rsid w:val="FA73FFB9"/>
    <w:rsid w:val="FA7B80D8"/>
    <w:rsid w:val="FA7E25CD"/>
    <w:rsid w:val="FA7E3BBB"/>
    <w:rsid w:val="FA7FBE72"/>
    <w:rsid w:val="FA7FBE8C"/>
    <w:rsid w:val="FAA74264"/>
    <w:rsid w:val="FAB701E0"/>
    <w:rsid w:val="FABA46B1"/>
    <w:rsid w:val="FABD6960"/>
    <w:rsid w:val="FABF7369"/>
    <w:rsid w:val="FAC1B625"/>
    <w:rsid w:val="FAC6FC97"/>
    <w:rsid w:val="FAD761CF"/>
    <w:rsid w:val="FADDA3A0"/>
    <w:rsid w:val="FADFF6D2"/>
    <w:rsid w:val="FAE55D06"/>
    <w:rsid w:val="FAEDA806"/>
    <w:rsid w:val="FAF61A11"/>
    <w:rsid w:val="FAFE3CB8"/>
    <w:rsid w:val="FAFF685F"/>
    <w:rsid w:val="FAFF7C1A"/>
    <w:rsid w:val="FAFF8779"/>
    <w:rsid w:val="FAFFF239"/>
    <w:rsid w:val="FB1E4507"/>
    <w:rsid w:val="FB1E9E3F"/>
    <w:rsid w:val="FB2F9F25"/>
    <w:rsid w:val="FB376BCC"/>
    <w:rsid w:val="FB37DB57"/>
    <w:rsid w:val="FB3A3C13"/>
    <w:rsid w:val="FB3E264D"/>
    <w:rsid w:val="FB3F8C06"/>
    <w:rsid w:val="FB450DE8"/>
    <w:rsid w:val="FB5DF583"/>
    <w:rsid w:val="FB6645EE"/>
    <w:rsid w:val="FB698292"/>
    <w:rsid w:val="FB6A5BB6"/>
    <w:rsid w:val="FB6B2210"/>
    <w:rsid w:val="FB6F52F4"/>
    <w:rsid w:val="FB76FBAE"/>
    <w:rsid w:val="FB7714C1"/>
    <w:rsid w:val="FB78ACBF"/>
    <w:rsid w:val="FB7D8590"/>
    <w:rsid w:val="FB7EC9A2"/>
    <w:rsid w:val="FB7F9947"/>
    <w:rsid w:val="FB8DC18D"/>
    <w:rsid w:val="FB95EE0B"/>
    <w:rsid w:val="FB9B6672"/>
    <w:rsid w:val="FB9F7A4D"/>
    <w:rsid w:val="FBA6E17C"/>
    <w:rsid w:val="FBAB2105"/>
    <w:rsid w:val="FBAF37F2"/>
    <w:rsid w:val="FBB332AA"/>
    <w:rsid w:val="FBB72176"/>
    <w:rsid w:val="FBB9803C"/>
    <w:rsid w:val="FBBCB064"/>
    <w:rsid w:val="FBBD6178"/>
    <w:rsid w:val="FBBEA832"/>
    <w:rsid w:val="FBBF3BDA"/>
    <w:rsid w:val="FBBF7D81"/>
    <w:rsid w:val="FBBFC2B3"/>
    <w:rsid w:val="FBC18C14"/>
    <w:rsid w:val="FBCA7DB4"/>
    <w:rsid w:val="FBCDB1A0"/>
    <w:rsid w:val="FBD3FC3F"/>
    <w:rsid w:val="FBD7672A"/>
    <w:rsid w:val="FBD788F0"/>
    <w:rsid w:val="FBDAF15E"/>
    <w:rsid w:val="FBDEA43F"/>
    <w:rsid w:val="FBDEECEB"/>
    <w:rsid w:val="FBE7BE45"/>
    <w:rsid w:val="FBE7CE4E"/>
    <w:rsid w:val="FBEAF939"/>
    <w:rsid w:val="FBEB4FFE"/>
    <w:rsid w:val="FBEB7C57"/>
    <w:rsid w:val="FBED6F7A"/>
    <w:rsid w:val="FBED7AFA"/>
    <w:rsid w:val="FBEDCF85"/>
    <w:rsid w:val="FBEE0890"/>
    <w:rsid w:val="FBEF08E6"/>
    <w:rsid w:val="FBEF1758"/>
    <w:rsid w:val="FBEF54AC"/>
    <w:rsid w:val="FBF37F14"/>
    <w:rsid w:val="FBF60847"/>
    <w:rsid w:val="FBF7108D"/>
    <w:rsid w:val="FBF726F8"/>
    <w:rsid w:val="FBF79D51"/>
    <w:rsid w:val="FBF896B7"/>
    <w:rsid w:val="FBF9298A"/>
    <w:rsid w:val="FBFBEBAE"/>
    <w:rsid w:val="FBFC0224"/>
    <w:rsid w:val="FBFCA6CE"/>
    <w:rsid w:val="FBFD4D5E"/>
    <w:rsid w:val="FBFDC593"/>
    <w:rsid w:val="FBFE28CE"/>
    <w:rsid w:val="FBFE5D81"/>
    <w:rsid w:val="FBFEA17F"/>
    <w:rsid w:val="FBFF58FE"/>
    <w:rsid w:val="FBFF8D02"/>
    <w:rsid w:val="FBFFD3C9"/>
    <w:rsid w:val="FBFFEF33"/>
    <w:rsid w:val="FC279660"/>
    <w:rsid w:val="FC3A2B3A"/>
    <w:rsid w:val="FC4FA206"/>
    <w:rsid w:val="FC7558C7"/>
    <w:rsid w:val="FC7E6CE4"/>
    <w:rsid w:val="FC854011"/>
    <w:rsid w:val="FC8E9669"/>
    <w:rsid w:val="FCBD051C"/>
    <w:rsid w:val="FCBFE874"/>
    <w:rsid w:val="FCCB790F"/>
    <w:rsid w:val="FCDF3940"/>
    <w:rsid w:val="FCDF643C"/>
    <w:rsid w:val="FCEFCCD9"/>
    <w:rsid w:val="FCF65CF3"/>
    <w:rsid w:val="FCFBB0D7"/>
    <w:rsid w:val="FCFF3B25"/>
    <w:rsid w:val="FCFFE358"/>
    <w:rsid w:val="FD0F18AA"/>
    <w:rsid w:val="FD1EE441"/>
    <w:rsid w:val="FD2567AE"/>
    <w:rsid w:val="FD57ACF9"/>
    <w:rsid w:val="FD5DFEBD"/>
    <w:rsid w:val="FD62CC23"/>
    <w:rsid w:val="FD6B9B4B"/>
    <w:rsid w:val="FD6C31B7"/>
    <w:rsid w:val="FD6F7054"/>
    <w:rsid w:val="FD7BF026"/>
    <w:rsid w:val="FD7D64DB"/>
    <w:rsid w:val="FD7F24F3"/>
    <w:rsid w:val="FD7F68A6"/>
    <w:rsid w:val="FD7FD35D"/>
    <w:rsid w:val="FD7FDCF7"/>
    <w:rsid w:val="FD7FEF51"/>
    <w:rsid w:val="FD9FAE10"/>
    <w:rsid w:val="FDA743A9"/>
    <w:rsid w:val="FDB39003"/>
    <w:rsid w:val="FDB4EDC7"/>
    <w:rsid w:val="FDBB5984"/>
    <w:rsid w:val="FDBD6759"/>
    <w:rsid w:val="FDBD6D73"/>
    <w:rsid w:val="FDBF1C3A"/>
    <w:rsid w:val="FDBF27D6"/>
    <w:rsid w:val="FDCB475C"/>
    <w:rsid w:val="FDD33F0F"/>
    <w:rsid w:val="FDD70BA5"/>
    <w:rsid w:val="FDDC83BE"/>
    <w:rsid w:val="FDDEEEF4"/>
    <w:rsid w:val="FDE325A0"/>
    <w:rsid w:val="FDE613A2"/>
    <w:rsid w:val="FDE7473D"/>
    <w:rsid w:val="FDE7A379"/>
    <w:rsid w:val="FDEADFBC"/>
    <w:rsid w:val="FDEB98DC"/>
    <w:rsid w:val="FDEBCFBC"/>
    <w:rsid w:val="FDF308BE"/>
    <w:rsid w:val="FDF43A42"/>
    <w:rsid w:val="FDF56BC3"/>
    <w:rsid w:val="FDF70B6B"/>
    <w:rsid w:val="FDF71D43"/>
    <w:rsid w:val="FDF77305"/>
    <w:rsid w:val="FDF7E63C"/>
    <w:rsid w:val="FDF828CC"/>
    <w:rsid w:val="FDF9F41E"/>
    <w:rsid w:val="FDFA1EFD"/>
    <w:rsid w:val="FDFA944A"/>
    <w:rsid w:val="FDFB43AE"/>
    <w:rsid w:val="FDFBAE52"/>
    <w:rsid w:val="FDFBB745"/>
    <w:rsid w:val="FDFD4113"/>
    <w:rsid w:val="FDFD52FC"/>
    <w:rsid w:val="FDFD5A4D"/>
    <w:rsid w:val="FDFD84FA"/>
    <w:rsid w:val="FDFE9102"/>
    <w:rsid w:val="FDFECB64"/>
    <w:rsid w:val="FDFF6AD2"/>
    <w:rsid w:val="FDFF7408"/>
    <w:rsid w:val="FDFF9D8B"/>
    <w:rsid w:val="FDFFACB3"/>
    <w:rsid w:val="FDFFC668"/>
    <w:rsid w:val="FDFFC932"/>
    <w:rsid w:val="FE0E08C2"/>
    <w:rsid w:val="FE1F3587"/>
    <w:rsid w:val="FE5F7656"/>
    <w:rsid w:val="FE652788"/>
    <w:rsid w:val="FE6687C7"/>
    <w:rsid w:val="FE6B538A"/>
    <w:rsid w:val="FE6BA515"/>
    <w:rsid w:val="FE6D3E1C"/>
    <w:rsid w:val="FE6EC86D"/>
    <w:rsid w:val="FE6F7CAF"/>
    <w:rsid w:val="FE7768DB"/>
    <w:rsid w:val="FE777F7D"/>
    <w:rsid w:val="FE7C1CAA"/>
    <w:rsid w:val="FE7CC7C8"/>
    <w:rsid w:val="FE7DD2AA"/>
    <w:rsid w:val="FE7E6140"/>
    <w:rsid w:val="FE7F1721"/>
    <w:rsid w:val="FE7F20A3"/>
    <w:rsid w:val="FE7FA181"/>
    <w:rsid w:val="FE7FAF69"/>
    <w:rsid w:val="FE8F24AD"/>
    <w:rsid w:val="FE9D19B0"/>
    <w:rsid w:val="FEA7C26B"/>
    <w:rsid w:val="FEADCC88"/>
    <w:rsid w:val="FEB54442"/>
    <w:rsid w:val="FEB63126"/>
    <w:rsid w:val="FEB764E9"/>
    <w:rsid w:val="FEBBB2F5"/>
    <w:rsid w:val="FEBBE757"/>
    <w:rsid w:val="FEBD106B"/>
    <w:rsid w:val="FEBDE509"/>
    <w:rsid w:val="FEBEDEA0"/>
    <w:rsid w:val="FEBFF10B"/>
    <w:rsid w:val="FEC57891"/>
    <w:rsid w:val="FECF841B"/>
    <w:rsid w:val="FED587E0"/>
    <w:rsid w:val="FED78844"/>
    <w:rsid w:val="FED7E62E"/>
    <w:rsid w:val="FED9D364"/>
    <w:rsid w:val="FEDD5E8B"/>
    <w:rsid w:val="FEDF93BA"/>
    <w:rsid w:val="FEDFCBB6"/>
    <w:rsid w:val="FEE593F1"/>
    <w:rsid w:val="FEE717CD"/>
    <w:rsid w:val="FEE95B6A"/>
    <w:rsid w:val="FEECC477"/>
    <w:rsid w:val="FEED14BD"/>
    <w:rsid w:val="FEED4903"/>
    <w:rsid w:val="FEED5928"/>
    <w:rsid w:val="FEEDE0F3"/>
    <w:rsid w:val="FEF124B8"/>
    <w:rsid w:val="FEF1BE94"/>
    <w:rsid w:val="FEF607BE"/>
    <w:rsid w:val="FEF6D0AB"/>
    <w:rsid w:val="FEF72DD0"/>
    <w:rsid w:val="FEF770F7"/>
    <w:rsid w:val="FEF79430"/>
    <w:rsid w:val="FEF8C92F"/>
    <w:rsid w:val="FEFB3308"/>
    <w:rsid w:val="FEFD43C7"/>
    <w:rsid w:val="FEFDA8D4"/>
    <w:rsid w:val="FEFDF9EC"/>
    <w:rsid w:val="FEFE5972"/>
    <w:rsid w:val="FEFE8B4B"/>
    <w:rsid w:val="FEFE8D91"/>
    <w:rsid w:val="FEFF1BDC"/>
    <w:rsid w:val="FEFF3C6C"/>
    <w:rsid w:val="FEFF4157"/>
    <w:rsid w:val="FEFF94E2"/>
    <w:rsid w:val="FEFFA900"/>
    <w:rsid w:val="FEFFBB02"/>
    <w:rsid w:val="FEFFBE80"/>
    <w:rsid w:val="FEFFE43B"/>
    <w:rsid w:val="FF1D3ECA"/>
    <w:rsid w:val="FF1DE4EA"/>
    <w:rsid w:val="FF23F4B8"/>
    <w:rsid w:val="FF2E01C3"/>
    <w:rsid w:val="FF350AA4"/>
    <w:rsid w:val="FF37A384"/>
    <w:rsid w:val="FF3C8249"/>
    <w:rsid w:val="FF3F068F"/>
    <w:rsid w:val="FF3F6667"/>
    <w:rsid w:val="FF3F9B94"/>
    <w:rsid w:val="FF3FA4FA"/>
    <w:rsid w:val="FF3FFAE8"/>
    <w:rsid w:val="FF43C612"/>
    <w:rsid w:val="FF44288F"/>
    <w:rsid w:val="FF473314"/>
    <w:rsid w:val="FF4760DA"/>
    <w:rsid w:val="FF598735"/>
    <w:rsid w:val="FF5DFFAE"/>
    <w:rsid w:val="FF5EE75D"/>
    <w:rsid w:val="FF5F32CE"/>
    <w:rsid w:val="FF5F39BC"/>
    <w:rsid w:val="FF5F4400"/>
    <w:rsid w:val="FF5FE299"/>
    <w:rsid w:val="FF65393C"/>
    <w:rsid w:val="FF6B0B98"/>
    <w:rsid w:val="FF6D08B2"/>
    <w:rsid w:val="FF6DEEEA"/>
    <w:rsid w:val="FF6E5D1D"/>
    <w:rsid w:val="FF6F7FEE"/>
    <w:rsid w:val="FF6F9F7B"/>
    <w:rsid w:val="FF7325DD"/>
    <w:rsid w:val="FF77B15E"/>
    <w:rsid w:val="FF7A47A3"/>
    <w:rsid w:val="FF7B4E25"/>
    <w:rsid w:val="FF7B5E66"/>
    <w:rsid w:val="FF7B7B77"/>
    <w:rsid w:val="FF7B9A2C"/>
    <w:rsid w:val="FF7D754B"/>
    <w:rsid w:val="FF7DFE79"/>
    <w:rsid w:val="FF7EE648"/>
    <w:rsid w:val="FF7F2AA1"/>
    <w:rsid w:val="FF7F3846"/>
    <w:rsid w:val="FF7F849D"/>
    <w:rsid w:val="FF7FE4A6"/>
    <w:rsid w:val="FF7FF9E4"/>
    <w:rsid w:val="FF8BB5E3"/>
    <w:rsid w:val="FF8E3E79"/>
    <w:rsid w:val="FF8F79AB"/>
    <w:rsid w:val="FF8FDD31"/>
    <w:rsid w:val="FF8FE23C"/>
    <w:rsid w:val="FF968D65"/>
    <w:rsid w:val="FF97BE63"/>
    <w:rsid w:val="FF97ECE1"/>
    <w:rsid w:val="FF995C26"/>
    <w:rsid w:val="FF9B7623"/>
    <w:rsid w:val="FFA757A0"/>
    <w:rsid w:val="FFAB0078"/>
    <w:rsid w:val="FFAB1A61"/>
    <w:rsid w:val="FFACFB2D"/>
    <w:rsid w:val="FFAEB631"/>
    <w:rsid w:val="FFAF4287"/>
    <w:rsid w:val="FFAFA024"/>
    <w:rsid w:val="FFB20816"/>
    <w:rsid w:val="FFB4605C"/>
    <w:rsid w:val="FFB56F42"/>
    <w:rsid w:val="FFB6B974"/>
    <w:rsid w:val="FFB717AB"/>
    <w:rsid w:val="FFB94604"/>
    <w:rsid w:val="FFBBB8D1"/>
    <w:rsid w:val="FFBE4005"/>
    <w:rsid w:val="FFBE7C55"/>
    <w:rsid w:val="FFBEBE93"/>
    <w:rsid w:val="FFBF233D"/>
    <w:rsid w:val="FFBF98FA"/>
    <w:rsid w:val="FFBFC1DA"/>
    <w:rsid w:val="FFBFCC15"/>
    <w:rsid w:val="FFBFD379"/>
    <w:rsid w:val="FFBFD497"/>
    <w:rsid w:val="FFBFD8BB"/>
    <w:rsid w:val="FFCBB8A0"/>
    <w:rsid w:val="FFCD86EC"/>
    <w:rsid w:val="FFCD8729"/>
    <w:rsid w:val="FFCF3D1A"/>
    <w:rsid w:val="FFCF9EDF"/>
    <w:rsid w:val="FFD63203"/>
    <w:rsid w:val="FFD9093C"/>
    <w:rsid w:val="FFDA0AD2"/>
    <w:rsid w:val="FFDC0B63"/>
    <w:rsid w:val="FFDD4656"/>
    <w:rsid w:val="FFDD6144"/>
    <w:rsid w:val="FFDE078B"/>
    <w:rsid w:val="FFDE9545"/>
    <w:rsid w:val="FFDFB4BA"/>
    <w:rsid w:val="FFDFF30C"/>
    <w:rsid w:val="FFE05CE8"/>
    <w:rsid w:val="FFE13C04"/>
    <w:rsid w:val="FFE71A0D"/>
    <w:rsid w:val="FFE7A9D3"/>
    <w:rsid w:val="FFE7E82C"/>
    <w:rsid w:val="FFEB231C"/>
    <w:rsid w:val="FFED65DC"/>
    <w:rsid w:val="FFED70C8"/>
    <w:rsid w:val="FFEEAB78"/>
    <w:rsid w:val="FFEEE88C"/>
    <w:rsid w:val="FFEF0508"/>
    <w:rsid w:val="FFEF29F4"/>
    <w:rsid w:val="FFEF3905"/>
    <w:rsid w:val="FFEF5196"/>
    <w:rsid w:val="FFEF5ABD"/>
    <w:rsid w:val="FFEF8D63"/>
    <w:rsid w:val="FFEFA1B0"/>
    <w:rsid w:val="FFEFBE5F"/>
    <w:rsid w:val="FFEFC54F"/>
    <w:rsid w:val="FFF36745"/>
    <w:rsid w:val="FFF3C907"/>
    <w:rsid w:val="FFF3E550"/>
    <w:rsid w:val="FFF43128"/>
    <w:rsid w:val="FFF52763"/>
    <w:rsid w:val="FFF5611E"/>
    <w:rsid w:val="FFF58AC4"/>
    <w:rsid w:val="FFF5C1A6"/>
    <w:rsid w:val="FFF6503F"/>
    <w:rsid w:val="FFF70403"/>
    <w:rsid w:val="FFF70A7D"/>
    <w:rsid w:val="FFF713BA"/>
    <w:rsid w:val="FFF72566"/>
    <w:rsid w:val="FFF76941"/>
    <w:rsid w:val="FFF77429"/>
    <w:rsid w:val="FFF787E6"/>
    <w:rsid w:val="FFF799F1"/>
    <w:rsid w:val="FFF7BE92"/>
    <w:rsid w:val="FFF7C5A0"/>
    <w:rsid w:val="FFF7E40F"/>
    <w:rsid w:val="FFF9A9C2"/>
    <w:rsid w:val="FFF9ED58"/>
    <w:rsid w:val="FFFA2DE5"/>
    <w:rsid w:val="FFFA6DB7"/>
    <w:rsid w:val="FFFAF37F"/>
    <w:rsid w:val="FFFB0E66"/>
    <w:rsid w:val="FFFB1F78"/>
    <w:rsid w:val="FFFB5235"/>
    <w:rsid w:val="FFFB61F8"/>
    <w:rsid w:val="FFFBD804"/>
    <w:rsid w:val="FFFBD8AF"/>
    <w:rsid w:val="FFFBE5BD"/>
    <w:rsid w:val="FFFD0305"/>
    <w:rsid w:val="FFFD4A62"/>
    <w:rsid w:val="FFFD6A08"/>
    <w:rsid w:val="FFFE2227"/>
    <w:rsid w:val="FFFE3FE1"/>
    <w:rsid w:val="FFFE4870"/>
    <w:rsid w:val="FFFE679B"/>
    <w:rsid w:val="FFFE7FC2"/>
    <w:rsid w:val="FFFE8AD6"/>
    <w:rsid w:val="FFFEA888"/>
    <w:rsid w:val="FFFED25E"/>
    <w:rsid w:val="FFFEDB23"/>
    <w:rsid w:val="FFFEF375"/>
    <w:rsid w:val="FFFF2065"/>
    <w:rsid w:val="FFFF2BE3"/>
    <w:rsid w:val="FFFF5AF1"/>
    <w:rsid w:val="FFFF5AF9"/>
    <w:rsid w:val="FFFF81C2"/>
    <w:rsid w:val="FFFF8FCD"/>
    <w:rsid w:val="FFFFB5D8"/>
    <w:rsid w:val="FFFFC2CA"/>
    <w:rsid w:val="FFFFC339"/>
    <w:rsid w:val="FFFFDB05"/>
    <w:rsid w:val="FFFFED83"/>
    <w:rsid w:val="FFFFF06E"/>
    <w:rsid w:val="FFFFF572"/>
    <w:rsid w:val="FFFFFCB7"/>
    <w:rsid w:val="FFFFF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5:docId w15:val="{0CE073C5-0D7F-4819-BB6B-791DEB5B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next w:val="a2"/>
    <w:qFormat/>
    <w:rPr>
      <w:rFonts w:ascii="Arial" w:hAnsi="Arial" w:cs="微软雅黑"/>
      <w:bCs/>
      <w:kern w:val="2"/>
      <w:sz w:val="21"/>
      <w:szCs w:val="28"/>
      <w:lang w:eastAsia="en-US"/>
    </w:rPr>
  </w:style>
  <w:style w:type="paragraph" w:styleId="1">
    <w:name w:val="heading 1"/>
    <w:basedOn w:val="a1"/>
    <w:next w:val="a1"/>
    <w:qFormat/>
    <w:pPr>
      <w:keepNext/>
      <w:keepLines/>
      <w:numPr>
        <w:numId w:val="1"/>
      </w:numPr>
      <w:ind w:left="431" w:hanging="431"/>
      <w:outlineLvl w:val="0"/>
    </w:pPr>
    <w:rPr>
      <w:b/>
      <w:sz w:val="28"/>
    </w:rPr>
  </w:style>
  <w:style w:type="paragraph" w:styleId="2">
    <w:name w:val="heading 2"/>
    <w:basedOn w:val="a1"/>
    <w:next w:val="a1"/>
    <w:link w:val="20"/>
    <w:qFormat/>
    <w:pPr>
      <w:keepNext/>
      <w:keepLines/>
      <w:widowControl w:val="0"/>
      <w:numPr>
        <w:ilvl w:val="1"/>
        <w:numId w:val="1"/>
      </w:numPr>
      <w:tabs>
        <w:tab w:val="left" w:pos="567"/>
      </w:tabs>
      <w:spacing w:before="260" w:after="260" w:line="416" w:lineRule="auto"/>
      <w:jc w:val="both"/>
      <w:outlineLvl w:val="1"/>
    </w:pPr>
    <w:rPr>
      <w:b/>
      <w:sz w:val="28"/>
      <w:szCs w:val="32"/>
    </w:rPr>
  </w:style>
  <w:style w:type="paragraph" w:styleId="3">
    <w:name w:val="heading 3"/>
    <w:basedOn w:val="a1"/>
    <w:next w:val="10"/>
    <w:link w:val="30"/>
    <w:qFormat/>
    <w:pPr>
      <w:keepNext/>
      <w:keepLines/>
      <w:widowControl w:val="0"/>
      <w:numPr>
        <w:ilvl w:val="2"/>
        <w:numId w:val="1"/>
      </w:numPr>
      <w:tabs>
        <w:tab w:val="left" w:pos="709"/>
      </w:tabs>
      <w:spacing w:before="20" w:after="20"/>
      <w:jc w:val="both"/>
      <w:outlineLvl w:val="2"/>
    </w:pPr>
    <w:rPr>
      <w:rFonts w:ascii="Times New Roman" w:hAnsi="Times New Roman"/>
      <w:b/>
      <w:sz w:val="28"/>
      <w:szCs w:val="32"/>
    </w:rPr>
  </w:style>
  <w:style w:type="paragraph" w:styleId="4">
    <w:name w:val="heading 4"/>
    <w:basedOn w:val="a1"/>
    <w:next w:val="a1"/>
    <w:link w:val="40"/>
    <w:unhideWhenUsed/>
    <w:qFormat/>
    <w:pPr>
      <w:keepNext/>
      <w:keepLines/>
      <w:numPr>
        <w:ilvl w:val="3"/>
        <w:numId w:val="1"/>
      </w:numPr>
      <w:spacing w:before="280" w:after="290" w:line="376" w:lineRule="auto"/>
      <w:outlineLvl w:val="3"/>
    </w:pPr>
    <w:rPr>
      <w:rFonts w:ascii="Cambria" w:hAnsi="Cambria"/>
      <w:b/>
      <w:sz w:val="28"/>
    </w:rPr>
  </w:style>
  <w:style w:type="paragraph" w:styleId="5">
    <w:name w:val="heading 5"/>
    <w:basedOn w:val="a1"/>
    <w:next w:val="a1"/>
    <w:link w:val="50"/>
    <w:qFormat/>
    <w:pPr>
      <w:keepNext/>
      <w:keepLines/>
      <w:widowControl w:val="0"/>
      <w:numPr>
        <w:ilvl w:val="4"/>
        <w:numId w:val="1"/>
      </w:numPr>
      <w:tabs>
        <w:tab w:val="left" w:pos="1008"/>
      </w:tabs>
      <w:spacing w:before="280" w:after="290" w:line="376" w:lineRule="auto"/>
      <w:ind w:rightChars="100" w:right="210"/>
      <w:jc w:val="both"/>
      <w:outlineLvl w:val="4"/>
    </w:pPr>
    <w:rPr>
      <w:rFonts w:ascii="Times New Roman" w:hAnsi="Times New Roman"/>
      <w:b/>
      <w:snapToGrid w:val="0"/>
      <w:sz w:val="28"/>
      <w:lang w:eastAsia="zh-CN"/>
    </w:rPr>
  </w:style>
  <w:style w:type="paragraph" w:styleId="6">
    <w:name w:val="heading 6"/>
    <w:basedOn w:val="a1"/>
    <w:next w:val="a1"/>
    <w:link w:val="60"/>
    <w:qFormat/>
    <w:pPr>
      <w:keepNext/>
      <w:keepLines/>
      <w:widowControl w:val="0"/>
      <w:numPr>
        <w:ilvl w:val="5"/>
        <w:numId w:val="1"/>
      </w:numPr>
      <w:tabs>
        <w:tab w:val="left" w:pos="1152"/>
      </w:tabs>
      <w:spacing w:before="240" w:after="64" w:line="320" w:lineRule="auto"/>
      <w:ind w:rightChars="100" w:right="210"/>
      <w:jc w:val="both"/>
      <w:outlineLvl w:val="5"/>
    </w:pPr>
    <w:rPr>
      <w:rFonts w:eastAsia="黑体"/>
      <w:b/>
      <w:snapToGrid w:val="0"/>
      <w:lang w:eastAsia="zh-CN"/>
    </w:rPr>
  </w:style>
  <w:style w:type="paragraph" w:styleId="7">
    <w:name w:val="heading 7"/>
    <w:basedOn w:val="a1"/>
    <w:next w:val="a1"/>
    <w:link w:val="70"/>
    <w:qFormat/>
    <w:pPr>
      <w:keepNext/>
      <w:keepLines/>
      <w:widowControl w:val="0"/>
      <w:numPr>
        <w:ilvl w:val="6"/>
        <w:numId w:val="1"/>
      </w:numPr>
      <w:tabs>
        <w:tab w:val="left" w:pos="1296"/>
      </w:tabs>
      <w:spacing w:before="240" w:after="64" w:line="320" w:lineRule="auto"/>
      <w:ind w:rightChars="100" w:right="210"/>
      <w:jc w:val="both"/>
      <w:outlineLvl w:val="6"/>
    </w:pPr>
    <w:rPr>
      <w:rFonts w:ascii="Times New Roman" w:hAnsi="Times New Roman"/>
      <w:b/>
      <w:snapToGrid w:val="0"/>
      <w:lang w:eastAsia="zh-CN"/>
    </w:rPr>
  </w:style>
  <w:style w:type="paragraph" w:styleId="8">
    <w:name w:val="heading 8"/>
    <w:basedOn w:val="a1"/>
    <w:next w:val="a1"/>
    <w:link w:val="80"/>
    <w:qFormat/>
    <w:pPr>
      <w:keepNext/>
      <w:keepLines/>
      <w:widowControl w:val="0"/>
      <w:numPr>
        <w:ilvl w:val="7"/>
        <w:numId w:val="1"/>
      </w:numPr>
      <w:tabs>
        <w:tab w:val="left" w:pos="1440"/>
      </w:tabs>
      <w:spacing w:before="240" w:after="64" w:line="320" w:lineRule="auto"/>
      <w:ind w:rightChars="100" w:right="210"/>
      <w:jc w:val="both"/>
      <w:outlineLvl w:val="7"/>
    </w:pPr>
    <w:rPr>
      <w:rFonts w:eastAsia="黑体"/>
      <w:snapToGrid w:val="0"/>
      <w:lang w:eastAsia="zh-CN"/>
    </w:rPr>
  </w:style>
  <w:style w:type="paragraph" w:styleId="9">
    <w:name w:val="heading 9"/>
    <w:basedOn w:val="a1"/>
    <w:next w:val="a1"/>
    <w:link w:val="90"/>
    <w:qFormat/>
    <w:pPr>
      <w:keepNext/>
      <w:keepLines/>
      <w:widowControl w:val="0"/>
      <w:numPr>
        <w:ilvl w:val="8"/>
        <w:numId w:val="1"/>
      </w:numPr>
      <w:tabs>
        <w:tab w:val="left" w:pos="1584"/>
      </w:tabs>
      <w:spacing w:before="240" w:after="64" w:line="320" w:lineRule="auto"/>
      <w:ind w:rightChars="100" w:right="210"/>
      <w:jc w:val="both"/>
      <w:outlineLvl w:val="8"/>
    </w:pPr>
    <w:rPr>
      <w:rFonts w:eastAsia="黑体"/>
      <w:snapToGrid w:val="0"/>
      <w:lang w:eastAsia="zh-C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First Indent"/>
    <w:basedOn w:val="a6"/>
    <w:qFormat/>
    <w:pPr>
      <w:ind w:firstLineChars="100" w:firstLine="420"/>
    </w:pPr>
    <w:rPr>
      <w:rFonts w:cs="Times New Roman"/>
      <w:szCs w:val="21"/>
      <w:lang w:eastAsia="zh-CN"/>
    </w:rPr>
  </w:style>
  <w:style w:type="paragraph" w:styleId="a6">
    <w:name w:val="Body Text"/>
    <w:basedOn w:val="a1"/>
    <w:link w:val="a7"/>
    <w:semiHidden/>
    <w:unhideWhenUsed/>
    <w:qFormat/>
    <w:pPr>
      <w:spacing w:after="120"/>
    </w:pPr>
  </w:style>
  <w:style w:type="paragraph" w:customStyle="1" w:styleId="10">
    <w:name w:val="正文1"/>
    <w:basedOn w:val="a1"/>
    <w:qFormat/>
    <w:pPr>
      <w:ind w:firstLineChars="200" w:firstLine="420"/>
    </w:pPr>
  </w:style>
  <w:style w:type="paragraph" w:styleId="TOC7">
    <w:name w:val="toc 7"/>
    <w:basedOn w:val="a1"/>
    <w:next w:val="a1"/>
    <w:uiPriority w:val="39"/>
    <w:unhideWhenUsed/>
    <w:qFormat/>
    <w:pPr>
      <w:widowControl w:val="0"/>
      <w:ind w:leftChars="1200" w:left="2520"/>
      <w:jc w:val="both"/>
    </w:pPr>
    <w:rPr>
      <w:rFonts w:asciiTheme="minorHAnsi" w:eastAsiaTheme="minorEastAsia" w:hAnsiTheme="minorHAnsi" w:cstheme="minorBidi"/>
      <w:szCs w:val="22"/>
      <w:lang w:eastAsia="zh-CN"/>
    </w:rPr>
  </w:style>
  <w:style w:type="paragraph" w:styleId="a8">
    <w:name w:val="annotation text"/>
    <w:basedOn w:val="a1"/>
    <w:link w:val="a9"/>
    <w:qFormat/>
  </w:style>
  <w:style w:type="paragraph" w:styleId="aa">
    <w:name w:val="Body Text Indent"/>
    <w:basedOn w:val="a1"/>
    <w:link w:val="ab"/>
    <w:qFormat/>
    <w:pPr>
      <w:spacing w:line="360" w:lineRule="auto"/>
      <w:ind w:firstLine="435"/>
      <w:jc w:val="both"/>
    </w:pPr>
    <w:rPr>
      <w:rFonts w:ascii="Times New Roman" w:hAnsi="Times New Roman"/>
      <w:sz w:val="24"/>
      <w:lang w:eastAsia="zh-CN"/>
    </w:rPr>
  </w:style>
  <w:style w:type="paragraph" w:styleId="21">
    <w:name w:val="List Bullet 2"/>
    <w:basedOn w:val="a1"/>
    <w:qFormat/>
    <w:rPr>
      <w:lang w:eastAsia="zh-CN"/>
    </w:rPr>
  </w:style>
  <w:style w:type="paragraph" w:styleId="TOC5">
    <w:name w:val="toc 5"/>
    <w:basedOn w:val="a1"/>
    <w:next w:val="a1"/>
    <w:uiPriority w:val="39"/>
    <w:unhideWhenUsed/>
    <w:qFormat/>
    <w:pPr>
      <w:widowControl w:val="0"/>
      <w:ind w:leftChars="800" w:left="1680"/>
      <w:jc w:val="both"/>
    </w:pPr>
    <w:rPr>
      <w:rFonts w:asciiTheme="minorHAnsi" w:eastAsiaTheme="minorEastAsia" w:hAnsiTheme="minorHAnsi" w:cstheme="minorBidi"/>
      <w:szCs w:val="22"/>
      <w:lang w:eastAsia="zh-CN"/>
    </w:rPr>
  </w:style>
  <w:style w:type="paragraph" w:styleId="TOC3">
    <w:name w:val="toc 3"/>
    <w:basedOn w:val="a1"/>
    <w:next w:val="a1"/>
    <w:uiPriority w:val="39"/>
    <w:unhideWhenUsed/>
    <w:qFormat/>
    <w:pPr>
      <w:widowControl w:val="0"/>
      <w:ind w:leftChars="400" w:left="840"/>
      <w:jc w:val="both"/>
    </w:pPr>
    <w:rPr>
      <w:rFonts w:asciiTheme="minorHAnsi" w:eastAsiaTheme="minorEastAsia" w:hAnsiTheme="minorHAnsi" w:cstheme="minorBidi"/>
      <w:szCs w:val="22"/>
      <w:lang w:eastAsia="zh-CN"/>
    </w:rPr>
  </w:style>
  <w:style w:type="paragraph" w:styleId="TOC8">
    <w:name w:val="toc 8"/>
    <w:basedOn w:val="a1"/>
    <w:next w:val="a1"/>
    <w:uiPriority w:val="39"/>
    <w:unhideWhenUsed/>
    <w:qFormat/>
    <w:pPr>
      <w:widowControl w:val="0"/>
      <w:ind w:leftChars="1400" w:left="2940"/>
      <w:jc w:val="both"/>
    </w:pPr>
    <w:rPr>
      <w:rFonts w:asciiTheme="minorHAnsi" w:eastAsiaTheme="minorEastAsia" w:hAnsiTheme="minorHAnsi" w:cstheme="minorBidi"/>
      <w:szCs w:val="22"/>
      <w:lang w:eastAsia="zh-CN"/>
    </w:rPr>
  </w:style>
  <w:style w:type="paragraph" w:styleId="22">
    <w:name w:val="Body Text Indent 2"/>
    <w:basedOn w:val="a1"/>
    <w:link w:val="23"/>
    <w:qFormat/>
    <w:pPr>
      <w:widowControl w:val="0"/>
      <w:spacing w:after="120" w:line="480" w:lineRule="auto"/>
      <w:ind w:leftChars="200" w:left="420" w:rightChars="100" w:right="210"/>
    </w:pPr>
    <w:rPr>
      <w:rFonts w:asciiTheme="minorEastAsia" w:hAnsiTheme="minorEastAsia"/>
      <w:snapToGrid w:val="0"/>
      <w:szCs w:val="21"/>
      <w:lang w:eastAsia="zh-CN"/>
    </w:rPr>
  </w:style>
  <w:style w:type="paragraph" w:styleId="ac">
    <w:name w:val="Balloon Text"/>
    <w:basedOn w:val="a1"/>
    <w:link w:val="ad"/>
    <w:qFormat/>
    <w:rPr>
      <w:sz w:val="18"/>
      <w:szCs w:val="18"/>
    </w:rPr>
  </w:style>
  <w:style w:type="paragraph" w:styleId="ae">
    <w:name w:val="footer"/>
    <w:basedOn w:val="a1"/>
    <w:link w:val="af"/>
    <w:uiPriority w:val="99"/>
    <w:qFormat/>
    <w:pPr>
      <w:tabs>
        <w:tab w:val="center" w:pos="4153"/>
        <w:tab w:val="right" w:pos="8306"/>
      </w:tabs>
      <w:snapToGrid w:val="0"/>
    </w:pPr>
    <w:rPr>
      <w:sz w:val="18"/>
      <w:szCs w:val="18"/>
    </w:rPr>
  </w:style>
  <w:style w:type="paragraph" w:styleId="af0">
    <w:name w:val="header"/>
    <w:basedOn w:val="a1"/>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widowControl w:val="0"/>
      <w:tabs>
        <w:tab w:val="left" w:pos="420"/>
        <w:tab w:val="right" w:leader="dot" w:pos="9072"/>
      </w:tabs>
      <w:jc w:val="both"/>
    </w:pPr>
    <w:rPr>
      <w:rFonts w:ascii="微软雅黑" w:hAnsi="微软雅黑"/>
      <w:lang w:eastAsia="zh-CN"/>
    </w:rPr>
  </w:style>
  <w:style w:type="paragraph" w:styleId="TOC4">
    <w:name w:val="toc 4"/>
    <w:basedOn w:val="a1"/>
    <w:next w:val="a1"/>
    <w:uiPriority w:val="39"/>
    <w:unhideWhenUsed/>
    <w:qFormat/>
    <w:pPr>
      <w:widowControl w:val="0"/>
      <w:ind w:leftChars="600" w:left="1260"/>
      <w:jc w:val="both"/>
    </w:pPr>
    <w:rPr>
      <w:rFonts w:asciiTheme="minorHAnsi" w:eastAsiaTheme="minorEastAsia" w:hAnsiTheme="minorHAnsi" w:cstheme="minorBidi"/>
      <w:szCs w:val="22"/>
      <w:lang w:eastAsia="zh-CN"/>
    </w:rPr>
  </w:style>
  <w:style w:type="paragraph" w:styleId="TOC6">
    <w:name w:val="toc 6"/>
    <w:basedOn w:val="a1"/>
    <w:next w:val="a1"/>
    <w:uiPriority w:val="39"/>
    <w:unhideWhenUsed/>
    <w:qFormat/>
    <w:pPr>
      <w:widowControl w:val="0"/>
      <w:ind w:leftChars="1000" w:left="2100"/>
      <w:jc w:val="both"/>
    </w:pPr>
    <w:rPr>
      <w:rFonts w:asciiTheme="minorHAnsi" w:eastAsiaTheme="minorEastAsia" w:hAnsiTheme="minorHAnsi" w:cstheme="minorBidi"/>
      <w:szCs w:val="22"/>
      <w:lang w:eastAsia="zh-CN"/>
    </w:rPr>
  </w:style>
  <w:style w:type="paragraph" w:styleId="TOC2">
    <w:name w:val="toc 2"/>
    <w:basedOn w:val="a1"/>
    <w:next w:val="a1"/>
    <w:uiPriority w:val="39"/>
    <w:qFormat/>
    <w:pPr>
      <w:widowControl w:val="0"/>
      <w:tabs>
        <w:tab w:val="left" w:pos="1095"/>
        <w:tab w:val="right" w:leader="dot" w:pos="9072"/>
      </w:tabs>
      <w:ind w:leftChars="200" w:left="400"/>
      <w:jc w:val="both"/>
    </w:pPr>
    <w:rPr>
      <w:rFonts w:ascii="Times New Roman" w:hAnsi="Times New Roman"/>
      <w:lang w:eastAsia="zh-CN"/>
    </w:rPr>
  </w:style>
  <w:style w:type="paragraph" w:styleId="TOC9">
    <w:name w:val="toc 9"/>
    <w:basedOn w:val="a1"/>
    <w:next w:val="a1"/>
    <w:uiPriority w:val="39"/>
    <w:unhideWhenUsed/>
    <w:qFormat/>
    <w:pPr>
      <w:widowControl w:val="0"/>
      <w:ind w:leftChars="1600" w:left="3360"/>
      <w:jc w:val="both"/>
    </w:pPr>
    <w:rPr>
      <w:rFonts w:asciiTheme="minorHAnsi" w:eastAsiaTheme="minorEastAsia" w:hAnsiTheme="minorHAnsi" w:cstheme="minorBidi"/>
      <w:szCs w:val="22"/>
      <w:lang w:eastAsia="zh-CN"/>
    </w:rPr>
  </w:style>
  <w:style w:type="paragraph" w:styleId="af2">
    <w:name w:val="Normal (Web)"/>
    <w:basedOn w:val="a1"/>
    <w:qFormat/>
    <w:pPr>
      <w:spacing w:before="100" w:beforeAutospacing="1" w:after="100" w:afterAutospacing="1"/>
    </w:pPr>
    <w:rPr>
      <w:rFonts w:ascii="宋体" w:hAnsi="宋体" w:cs="宋体"/>
      <w:lang w:eastAsia="zh-CN"/>
    </w:rPr>
  </w:style>
  <w:style w:type="paragraph" w:styleId="af3">
    <w:name w:val="Title"/>
    <w:basedOn w:val="a1"/>
    <w:next w:val="a1"/>
    <w:link w:val="af4"/>
    <w:uiPriority w:val="10"/>
    <w:qFormat/>
    <w:pPr>
      <w:widowControl w:val="0"/>
      <w:spacing w:before="240" w:after="60" w:line="360" w:lineRule="auto"/>
      <w:ind w:leftChars="100" w:left="180" w:rightChars="100" w:right="180"/>
      <w:jc w:val="center"/>
      <w:outlineLvl w:val="0"/>
    </w:pPr>
    <w:rPr>
      <w:rFonts w:ascii="Calibri Light" w:hAnsi="Calibri Light"/>
      <w:b/>
      <w:snapToGrid w:val="0"/>
      <w:sz w:val="32"/>
      <w:szCs w:val="32"/>
    </w:rPr>
  </w:style>
  <w:style w:type="paragraph" w:styleId="af5">
    <w:name w:val="annotation subject"/>
    <w:basedOn w:val="a8"/>
    <w:next w:val="a8"/>
    <w:link w:val="af6"/>
    <w:qFormat/>
    <w:rPr>
      <w:b/>
    </w:rPr>
  </w:style>
  <w:style w:type="table" w:styleId="af7">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Table Elegant"/>
    <w:basedOn w:val="a4"/>
    <w:qFormat/>
    <w:pPr>
      <w:spacing w:before="160" w:after="16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2">
    <w:name w:val="Light List Accent 2"/>
    <w:basedOn w:val="a4"/>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af9">
    <w:name w:val="Strong"/>
    <w:qFormat/>
    <w:rPr>
      <w:bCs/>
    </w:rPr>
  </w:style>
  <w:style w:type="character" w:styleId="afa">
    <w:name w:val="page number"/>
    <w:basedOn w:val="a3"/>
    <w:qFormat/>
  </w:style>
  <w:style w:type="character" w:styleId="afb">
    <w:name w:val="FollowedHyperlink"/>
    <w:basedOn w:val="a3"/>
    <w:unhideWhenUsed/>
    <w:qFormat/>
    <w:rPr>
      <w:color w:val="800080" w:themeColor="followedHyperlink"/>
      <w:u w:val="single"/>
    </w:rPr>
  </w:style>
  <w:style w:type="character" w:styleId="afc">
    <w:name w:val="Emphasis"/>
    <w:qFormat/>
    <w:rPr>
      <w:iCs/>
    </w:rPr>
  </w:style>
  <w:style w:type="character" w:styleId="afd">
    <w:name w:val="Hyperlink"/>
    <w:uiPriority w:val="99"/>
    <w:unhideWhenUsed/>
    <w:qFormat/>
    <w:rPr>
      <w:color w:val="0000FF"/>
      <w:u w:val="single"/>
    </w:rPr>
  </w:style>
  <w:style w:type="character" w:styleId="afe">
    <w:name w:val="annotation reference"/>
    <w:qFormat/>
    <w:rPr>
      <w:rFonts w:ascii="Times New Roman" w:eastAsia="宋体" w:hAnsi="Times New Roman"/>
      <w:sz w:val="21"/>
      <w:szCs w:val="21"/>
    </w:rPr>
  </w:style>
  <w:style w:type="paragraph" w:customStyle="1" w:styleId="F0">
    <w:name w:val="F二级标题"/>
    <w:basedOn w:val="a1"/>
    <w:next w:val="F3"/>
    <w:link w:val="FChar"/>
    <w:qFormat/>
    <w:pPr>
      <w:keepNext/>
      <w:keepLines/>
      <w:widowControl w:val="0"/>
      <w:numPr>
        <w:ilvl w:val="1"/>
        <w:numId w:val="2"/>
      </w:numPr>
      <w:tabs>
        <w:tab w:val="left" w:pos="567"/>
        <w:tab w:val="left" w:pos="3118"/>
      </w:tabs>
      <w:adjustRightInd w:val="0"/>
      <w:snapToGrid w:val="0"/>
      <w:spacing w:before="240" w:after="240"/>
      <w:jc w:val="both"/>
      <w:outlineLvl w:val="1"/>
    </w:pPr>
    <w:rPr>
      <w:rFonts w:ascii="微软雅黑" w:hAnsi="微软雅黑" w:cs="Arial"/>
      <w:b/>
      <w:color w:val="000000"/>
      <w:sz w:val="24"/>
    </w:rPr>
  </w:style>
  <w:style w:type="paragraph" w:customStyle="1" w:styleId="F3">
    <w:name w:val="F正文"/>
    <w:basedOn w:val="a1"/>
    <w:qFormat/>
    <w:pPr>
      <w:widowControl w:val="0"/>
      <w:adjustRightInd w:val="0"/>
      <w:snapToGrid w:val="0"/>
      <w:spacing w:beforeLines="50" w:before="50" w:afterLines="50" w:after="50"/>
      <w:ind w:firstLineChars="200" w:firstLine="420"/>
      <w:jc w:val="both"/>
    </w:pPr>
    <w:rPr>
      <w:rFonts w:ascii="Verdana" w:hAnsi="Verdana"/>
      <w:lang w:eastAsia="zh-CN"/>
    </w:rPr>
  </w:style>
  <w:style w:type="character" w:customStyle="1" w:styleId="Char">
    <w:name w:val="无间隔 Char"/>
    <w:link w:val="12"/>
    <w:uiPriority w:val="1"/>
    <w:qFormat/>
    <w:rPr>
      <w:rFonts w:ascii="Calibri" w:hAnsi="Calibri"/>
      <w:sz w:val="22"/>
      <w:szCs w:val="22"/>
      <w:lang w:bidi="ar-SA"/>
    </w:rPr>
  </w:style>
  <w:style w:type="paragraph" w:customStyle="1" w:styleId="12">
    <w:name w:val="无间隔1"/>
    <w:link w:val="Char"/>
    <w:uiPriority w:val="1"/>
    <w:qFormat/>
    <w:rPr>
      <w:rFonts w:ascii="Calibri" w:hAnsi="Calibri"/>
      <w:kern w:val="2"/>
      <w:sz w:val="22"/>
      <w:szCs w:val="22"/>
    </w:rPr>
  </w:style>
  <w:style w:type="character" w:customStyle="1" w:styleId="60">
    <w:name w:val="标题 6 字符"/>
    <w:basedOn w:val="a3"/>
    <w:link w:val="6"/>
    <w:qFormat/>
    <w:rPr>
      <w:rFonts w:ascii="Arial" w:eastAsia="黑体" w:hAnsi="Arial"/>
      <w:b/>
      <w:bCs/>
      <w:snapToGrid w:val="0"/>
      <w:sz w:val="21"/>
      <w:szCs w:val="24"/>
    </w:rPr>
  </w:style>
  <w:style w:type="paragraph" w:customStyle="1" w:styleId="24">
    <w:name w:val="列出段落2"/>
    <w:basedOn w:val="a1"/>
    <w:uiPriority w:val="34"/>
    <w:qFormat/>
    <w:pPr>
      <w:widowControl w:val="0"/>
      <w:spacing w:line="360" w:lineRule="auto"/>
      <w:ind w:leftChars="100" w:left="180" w:rightChars="100" w:right="180" w:firstLineChars="200" w:firstLine="420"/>
    </w:pPr>
    <w:rPr>
      <w:rFonts w:ascii="微软雅黑" w:hAnsi="微软雅黑"/>
      <w:snapToGrid w:val="0"/>
      <w:sz w:val="18"/>
      <w:szCs w:val="18"/>
      <w:lang w:eastAsia="zh-CN"/>
    </w:rPr>
  </w:style>
  <w:style w:type="paragraph" w:customStyle="1" w:styleId="a">
    <w:name w:val="中文正文"/>
    <w:basedOn w:val="TOC1"/>
    <w:link w:val="Char0"/>
    <w:qFormat/>
    <w:pPr>
      <w:numPr>
        <w:ilvl w:val="1"/>
        <w:numId w:val="3"/>
      </w:numPr>
      <w:tabs>
        <w:tab w:val="clear" w:pos="420"/>
        <w:tab w:val="clear" w:pos="9072"/>
      </w:tabs>
      <w:adjustRightInd w:val="0"/>
      <w:spacing w:before="120" w:after="120" w:line="360" w:lineRule="auto"/>
      <w:ind w:rightChars="100" w:right="210"/>
      <w:jc w:val="left"/>
    </w:pPr>
    <w:rPr>
      <w:rFonts w:ascii="华文细黑" w:eastAsia="华文细黑" w:hAnsi="华文细黑"/>
      <w:caps/>
      <w:snapToGrid w:val="0"/>
      <w:kern w:val="0"/>
      <w:sz w:val="20"/>
      <w:szCs w:val="20"/>
    </w:rPr>
  </w:style>
  <w:style w:type="character" w:customStyle="1" w:styleId="af4">
    <w:name w:val="标题 字符"/>
    <w:link w:val="af3"/>
    <w:uiPriority w:val="10"/>
    <w:qFormat/>
    <w:rPr>
      <w:rFonts w:ascii="Calibri Light" w:hAnsi="Calibri Light"/>
      <w:b/>
      <w:bCs/>
      <w:snapToGrid/>
      <w:sz w:val="32"/>
      <w:szCs w:val="32"/>
    </w:rPr>
  </w:style>
  <w:style w:type="paragraph" w:customStyle="1" w:styleId="WPSOffice2">
    <w:name w:val="WPSOffice手动目录 2"/>
    <w:qFormat/>
    <w:pPr>
      <w:ind w:leftChars="200" w:left="200"/>
    </w:pPr>
    <w:rPr>
      <w:kern w:val="2"/>
      <w:sz w:val="21"/>
      <w:szCs w:val="24"/>
    </w:rPr>
  </w:style>
  <w:style w:type="character" w:customStyle="1" w:styleId="50">
    <w:name w:val="标题 5 字符"/>
    <w:basedOn w:val="a3"/>
    <w:link w:val="5"/>
    <w:qFormat/>
    <w:rPr>
      <w:b/>
      <w:bCs/>
      <w:snapToGrid w:val="0"/>
      <w:sz w:val="28"/>
      <w:szCs w:val="28"/>
    </w:rPr>
  </w:style>
  <w:style w:type="character" w:customStyle="1" w:styleId="FChar">
    <w:name w:val="F二级标题 Char"/>
    <w:link w:val="F0"/>
    <w:qFormat/>
    <w:rPr>
      <w:rFonts w:ascii="微软雅黑" w:eastAsia="微软雅黑" w:hAnsi="微软雅黑" w:cs="Arial"/>
      <w:b/>
      <w:bCs/>
      <w:color w:val="000000"/>
      <w:kern w:val="2"/>
      <w:sz w:val="24"/>
      <w:szCs w:val="24"/>
      <w:lang w:eastAsia="en-US"/>
    </w:rPr>
  </w:style>
  <w:style w:type="paragraph" w:customStyle="1" w:styleId="TOC10">
    <w:name w:val="TOC 标题1"/>
    <w:basedOn w:val="1"/>
    <w:next w:val="a1"/>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zh-CN"/>
    </w:rPr>
  </w:style>
  <w:style w:type="paragraph" w:customStyle="1" w:styleId="F2">
    <w:name w:val="F四级标题"/>
    <w:basedOn w:val="F1"/>
    <w:qFormat/>
    <w:pPr>
      <w:numPr>
        <w:ilvl w:val="3"/>
      </w:numPr>
    </w:pPr>
    <w:rPr>
      <w:sz w:val="22"/>
    </w:rPr>
  </w:style>
  <w:style w:type="paragraph" w:customStyle="1" w:styleId="F1">
    <w:name w:val="F三级标题"/>
    <w:basedOn w:val="a1"/>
    <w:next w:val="F3"/>
    <w:link w:val="FChar0"/>
    <w:qFormat/>
    <w:pPr>
      <w:widowControl w:val="0"/>
      <w:numPr>
        <w:ilvl w:val="2"/>
        <w:numId w:val="2"/>
      </w:numPr>
      <w:tabs>
        <w:tab w:val="left" w:pos="709"/>
        <w:tab w:val="left" w:pos="3118"/>
      </w:tabs>
      <w:adjustRightInd w:val="0"/>
      <w:snapToGrid w:val="0"/>
      <w:spacing w:before="120" w:after="120"/>
      <w:jc w:val="both"/>
      <w:outlineLvl w:val="2"/>
    </w:pPr>
    <w:rPr>
      <w:rFonts w:ascii="微软雅黑" w:hAnsi="微软雅黑"/>
      <w:b/>
      <w:szCs w:val="21"/>
    </w:rPr>
  </w:style>
  <w:style w:type="character" w:customStyle="1" w:styleId="30">
    <w:name w:val="标题 3 字符"/>
    <w:link w:val="3"/>
    <w:qFormat/>
    <w:rPr>
      <w:rFonts w:eastAsia="宋体"/>
      <w:b/>
      <w:bCs/>
      <w:kern w:val="2"/>
      <w:sz w:val="28"/>
      <w:szCs w:val="32"/>
    </w:rPr>
  </w:style>
  <w:style w:type="paragraph" w:customStyle="1" w:styleId="31">
    <w:name w:val="列出段落3"/>
    <w:basedOn w:val="a1"/>
    <w:uiPriority w:val="34"/>
    <w:qFormat/>
    <w:pPr>
      <w:widowControl w:val="0"/>
      <w:ind w:firstLineChars="200" w:firstLine="420"/>
      <w:jc w:val="both"/>
    </w:pPr>
    <w:rPr>
      <w:rFonts w:ascii="Times New Roman" w:hAnsi="Times New Roman"/>
      <w:lang w:eastAsia="zh-CN"/>
    </w:rPr>
  </w:style>
  <w:style w:type="character" w:customStyle="1" w:styleId="af1">
    <w:name w:val="页眉 字符"/>
    <w:link w:val="af0"/>
    <w:qFormat/>
    <w:rPr>
      <w:rFonts w:ascii="Arial" w:hAnsi="Arial"/>
      <w:sz w:val="18"/>
      <w:szCs w:val="18"/>
      <w:lang w:eastAsia="en-US"/>
    </w:rPr>
  </w:style>
  <w:style w:type="paragraph" w:customStyle="1" w:styleId="aff">
    <w:name w:val="表格文字样式"/>
    <w:basedOn w:val="a1"/>
    <w:qFormat/>
    <w:rPr>
      <w:rFonts w:ascii="Times New Roman" w:hAnsi="Times New Roman"/>
      <w:szCs w:val="21"/>
    </w:rPr>
  </w:style>
  <w:style w:type="paragraph" w:customStyle="1" w:styleId="15">
    <w:name w:val="样式 首行缩进:  1.5 字符"/>
    <w:basedOn w:val="a1"/>
    <w:qFormat/>
    <w:pPr>
      <w:widowControl w:val="0"/>
      <w:spacing w:line="360" w:lineRule="auto"/>
      <w:ind w:rightChars="11" w:right="23" w:firstLineChars="200" w:firstLine="420"/>
    </w:pPr>
    <w:rPr>
      <w:rFonts w:ascii="华文细黑" w:eastAsia="华文细黑" w:hAnsi="华文细黑" w:cs="Arial"/>
      <w:b/>
      <w:snapToGrid w:val="0"/>
      <w:szCs w:val="20"/>
      <w:lang w:eastAsia="zh-CN"/>
    </w:rPr>
  </w:style>
  <w:style w:type="table" w:customStyle="1" w:styleId="13">
    <w:name w:val="网格型1"/>
    <w:basedOn w:val="a4"/>
    <w:uiPriority w:val="39"/>
    <w:qFormat/>
    <w:rPr>
      <w:rFonts w:ascii="Garamond" w:eastAsia="MS Mincho" w:hAnsi="Garamond"/>
      <w:color w:val="4C483D"/>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basedOn w:val="a4"/>
    <w:qFormat/>
    <w:tblPr>
      <w:tblCellMar>
        <w:left w:w="0" w:type="dxa"/>
        <w:right w:w="0" w:type="dxa"/>
      </w:tblCellMar>
    </w:tblPr>
  </w:style>
  <w:style w:type="character" w:customStyle="1" w:styleId="af6">
    <w:name w:val="批注主题 字符"/>
    <w:link w:val="af5"/>
    <w:qFormat/>
    <w:rPr>
      <w:rFonts w:ascii="Arial" w:hAnsi="Arial"/>
      <w:b/>
      <w:bCs/>
      <w:szCs w:val="24"/>
      <w:lang w:eastAsia="en-US"/>
    </w:rPr>
  </w:style>
  <w:style w:type="character" w:customStyle="1" w:styleId="80">
    <w:name w:val="标题 8 字符"/>
    <w:basedOn w:val="a3"/>
    <w:link w:val="8"/>
    <w:qFormat/>
    <w:rPr>
      <w:rFonts w:ascii="Arial" w:eastAsia="黑体" w:hAnsi="Arial"/>
      <w:snapToGrid w:val="0"/>
      <w:sz w:val="21"/>
      <w:szCs w:val="24"/>
    </w:rPr>
  </w:style>
  <w:style w:type="character" w:customStyle="1" w:styleId="FChar1">
    <w:name w:val="F一级标题 Char"/>
    <w:link w:val="F"/>
    <w:qFormat/>
    <w:rPr>
      <w:rFonts w:ascii="Arial" w:eastAsia="微软雅黑" w:hAnsi="Arial"/>
      <w:b/>
      <w:bCs/>
      <w:kern w:val="44"/>
      <w:sz w:val="32"/>
      <w:szCs w:val="44"/>
      <w:lang w:eastAsia="en-US"/>
    </w:rPr>
  </w:style>
  <w:style w:type="paragraph" w:customStyle="1" w:styleId="F">
    <w:name w:val="F一级标题"/>
    <w:basedOn w:val="a1"/>
    <w:next w:val="F3"/>
    <w:link w:val="FChar1"/>
    <w:qFormat/>
    <w:pPr>
      <w:keepNext/>
      <w:keepLines/>
      <w:widowControl w:val="0"/>
      <w:numPr>
        <w:numId w:val="2"/>
      </w:numPr>
      <w:tabs>
        <w:tab w:val="left" w:pos="425"/>
      </w:tabs>
      <w:adjustRightInd w:val="0"/>
      <w:snapToGrid w:val="0"/>
      <w:spacing w:before="240" w:after="240"/>
      <w:jc w:val="both"/>
      <w:outlineLvl w:val="0"/>
    </w:pPr>
    <w:rPr>
      <w:b/>
      <w:kern w:val="44"/>
      <w:sz w:val="32"/>
      <w:szCs w:val="44"/>
    </w:rPr>
  </w:style>
  <w:style w:type="paragraph" w:customStyle="1" w:styleId="WPSOffice1">
    <w:name w:val="WPSOffice手动目录 1"/>
    <w:qFormat/>
    <w:rPr>
      <w:kern w:val="2"/>
      <w:sz w:val="21"/>
      <w:szCs w:val="24"/>
    </w:rPr>
  </w:style>
  <w:style w:type="paragraph" w:customStyle="1" w:styleId="17">
    <w:name w:val="17"/>
    <w:basedOn w:val="a1"/>
    <w:qFormat/>
    <w:pPr>
      <w:spacing w:before="100" w:beforeAutospacing="1" w:after="100" w:afterAutospacing="1"/>
    </w:pPr>
    <w:rPr>
      <w:rFonts w:ascii="宋体" w:hAnsi="宋体" w:cs="宋体"/>
      <w:sz w:val="24"/>
      <w:lang w:eastAsia="zh-CN"/>
    </w:rPr>
  </w:style>
  <w:style w:type="character" w:customStyle="1" w:styleId="a7">
    <w:name w:val="正文文本 字符"/>
    <w:basedOn w:val="a3"/>
    <w:link w:val="a6"/>
    <w:semiHidden/>
    <w:qFormat/>
    <w:rPr>
      <w:rFonts w:ascii="Arial" w:hAnsi="Arial"/>
      <w:szCs w:val="24"/>
      <w:lang w:eastAsia="en-US"/>
    </w:rPr>
  </w:style>
  <w:style w:type="character" w:customStyle="1" w:styleId="14">
    <w:name w:val="未处理的提及1"/>
    <w:basedOn w:val="a3"/>
    <w:uiPriority w:val="99"/>
    <w:unhideWhenUsed/>
    <w:qFormat/>
    <w:rPr>
      <w:color w:val="605E5C"/>
      <w:shd w:val="clear" w:color="auto" w:fill="E1DFDD"/>
    </w:rPr>
  </w:style>
  <w:style w:type="paragraph" w:styleId="aff0">
    <w:name w:val="List Paragraph"/>
    <w:basedOn w:val="a1"/>
    <w:uiPriority w:val="34"/>
    <w:qFormat/>
    <w:pPr>
      <w:widowControl w:val="0"/>
      <w:ind w:firstLineChars="200" w:firstLine="420"/>
      <w:jc w:val="both"/>
    </w:pPr>
    <w:rPr>
      <w:rFonts w:ascii="Times New Roman" w:hAnsi="Times New Roman"/>
      <w:lang w:eastAsia="zh-CN"/>
    </w:rPr>
  </w:style>
  <w:style w:type="character" w:customStyle="1" w:styleId="70">
    <w:name w:val="标题 7 字符"/>
    <w:basedOn w:val="a3"/>
    <w:link w:val="7"/>
    <w:qFormat/>
    <w:rPr>
      <w:b/>
      <w:bCs/>
      <w:snapToGrid w:val="0"/>
      <w:sz w:val="21"/>
      <w:szCs w:val="24"/>
    </w:rPr>
  </w:style>
  <w:style w:type="character" w:customStyle="1" w:styleId="af">
    <w:name w:val="页脚 字符"/>
    <w:basedOn w:val="a3"/>
    <w:link w:val="ae"/>
    <w:qFormat/>
    <w:rPr>
      <w:rFonts w:ascii="Arial" w:hAnsi="Arial"/>
      <w:sz w:val="18"/>
      <w:szCs w:val="18"/>
      <w:lang w:eastAsia="en-US"/>
    </w:rPr>
  </w:style>
  <w:style w:type="character" w:customStyle="1" w:styleId="20">
    <w:name w:val="标题 2 字符"/>
    <w:link w:val="2"/>
    <w:qFormat/>
    <w:rPr>
      <w:rFonts w:ascii="Arial" w:eastAsia="宋体" w:hAnsi="Arial"/>
      <w:b/>
      <w:bCs/>
      <w:kern w:val="2"/>
      <w:sz w:val="28"/>
      <w:szCs w:val="32"/>
    </w:rPr>
  </w:style>
  <w:style w:type="paragraph" w:customStyle="1" w:styleId="a0">
    <w:name w:val="项目"/>
    <w:basedOn w:val="a1"/>
    <w:qFormat/>
    <w:pPr>
      <w:widowControl w:val="0"/>
      <w:numPr>
        <w:numId w:val="4"/>
      </w:numPr>
      <w:adjustRightInd w:val="0"/>
      <w:snapToGrid w:val="0"/>
      <w:spacing w:afterLines="50" w:line="360" w:lineRule="auto"/>
      <w:jc w:val="both"/>
    </w:pPr>
    <w:rPr>
      <w:rFonts w:ascii="Times New Roman" w:eastAsia="楷体_GB2312" w:hAnsi="Times New Roman"/>
      <w:sz w:val="24"/>
      <w:szCs w:val="20"/>
      <w:lang w:eastAsia="zh-CN"/>
    </w:rPr>
  </w:style>
  <w:style w:type="character" w:customStyle="1" w:styleId="23">
    <w:name w:val="正文文本缩进 2 字符"/>
    <w:basedOn w:val="a3"/>
    <w:link w:val="22"/>
    <w:qFormat/>
    <w:rPr>
      <w:rFonts w:asciiTheme="minorEastAsia" w:hAnsiTheme="minorEastAsia"/>
      <w:snapToGrid w:val="0"/>
      <w:sz w:val="21"/>
      <w:szCs w:val="21"/>
    </w:rPr>
  </w:style>
  <w:style w:type="character" w:customStyle="1" w:styleId="a9">
    <w:name w:val="批注文字 字符"/>
    <w:link w:val="a8"/>
    <w:qFormat/>
    <w:rPr>
      <w:rFonts w:ascii="Arial" w:hAnsi="Arial"/>
      <w:szCs w:val="24"/>
      <w:lang w:eastAsia="en-US"/>
    </w:rPr>
  </w:style>
  <w:style w:type="character" w:customStyle="1" w:styleId="ad">
    <w:name w:val="批注框文本 字符"/>
    <w:link w:val="ac"/>
    <w:qFormat/>
    <w:rPr>
      <w:rFonts w:ascii="Arial" w:hAnsi="Arial"/>
      <w:sz w:val="18"/>
      <w:szCs w:val="18"/>
      <w:lang w:eastAsia="en-US"/>
    </w:rPr>
  </w:style>
  <w:style w:type="paragraph" w:customStyle="1" w:styleId="25">
    <w:name w:val="样式 首行缩进:  2 字符"/>
    <w:basedOn w:val="a1"/>
    <w:link w:val="2Char"/>
    <w:qFormat/>
    <w:pPr>
      <w:widowControl w:val="0"/>
      <w:spacing w:line="0" w:lineRule="atLeast"/>
      <w:ind w:left="360"/>
    </w:pPr>
    <w:rPr>
      <w:rFonts w:hAnsi="宋体"/>
      <w:snapToGrid w:val="0"/>
      <w:color w:val="000000"/>
      <w:szCs w:val="20"/>
    </w:rPr>
  </w:style>
  <w:style w:type="character" w:customStyle="1" w:styleId="ab">
    <w:name w:val="正文文本缩进 字符"/>
    <w:basedOn w:val="a3"/>
    <w:link w:val="aa"/>
    <w:qFormat/>
    <w:rPr>
      <w:sz w:val="24"/>
      <w:szCs w:val="24"/>
    </w:rPr>
  </w:style>
  <w:style w:type="paragraph" w:customStyle="1" w:styleId="16">
    <w:name w:val="列出段落1"/>
    <w:basedOn w:val="a1"/>
    <w:qFormat/>
    <w:pPr>
      <w:ind w:left="720"/>
      <w:contextualSpacing/>
    </w:pPr>
    <w:rPr>
      <w:rFonts w:ascii="Times New Roman" w:eastAsia="Times New Roman" w:hAnsi="Times New Roman"/>
      <w:sz w:val="24"/>
      <w:lang w:eastAsia="zh-CN"/>
    </w:rPr>
  </w:style>
  <w:style w:type="character" w:customStyle="1" w:styleId="FChar0">
    <w:name w:val="F三级标题 Char"/>
    <w:link w:val="F1"/>
    <w:qFormat/>
    <w:rPr>
      <w:rFonts w:ascii="微软雅黑" w:eastAsia="微软雅黑" w:hAnsi="微软雅黑"/>
      <w:b/>
      <w:bCs/>
      <w:kern w:val="2"/>
      <w:sz w:val="21"/>
      <w:szCs w:val="21"/>
      <w:lang w:eastAsia="en-US"/>
    </w:rPr>
  </w:style>
  <w:style w:type="paragraph" w:customStyle="1" w:styleId="Style1">
    <w:name w:val="Style1"/>
    <w:basedOn w:val="a1"/>
    <w:qFormat/>
    <w:pPr>
      <w:spacing w:line="360" w:lineRule="auto"/>
      <w:ind w:firstLineChars="200" w:firstLine="200"/>
    </w:pPr>
    <w:rPr>
      <w:rFonts w:ascii="宋体" w:eastAsia="MS Mincho" w:hAnsi="宋体"/>
      <w:snapToGrid w:val="0"/>
      <w:sz w:val="24"/>
      <w:lang w:val="en-AU" w:eastAsia="zh-CN"/>
    </w:rPr>
  </w:style>
  <w:style w:type="character" w:customStyle="1" w:styleId="40">
    <w:name w:val="标题 4 字符"/>
    <w:basedOn w:val="a3"/>
    <w:link w:val="4"/>
    <w:semiHidden/>
    <w:qFormat/>
    <w:rPr>
      <w:rFonts w:ascii="Cambria" w:eastAsia="宋体" w:hAnsi="Cambria" w:cs="Times New Roman"/>
      <w:b/>
      <w:bCs/>
      <w:sz w:val="28"/>
      <w:szCs w:val="28"/>
      <w:lang w:eastAsia="en-US"/>
    </w:rPr>
  </w:style>
  <w:style w:type="character" w:customStyle="1" w:styleId="2Char">
    <w:name w:val="样式 首行缩进:  2 字符 Char"/>
    <w:link w:val="25"/>
    <w:qFormat/>
    <w:rPr>
      <w:rFonts w:ascii="Arial" w:hAnsi="宋体"/>
      <w:snapToGrid/>
      <w:color w:val="000000"/>
      <w:sz w:val="21"/>
    </w:rPr>
  </w:style>
  <w:style w:type="character" w:customStyle="1" w:styleId="18">
    <w:name w:val="不明显强调1"/>
    <w:uiPriority w:val="19"/>
    <w:qFormat/>
    <w:rPr>
      <w:iCs/>
      <w:color w:val="000000"/>
    </w:rPr>
  </w:style>
  <w:style w:type="character" w:customStyle="1" w:styleId="Char0">
    <w:name w:val="中文正文 Char"/>
    <w:link w:val="a"/>
    <w:qFormat/>
    <w:rPr>
      <w:rFonts w:ascii="华文细黑" w:eastAsia="华文细黑" w:hAnsi="华文细黑"/>
      <w:bCs/>
      <w:caps/>
      <w:snapToGrid w:val="0"/>
    </w:rPr>
  </w:style>
  <w:style w:type="paragraph" w:customStyle="1" w:styleId="11">
    <w:name w:val="样式11"/>
    <w:basedOn w:val="a1"/>
    <w:next w:val="F3"/>
    <w:link w:val="11Char"/>
    <w:qFormat/>
    <w:pPr>
      <w:keepNext/>
      <w:keepLines/>
      <w:widowControl w:val="0"/>
      <w:numPr>
        <w:numId w:val="5"/>
      </w:numPr>
      <w:tabs>
        <w:tab w:val="left" w:pos="0"/>
      </w:tabs>
      <w:snapToGrid w:val="0"/>
      <w:spacing w:before="156" w:after="156" w:line="360" w:lineRule="auto"/>
      <w:ind w:left="0" w:firstLine="1"/>
      <w:jc w:val="both"/>
      <w:outlineLvl w:val="0"/>
    </w:pPr>
    <w:rPr>
      <w:rFonts w:ascii="微软雅黑" w:hAnsi="微软雅黑"/>
      <w:b/>
      <w:kern w:val="44"/>
      <w:sz w:val="36"/>
      <w:szCs w:val="44"/>
    </w:rPr>
  </w:style>
  <w:style w:type="character" w:customStyle="1" w:styleId="apple-converted-space">
    <w:name w:val="apple-converted-space"/>
    <w:basedOn w:val="a3"/>
    <w:qFormat/>
  </w:style>
  <w:style w:type="character" w:customStyle="1" w:styleId="90">
    <w:name w:val="标题 9 字符"/>
    <w:basedOn w:val="a3"/>
    <w:link w:val="9"/>
    <w:qFormat/>
    <w:rPr>
      <w:rFonts w:ascii="Arial" w:eastAsia="黑体" w:hAnsi="Arial"/>
      <w:snapToGrid w:val="0"/>
      <w:sz w:val="21"/>
      <w:szCs w:val="24"/>
    </w:rPr>
  </w:style>
  <w:style w:type="character" w:customStyle="1" w:styleId="11Char">
    <w:name w:val="样式11 Char"/>
    <w:link w:val="11"/>
    <w:qFormat/>
    <w:rPr>
      <w:rFonts w:ascii="微软雅黑" w:eastAsia="微软雅黑" w:hAnsi="微软雅黑"/>
      <w:b/>
      <w:bCs/>
      <w:kern w:val="44"/>
      <w:sz w:val="36"/>
      <w:szCs w:val="44"/>
      <w:lang w:eastAsia="en-US"/>
    </w:rPr>
  </w:style>
  <w:style w:type="paragraph" w:customStyle="1" w:styleId="19">
    <w:name w:val="修订1"/>
    <w:hidden/>
    <w:uiPriority w:val="99"/>
    <w:semiHidden/>
    <w:qFormat/>
    <w:rPr>
      <w:rFonts w:ascii="Arial" w:eastAsia="微软雅黑" w:hAnsi="Arial" w:cs="微软雅黑"/>
      <w:bCs/>
      <w:kern w:val="2"/>
      <w:sz w:val="21"/>
      <w:szCs w:val="28"/>
      <w:lang w:eastAsia="en-US"/>
    </w:rPr>
  </w:style>
  <w:style w:type="paragraph" w:styleId="aff1">
    <w:name w:val="Revision"/>
    <w:hidden/>
    <w:uiPriority w:val="99"/>
    <w:unhideWhenUsed/>
    <w:rsid w:val="00E502E8"/>
    <w:rPr>
      <w:rFonts w:ascii="Arial" w:hAnsi="Arial" w:cs="微软雅黑"/>
      <w:bCs/>
      <w:kern w:val="2"/>
      <w:sz w:val="21"/>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eg"/><Relationship Id="rId63" Type="http://schemas.microsoft.com/office/2011/relationships/commentsExtended" Target="commentsExtended.xml"/><Relationship Id="rId68"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microsoft.com/office/2016/09/relationships/commentsIds" Target="commentsIds.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comments" Target="comments.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DFDD5D-4DF5-407F-A6B7-C26377B78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2655</TotalTime>
  <Pages>109</Pages>
  <Words>27117</Words>
  <Characters>32813</Characters>
  <Application>Microsoft Office Word</Application>
  <DocSecurity>0</DocSecurity>
  <Lines>5468</Lines>
  <Paragraphs>3745</Paragraphs>
  <ScaleCrop>false</ScaleCrop>
  <Company/>
  <LinksUpToDate>false</LinksUpToDate>
  <CharactersWithSpaces>56185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车这么开</dc:creator>
  <cp:lastModifiedBy>zongda zhang</cp:lastModifiedBy>
  <cp:revision>4</cp:revision>
  <dcterms:created xsi:type="dcterms:W3CDTF">2026-09-22T15:55:00Z</dcterms:created>
  <dcterms:modified xsi:type="dcterms:W3CDTF">2026-09-29T23:11:00Z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106ABDCAE8ED4A6C93C4A01FFA4792FA</vt:lpwstr>
  </property>
</Properties>
</file>